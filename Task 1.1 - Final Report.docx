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55BF61" w14:textId="77777777" w:rsidR="00F07A84" w:rsidRDefault="00FE0911" w:rsidP="003A6917">
      <w:pPr>
        <w:pStyle w:val="paragraph"/>
        <w:spacing w:before="0" w:beforeAutospacing="0" w:after="0" w:afterAutospacing="0"/>
        <w:jc w:val="center"/>
        <w:textAlignment w:val="baseline"/>
        <w:rPr>
          <w:rStyle w:val="normaltextrun"/>
          <w:rFonts w:ascii="Tahoma" w:hAnsi="Tahoma" w:cs="Tahoma"/>
          <w:b/>
          <w:bCs/>
          <w:color w:val="000000"/>
          <w:sz w:val="40"/>
          <w:szCs w:val="40"/>
        </w:rPr>
      </w:pPr>
      <w:r>
        <w:rPr>
          <w:rStyle w:val="normaltextrun"/>
          <w:rFonts w:ascii="Tahoma" w:hAnsi="Tahoma" w:cs="Tahoma"/>
          <w:b/>
          <w:bCs/>
          <w:color w:val="000000"/>
          <w:sz w:val="40"/>
          <w:szCs w:val="40"/>
        </w:rPr>
        <w:t xml:space="preserve">Final </w:t>
      </w:r>
      <w:r w:rsidR="00E6610D">
        <w:rPr>
          <w:rStyle w:val="normaltextrun"/>
          <w:rFonts w:ascii="Tahoma" w:hAnsi="Tahoma" w:cs="Tahoma"/>
          <w:b/>
          <w:bCs/>
          <w:color w:val="000000"/>
          <w:sz w:val="40"/>
          <w:szCs w:val="40"/>
        </w:rPr>
        <w:t xml:space="preserve">Project </w:t>
      </w:r>
      <w:r w:rsidR="005B7B52">
        <w:rPr>
          <w:rStyle w:val="normaltextrun"/>
          <w:rFonts w:ascii="Tahoma" w:hAnsi="Tahoma" w:cs="Tahoma"/>
          <w:b/>
          <w:bCs/>
          <w:color w:val="000000"/>
          <w:sz w:val="40"/>
          <w:szCs w:val="40"/>
        </w:rPr>
        <w:t>Report Template</w:t>
      </w:r>
      <w:r w:rsidR="00065EFC">
        <w:rPr>
          <w:rStyle w:val="normaltextrun"/>
          <w:rFonts w:ascii="Tahoma" w:hAnsi="Tahoma" w:cs="Tahoma"/>
          <w:b/>
          <w:bCs/>
          <w:color w:val="000000"/>
          <w:sz w:val="40"/>
          <w:szCs w:val="40"/>
        </w:rPr>
        <w:t xml:space="preserve"> </w:t>
      </w:r>
    </w:p>
    <w:p w14:paraId="0A010C98" w14:textId="16F38D26" w:rsidR="005B7B52" w:rsidRPr="00CF0594" w:rsidRDefault="002A4AB8" w:rsidP="00CF0594">
      <w:pPr>
        <w:pStyle w:val="paragraph"/>
        <w:spacing w:before="0" w:beforeAutospacing="0" w:after="0" w:afterAutospacing="0"/>
        <w:jc w:val="center"/>
        <w:textAlignment w:val="baseline"/>
        <w:rPr>
          <w:rStyle w:val="normaltextrun"/>
          <w:rFonts w:ascii="Tahoma" w:hAnsi="Tahoma" w:cs="Tahoma"/>
          <w:b/>
          <w:bCs/>
          <w:color w:val="000000"/>
        </w:rPr>
      </w:pPr>
      <w:r>
        <w:rPr>
          <w:rStyle w:val="normaltextrun"/>
          <w:rFonts w:ascii="Tahoma" w:hAnsi="Tahoma" w:cs="Tahoma"/>
          <w:color w:val="000000"/>
        </w:rPr>
        <w:t>V</w:t>
      </w:r>
      <w:r w:rsidR="003501A2">
        <w:rPr>
          <w:rStyle w:val="normaltextrun"/>
          <w:rFonts w:ascii="Tahoma" w:hAnsi="Tahoma" w:cs="Tahoma"/>
          <w:color w:val="000000"/>
        </w:rPr>
        <w:t>ersion</w:t>
      </w:r>
      <w:r>
        <w:rPr>
          <w:rStyle w:val="normaltextrun"/>
          <w:rFonts w:ascii="Tahoma" w:hAnsi="Tahoma" w:cs="Tahoma"/>
          <w:color w:val="000000"/>
        </w:rPr>
        <w:t xml:space="preserve"> 1.</w:t>
      </w:r>
      <w:r w:rsidR="004F7EF4">
        <w:rPr>
          <w:rStyle w:val="normaltextrun"/>
          <w:rFonts w:ascii="Tahoma" w:hAnsi="Tahoma" w:cs="Tahoma"/>
          <w:color w:val="000000"/>
        </w:rPr>
        <w:t>1</w:t>
      </w:r>
      <w:r w:rsidR="005C4417">
        <w:rPr>
          <w:rStyle w:val="normaltextrun"/>
          <w:rFonts w:ascii="Tahoma" w:hAnsi="Tahoma" w:cs="Tahoma"/>
          <w:color w:val="000000"/>
        </w:rPr>
        <w:t xml:space="preserve"> </w:t>
      </w:r>
      <w:r w:rsidR="00FB4369">
        <w:rPr>
          <w:rStyle w:val="normaltextrun"/>
          <w:rFonts w:ascii="Tahoma" w:hAnsi="Tahoma" w:cs="Tahoma"/>
          <w:color w:val="000000"/>
        </w:rPr>
        <w:br/>
      </w:r>
      <w:r w:rsidR="005C4417">
        <w:rPr>
          <w:rStyle w:val="normaltextrun"/>
          <w:rFonts w:ascii="Tahoma" w:hAnsi="Tahoma" w:cs="Tahoma"/>
          <w:color w:val="000000"/>
        </w:rPr>
        <w:t>Release Date</w:t>
      </w:r>
      <w:r w:rsidR="00633E40">
        <w:rPr>
          <w:rStyle w:val="normaltextrun"/>
          <w:rFonts w:ascii="Tahoma" w:hAnsi="Tahoma" w:cs="Tahoma"/>
          <w:color w:val="000000"/>
        </w:rPr>
        <w:t xml:space="preserve">: </w:t>
      </w:r>
      <w:r w:rsidR="004F7EF4">
        <w:rPr>
          <w:rStyle w:val="normaltextrun"/>
          <w:rFonts w:ascii="Tahoma" w:hAnsi="Tahoma" w:cs="Tahoma"/>
          <w:color w:val="000000"/>
        </w:rPr>
        <w:t xml:space="preserve">October </w:t>
      </w:r>
      <w:r w:rsidR="00D9358C">
        <w:rPr>
          <w:rStyle w:val="normaltextrun"/>
          <w:rFonts w:ascii="Tahoma" w:hAnsi="Tahoma" w:cs="Tahoma"/>
          <w:color w:val="000000"/>
        </w:rPr>
        <w:t>5</w:t>
      </w:r>
      <w:r w:rsidR="00633E40">
        <w:rPr>
          <w:rStyle w:val="normaltextrun"/>
          <w:rFonts w:ascii="Tahoma" w:hAnsi="Tahoma" w:cs="Tahoma"/>
          <w:color w:val="000000"/>
        </w:rPr>
        <w:t>, 2022</w:t>
      </w:r>
    </w:p>
    <w:p w14:paraId="5D5831B2" w14:textId="77777777" w:rsidR="005B7B52" w:rsidRDefault="005B7B52" w:rsidP="009D06C4">
      <w:pPr>
        <w:pStyle w:val="paragraph"/>
        <w:spacing w:before="0" w:beforeAutospacing="0" w:after="0" w:afterAutospacing="0"/>
        <w:textAlignment w:val="baseline"/>
        <w:rPr>
          <w:rStyle w:val="normaltextrun"/>
          <w:rFonts w:ascii="Tahoma" w:hAnsi="Tahoma" w:cs="Tahoma"/>
          <w:color w:val="000000" w:themeColor="text1"/>
        </w:rPr>
      </w:pPr>
    </w:p>
    <w:p w14:paraId="090A21CB" w14:textId="794ED163" w:rsidR="003A58B2" w:rsidRDefault="00976D81" w:rsidP="21FE7A9C">
      <w:pPr>
        <w:pStyle w:val="paragraph"/>
        <w:spacing w:before="0" w:beforeAutospacing="0" w:after="0" w:afterAutospacing="0"/>
        <w:textAlignment w:val="baseline"/>
        <w:rPr>
          <w:rStyle w:val="normaltextrun"/>
          <w:rFonts w:ascii="Tahoma" w:hAnsi="Tahoma" w:cs="Tahoma"/>
          <w:color w:val="000000" w:themeColor="text1"/>
        </w:rPr>
      </w:pPr>
      <w:r w:rsidRPr="21FE7A9C">
        <w:rPr>
          <w:rStyle w:val="normaltextrun"/>
          <w:rFonts w:ascii="Tahoma" w:hAnsi="Tahoma" w:cs="Tahoma"/>
          <w:color w:val="000000" w:themeColor="text1"/>
        </w:rPr>
        <w:t xml:space="preserve">The purpose of the </w:t>
      </w:r>
      <w:r w:rsidR="005D4D6B" w:rsidRPr="21FE7A9C">
        <w:rPr>
          <w:rStyle w:val="normaltextrun"/>
          <w:rFonts w:ascii="Tahoma" w:hAnsi="Tahoma" w:cs="Tahoma"/>
          <w:color w:val="000000" w:themeColor="text1"/>
        </w:rPr>
        <w:t>f</w:t>
      </w:r>
      <w:r w:rsidRPr="21FE7A9C">
        <w:rPr>
          <w:rStyle w:val="normaltextrun"/>
          <w:rFonts w:ascii="Tahoma" w:hAnsi="Tahoma" w:cs="Tahoma"/>
          <w:color w:val="000000" w:themeColor="text1"/>
        </w:rPr>
        <w:t xml:space="preserve">inal </w:t>
      </w:r>
      <w:r w:rsidR="005D4D6B" w:rsidRPr="21FE7A9C">
        <w:rPr>
          <w:rStyle w:val="normaltextrun"/>
          <w:rFonts w:ascii="Tahoma" w:hAnsi="Tahoma" w:cs="Tahoma"/>
          <w:color w:val="000000" w:themeColor="text1"/>
        </w:rPr>
        <w:t>p</w:t>
      </w:r>
      <w:r w:rsidRPr="21FE7A9C">
        <w:rPr>
          <w:rStyle w:val="normaltextrun"/>
          <w:rFonts w:ascii="Tahoma" w:hAnsi="Tahoma" w:cs="Tahoma"/>
          <w:color w:val="000000" w:themeColor="text1"/>
        </w:rPr>
        <w:t xml:space="preserve">roject </w:t>
      </w:r>
      <w:r w:rsidR="005D4D6B" w:rsidRPr="21FE7A9C">
        <w:rPr>
          <w:rStyle w:val="normaltextrun"/>
          <w:rFonts w:ascii="Tahoma" w:hAnsi="Tahoma" w:cs="Tahoma"/>
          <w:color w:val="000000" w:themeColor="text1"/>
        </w:rPr>
        <w:t>r</w:t>
      </w:r>
      <w:r w:rsidRPr="21FE7A9C">
        <w:rPr>
          <w:rStyle w:val="normaltextrun"/>
          <w:rFonts w:ascii="Tahoma" w:hAnsi="Tahoma" w:cs="Tahoma"/>
          <w:color w:val="000000" w:themeColor="text1"/>
        </w:rPr>
        <w:t xml:space="preserve">eport is to share </w:t>
      </w:r>
      <w:r w:rsidR="000D5834" w:rsidRPr="21FE7A9C">
        <w:rPr>
          <w:rStyle w:val="normaltextrun"/>
          <w:rFonts w:ascii="Tahoma" w:hAnsi="Tahoma" w:cs="Tahoma"/>
          <w:color w:val="000000" w:themeColor="text1"/>
        </w:rPr>
        <w:t xml:space="preserve">the key </w:t>
      </w:r>
      <w:r w:rsidR="00BF5C19" w:rsidRPr="21FE7A9C">
        <w:rPr>
          <w:rStyle w:val="normaltextrun"/>
          <w:rFonts w:ascii="Tahoma" w:hAnsi="Tahoma" w:cs="Tahoma"/>
          <w:color w:val="000000" w:themeColor="text1"/>
        </w:rPr>
        <w:t xml:space="preserve">takeaways </w:t>
      </w:r>
      <w:r w:rsidR="00132C6A" w:rsidRPr="21FE7A9C">
        <w:rPr>
          <w:rStyle w:val="normaltextrun"/>
          <w:rFonts w:ascii="Tahoma" w:hAnsi="Tahoma" w:cs="Tahoma"/>
          <w:color w:val="000000" w:themeColor="text1"/>
        </w:rPr>
        <w:t>from</w:t>
      </w:r>
      <w:r w:rsidR="007609B5" w:rsidRPr="21FE7A9C">
        <w:rPr>
          <w:rStyle w:val="normaltextrun"/>
          <w:rFonts w:ascii="Tahoma" w:hAnsi="Tahoma" w:cs="Tahoma"/>
          <w:color w:val="000000" w:themeColor="text1"/>
        </w:rPr>
        <w:t xml:space="preserve"> </w:t>
      </w:r>
      <w:r w:rsidR="00E65293" w:rsidRPr="21FE7A9C">
        <w:rPr>
          <w:rStyle w:val="normaltextrun"/>
          <w:rFonts w:ascii="Tahoma" w:hAnsi="Tahoma" w:cs="Tahoma"/>
          <w:color w:val="000000" w:themeColor="text1"/>
        </w:rPr>
        <w:t xml:space="preserve">your </w:t>
      </w:r>
      <w:r w:rsidR="00EF3D91" w:rsidRPr="21FE7A9C">
        <w:rPr>
          <w:rStyle w:val="normaltextrun"/>
          <w:rFonts w:ascii="Tahoma" w:hAnsi="Tahoma" w:cs="Tahoma"/>
          <w:color w:val="000000" w:themeColor="text1"/>
        </w:rPr>
        <w:t>completed project</w:t>
      </w:r>
      <w:r w:rsidR="00FE0911" w:rsidRPr="21FE7A9C">
        <w:rPr>
          <w:rStyle w:val="normaltextrun"/>
          <w:rFonts w:ascii="Tahoma" w:hAnsi="Tahoma" w:cs="Tahoma"/>
          <w:color w:val="000000" w:themeColor="text1"/>
        </w:rPr>
        <w:t>–</w:t>
      </w:r>
      <w:r w:rsidR="00E43BA5" w:rsidRPr="21FE7A9C">
        <w:rPr>
          <w:rStyle w:val="normaltextrun"/>
          <w:rFonts w:ascii="Tahoma" w:hAnsi="Tahoma" w:cs="Tahoma"/>
          <w:color w:val="000000" w:themeColor="text1"/>
        </w:rPr>
        <w:t>-</w:t>
      </w:r>
      <w:r w:rsidR="00FE0911" w:rsidRPr="21FE7A9C">
        <w:rPr>
          <w:rStyle w:val="normaltextrun"/>
          <w:rFonts w:ascii="Tahoma" w:hAnsi="Tahoma" w:cs="Tahoma"/>
          <w:color w:val="000000" w:themeColor="text1"/>
        </w:rPr>
        <w:t xml:space="preserve">including </w:t>
      </w:r>
      <w:r w:rsidR="00730291" w:rsidRPr="21FE7A9C">
        <w:rPr>
          <w:rStyle w:val="normaltextrun"/>
          <w:rFonts w:ascii="Tahoma" w:hAnsi="Tahoma" w:cs="Tahoma"/>
          <w:color w:val="000000" w:themeColor="text1"/>
        </w:rPr>
        <w:t xml:space="preserve">the </w:t>
      </w:r>
      <w:r w:rsidR="00607218" w:rsidRPr="21FE7A9C">
        <w:rPr>
          <w:rStyle w:val="normaltextrun"/>
          <w:rFonts w:ascii="Tahoma" w:hAnsi="Tahoma" w:cs="Tahoma"/>
          <w:color w:val="000000" w:themeColor="text1"/>
        </w:rPr>
        <w:t xml:space="preserve">project </w:t>
      </w:r>
      <w:r w:rsidR="00FE0911" w:rsidRPr="21FE7A9C">
        <w:rPr>
          <w:rStyle w:val="normaltextrun"/>
          <w:rFonts w:ascii="Tahoma" w:hAnsi="Tahoma" w:cs="Tahoma"/>
          <w:color w:val="000000" w:themeColor="text1"/>
        </w:rPr>
        <w:t>approach</w:t>
      </w:r>
      <w:r w:rsidR="00607218" w:rsidRPr="21FE7A9C">
        <w:rPr>
          <w:rStyle w:val="normaltextrun"/>
          <w:rFonts w:ascii="Tahoma" w:hAnsi="Tahoma" w:cs="Tahoma"/>
          <w:color w:val="000000" w:themeColor="text1"/>
        </w:rPr>
        <w:t xml:space="preserve"> and results–</w:t>
      </w:r>
      <w:r w:rsidR="00E43BA5" w:rsidRPr="21FE7A9C">
        <w:rPr>
          <w:rStyle w:val="normaltextrun"/>
          <w:rFonts w:ascii="Tahoma" w:hAnsi="Tahoma" w:cs="Tahoma"/>
          <w:color w:val="000000" w:themeColor="text1"/>
        </w:rPr>
        <w:t>-</w:t>
      </w:r>
      <w:r w:rsidRPr="21FE7A9C">
        <w:rPr>
          <w:rStyle w:val="normaltextrun"/>
          <w:rFonts w:ascii="Tahoma" w:hAnsi="Tahoma" w:cs="Tahoma"/>
          <w:color w:val="000000" w:themeColor="text1"/>
        </w:rPr>
        <w:t>with policymakers, technology developers, researchers, and the public</w:t>
      </w:r>
      <w:r w:rsidR="00685B32" w:rsidRPr="21FE7A9C">
        <w:rPr>
          <w:rStyle w:val="normaltextrun"/>
          <w:rFonts w:ascii="Tahoma" w:hAnsi="Tahoma" w:cs="Tahoma"/>
          <w:color w:val="000000" w:themeColor="text1"/>
        </w:rPr>
        <w:t>, among others</w:t>
      </w:r>
      <w:r w:rsidRPr="21FE7A9C">
        <w:rPr>
          <w:rStyle w:val="normaltextrun"/>
          <w:rFonts w:ascii="Tahoma" w:hAnsi="Tahoma" w:cs="Tahoma"/>
          <w:color w:val="000000" w:themeColor="text1"/>
        </w:rPr>
        <w:t xml:space="preserve">. </w:t>
      </w:r>
      <w:r w:rsidR="005D4D6B" w:rsidRPr="21FE7A9C">
        <w:rPr>
          <w:rStyle w:val="normaltextrun"/>
          <w:rFonts w:ascii="Tahoma" w:hAnsi="Tahoma" w:cs="Tahoma"/>
          <w:color w:val="000000" w:themeColor="text1"/>
        </w:rPr>
        <w:t>Project reports</w:t>
      </w:r>
      <w:r w:rsidRPr="21FE7A9C">
        <w:rPr>
          <w:rStyle w:val="normaltextrun"/>
          <w:rFonts w:ascii="Tahoma" w:hAnsi="Tahoma" w:cs="Tahoma"/>
          <w:color w:val="000000" w:themeColor="text1"/>
        </w:rPr>
        <w:t xml:space="preserve"> </w:t>
      </w:r>
      <w:r w:rsidR="0091333F" w:rsidRPr="21FE7A9C">
        <w:rPr>
          <w:rStyle w:val="normaltextrun"/>
          <w:rFonts w:ascii="Tahoma" w:hAnsi="Tahoma" w:cs="Tahoma"/>
          <w:color w:val="000000" w:themeColor="text1"/>
        </w:rPr>
        <w:t>also</w:t>
      </w:r>
      <w:r w:rsidR="00CF5480" w:rsidRPr="21FE7A9C">
        <w:rPr>
          <w:rStyle w:val="normaltextrun"/>
          <w:rFonts w:ascii="Tahoma" w:hAnsi="Tahoma" w:cs="Tahoma"/>
          <w:color w:val="000000" w:themeColor="text1"/>
        </w:rPr>
        <w:t xml:space="preserve"> serve to</w:t>
      </w:r>
      <w:r w:rsidR="0091333F" w:rsidRPr="21FE7A9C">
        <w:rPr>
          <w:rStyle w:val="normaltextrun"/>
          <w:rFonts w:ascii="Tahoma" w:hAnsi="Tahoma" w:cs="Tahoma"/>
          <w:color w:val="000000" w:themeColor="text1"/>
        </w:rPr>
        <w:t xml:space="preserve"> </w:t>
      </w:r>
      <w:r w:rsidRPr="21FE7A9C">
        <w:rPr>
          <w:rStyle w:val="normaltextrun"/>
          <w:rFonts w:ascii="Tahoma" w:hAnsi="Tahoma" w:cs="Tahoma"/>
          <w:color w:val="000000" w:themeColor="text1"/>
        </w:rPr>
        <w:t>demonstrat</w:t>
      </w:r>
      <w:r w:rsidR="0091333F" w:rsidRPr="21FE7A9C">
        <w:rPr>
          <w:rStyle w:val="normaltextrun"/>
          <w:rFonts w:ascii="Tahoma" w:hAnsi="Tahoma" w:cs="Tahoma"/>
          <w:color w:val="000000" w:themeColor="text1"/>
        </w:rPr>
        <w:t>e</w:t>
      </w:r>
      <w:r w:rsidRPr="21FE7A9C">
        <w:rPr>
          <w:rStyle w:val="normaltextrun"/>
          <w:rFonts w:ascii="Tahoma" w:hAnsi="Tahoma" w:cs="Tahoma"/>
          <w:color w:val="000000" w:themeColor="text1"/>
        </w:rPr>
        <w:t xml:space="preserve"> the value of </w:t>
      </w:r>
      <w:r w:rsidR="00685B32" w:rsidRPr="21FE7A9C">
        <w:rPr>
          <w:rStyle w:val="normaltextrun"/>
          <w:rFonts w:ascii="Tahoma" w:hAnsi="Tahoma" w:cs="Tahoma"/>
          <w:color w:val="000000" w:themeColor="text1"/>
        </w:rPr>
        <w:t>public investment</w:t>
      </w:r>
      <w:r w:rsidR="001B6ABB" w:rsidRPr="21FE7A9C">
        <w:rPr>
          <w:rStyle w:val="normaltextrun"/>
          <w:rFonts w:ascii="Tahoma" w:hAnsi="Tahoma" w:cs="Tahoma"/>
          <w:color w:val="000000" w:themeColor="text1"/>
        </w:rPr>
        <w:t xml:space="preserve"> in research and </w:t>
      </w:r>
      <w:r w:rsidR="00131CDB" w:rsidRPr="21FE7A9C">
        <w:rPr>
          <w:rStyle w:val="normaltextrun"/>
          <w:rFonts w:ascii="Tahoma" w:hAnsi="Tahoma" w:cs="Tahoma"/>
          <w:color w:val="000000" w:themeColor="text1"/>
        </w:rPr>
        <w:t xml:space="preserve">technology </w:t>
      </w:r>
      <w:r w:rsidR="001B6ABB" w:rsidRPr="21FE7A9C">
        <w:rPr>
          <w:rStyle w:val="normaltextrun"/>
          <w:rFonts w:ascii="Tahoma" w:hAnsi="Tahoma" w:cs="Tahoma"/>
          <w:color w:val="000000" w:themeColor="text1"/>
        </w:rPr>
        <w:t>development</w:t>
      </w:r>
      <w:r w:rsidRPr="21FE7A9C">
        <w:rPr>
          <w:rStyle w:val="normaltextrun"/>
          <w:rFonts w:ascii="Tahoma" w:hAnsi="Tahoma" w:cs="Tahoma"/>
          <w:color w:val="000000" w:themeColor="text1"/>
        </w:rPr>
        <w:t>.</w:t>
      </w:r>
      <w:r w:rsidR="00EF6CB5" w:rsidRPr="21FE7A9C">
        <w:rPr>
          <w:rStyle w:val="normaltextrun"/>
          <w:rFonts w:ascii="Tahoma" w:hAnsi="Tahoma" w:cs="Tahoma"/>
          <w:color w:val="000000" w:themeColor="text1"/>
        </w:rPr>
        <w:t xml:space="preserve"> </w:t>
      </w:r>
    </w:p>
    <w:p w14:paraId="3F311A10" w14:textId="77777777" w:rsidR="000F63DD" w:rsidRDefault="000F63DD" w:rsidP="009D06C4">
      <w:pPr>
        <w:pStyle w:val="paragraph"/>
        <w:spacing w:before="0" w:beforeAutospacing="0" w:after="0" w:afterAutospacing="0"/>
        <w:textAlignment w:val="baseline"/>
        <w:rPr>
          <w:rStyle w:val="normaltextrun"/>
          <w:rFonts w:ascii="Tahoma" w:hAnsi="Tahoma" w:cs="Tahoma"/>
          <w:b/>
          <w:bCs/>
          <w:color w:val="000000"/>
          <w:sz w:val="40"/>
          <w:szCs w:val="40"/>
        </w:rPr>
      </w:pPr>
    </w:p>
    <w:p w14:paraId="6D7789AA" w14:textId="79A9FADE" w:rsidR="009D06C4" w:rsidRDefault="009D06C4" w:rsidP="009D06C4">
      <w:pPr>
        <w:pStyle w:val="paragraph"/>
        <w:spacing w:before="0" w:beforeAutospacing="0" w:after="0" w:afterAutospacing="0"/>
        <w:textAlignment w:val="baseline"/>
        <w:rPr>
          <w:rStyle w:val="normaltextrun"/>
          <w:rFonts w:ascii="Tahoma" w:hAnsi="Tahoma" w:cs="Tahoma"/>
          <w:b/>
          <w:bCs/>
          <w:color w:val="000000"/>
          <w:sz w:val="40"/>
          <w:szCs w:val="40"/>
        </w:rPr>
      </w:pPr>
      <w:r>
        <w:rPr>
          <w:rStyle w:val="normaltextrun"/>
          <w:rFonts w:ascii="Tahoma" w:hAnsi="Tahoma" w:cs="Tahoma"/>
          <w:b/>
          <w:bCs/>
          <w:color w:val="000000"/>
          <w:sz w:val="40"/>
          <w:szCs w:val="40"/>
        </w:rPr>
        <w:t>Report Checklist</w:t>
      </w:r>
    </w:p>
    <w:p w14:paraId="1DE92BC8" w14:textId="77777777" w:rsidR="008E3322" w:rsidRDefault="008E3322" w:rsidP="009D06C4">
      <w:pPr>
        <w:pStyle w:val="paragraph"/>
        <w:spacing w:before="0" w:beforeAutospacing="0" w:after="0" w:afterAutospacing="0"/>
        <w:textAlignment w:val="baseline"/>
        <w:rPr>
          <w:rFonts w:ascii="Tahoma" w:hAnsi="Tahoma" w:cs="Tahoma"/>
          <w:b/>
          <w:bCs/>
          <w:color w:val="000000"/>
        </w:rPr>
      </w:pPr>
    </w:p>
    <w:p w14:paraId="15415639" w14:textId="189C2A8A" w:rsidR="009D06C4" w:rsidRPr="008E3322" w:rsidRDefault="008E3322" w:rsidP="00FF0C7A">
      <w:pPr>
        <w:pStyle w:val="paragraph"/>
        <w:spacing w:before="0" w:beforeAutospacing="0" w:after="0" w:afterAutospacing="0"/>
        <w:jc w:val="both"/>
        <w:textAlignment w:val="baseline"/>
        <w:rPr>
          <w:rFonts w:ascii="Tahoma" w:hAnsi="Tahoma" w:cs="Tahoma"/>
        </w:rPr>
      </w:pPr>
      <w:r w:rsidRPr="008E3322">
        <w:rPr>
          <w:rStyle w:val="normaltextrun"/>
          <w:rFonts w:ascii="Tahoma" w:hAnsi="Tahoma" w:cs="Tahoma"/>
        </w:rPr>
        <w:t>P</w:t>
      </w:r>
      <w:r w:rsidR="009D06C4" w:rsidRPr="008E3322">
        <w:rPr>
          <w:rStyle w:val="normaltextrun"/>
          <w:rFonts w:ascii="Tahoma" w:hAnsi="Tahoma" w:cs="Tahoma"/>
        </w:rPr>
        <w:t xml:space="preserve">lease </w:t>
      </w:r>
      <w:r w:rsidR="00A60DFB" w:rsidRPr="008E3322">
        <w:rPr>
          <w:rStyle w:val="normaltextrun"/>
          <w:rFonts w:ascii="Tahoma" w:hAnsi="Tahoma" w:cs="Tahoma"/>
        </w:rPr>
        <w:t xml:space="preserve">complete </w:t>
      </w:r>
      <w:r w:rsidR="009D06C4" w:rsidRPr="008E3322">
        <w:rPr>
          <w:rStyle w:val="normaltextrun"/>
          <w:rFonts w:ascii="Tahoma" w:hAnsi="Tahoma" w:cs="Tahoma"/>
        </w:rPr>
        <w:t xml:space="preserve">the following </w:t>
      </w:r>
      <w:r w:rsidR="00084A80">
        <w:rPr>
          <w:rStyle w:val="normaltextrun"/>
          <w:rFonts w:ascii="Tahoma" w:hAnsi="Tahoma" w:cs="Tahoma"/>
        </w:rPr>
        <w:t xml:space="preserve">report </w:t>
      </w:r>
      <w:r w:rsidR="00A60DFB" w:rsidRPr="008E3322">
        <w:rPr>
          <w:rStyle w:val="normaltextrun"/>
          <w:rFonts w:ascii="Tahoma" w:hAnsi="Tahoma" w:cs="Tahoma"/>
        </w:rPr>
        <w:t>checklist</w:t>
      </w:r>
      <w:r w:rsidR="009D06C4" w:rsidRPr="008E3322">
        <w:rPr>
          <w:rStyle w:val="normaltextrun"/>
          <w:rFonts w:ascii="Tahoma" w:hAnsi="Tahoma" w:cs="Tahoma"/>
        </w:rPr>
        <w:t xml:space="preserve"> </w:t>
      </w:r>
      <w:r w:rsidR="00A60DFB" w:rsidRPr="008E3322">
        <w:rPr>
          <w:rStyle w:val="eop"/>
          <w:rFonts w:ascii="Tahoma" w:hAnsi="Tahoma" w:cs="Tahoma"/>
        </w:rPr>
        <w:t xml:space="preserve">by </w:t>
      </w:r>
      <w:r w:rsidR="00B2239C">
        <w:rPr>
          <w:rStyle w:val="eop"/>
          <w:rFonts w:ascii="Tahoma" w:hAnsi="Tahoma" w:cs="Tahoma"/>
        </w:rPr>
        <w:t>checking off the box</w:t>
      </w:r>
      <w:r w:rsidR="00A45F1C" w:rsidRPr="008E3322">
        <w:rPr>
          <w:rStyle w:val="eop"/>
          <w:rFonts w:ascii="Tahoma" w:hAnsi="Tahoma" w:cs="Tahoma"/>
        </w:rPr>
        <w:t xml:space="preserve"> next to each item.</w:t>
      </w:r>
      <w:r w:rsidR="00A60DFB" w:rsidRPr="008E3322">
        <w:rPr>
          <w:rStyle w:val="eop"/>
          <w:rFonts w:ascii="Tahoma" w:hAnsi="Tahoma" w:cs="Tahoma"/>
        </w:rPr>
        <w:t xml:space="preserve"> </w:t>
      </w:r>
    </w:p>
    <w:p w14:paraId="319D4EBD" w14:textId="77777777" w:rsidR="00B140F4" w:rsidRDefault="00B140F4" w:rsidP="00B140F4">
      <w:pPr>
        <w:pStyle w:val="paragraph"/>
        <w:spacing w:before="0" w:beforeAutospacing="0" w:after="0" w:afterAutospacing="0"/>
        <w:ind w:left="720"/>
        <w:textAlignment w:val="baseline"/>
        <w:rPr>
          <w:rStyle w:val="normaltextrun"/>
          <w:rFonts w:ascii="Tahoma" w:hAnsi="Tahoma" w:cs="Tahoma"/>
          <w:i/>
          <w:iCs/>
        </w:rPr>
      </w:pPr>
    </w:p>
    <w:p w14:paraId="69285622" w14:textId="79B0054F" w:rsidR="00911876" w:rsidRPr="00E464BF" w:rsidRDefault="00000000" w:rsidP="00C03BA7">
      <w:pPr>
        <w:pStyle w:val="paragraph"/>
        <w:spacing w:before="0" w:beforeAutospacing="0" w:after="0" w:afterAutospacing="0"/>
        <w:ind w:left="990" w:hanging="630"/>
        <w:textAlignment w:val="baseline"/>
        <w:rPr>
          <w:rFonts w:ascii="Tahoma" w:hAnsi="Tahoma" w:cs="Tahoma"/>
          <w:i/>
          <w:iCs/>
        </w:rPr>
      </w:pPr>
      <w:sdt>
        <w:sdtPr>
          <w:rPr>
            <w:rStyle w:val="normaltextrun"/>
            <w:rFonts w:ascii="Tahoma" w:hAnsi="Tahoma" w:cs="Tahoma"/>
          </w:rPr>
          <w:id w:val="-760294064"/>
          <w14:checkbox>
            <w14:checked w14:val="1"/>
            <w14:checkedState w14:val="2612" w14:font="MS Gothic"/>
            <w14:uncheckedState w14:val="2610" w14:font="MS Gothic"/>
          </w14:checkbox>
        </w:sdtPr>
        <w:sdtContent>
          <w:permStart w:id="1145978251" w:edGrp="everyone"/>
          <w:r w:rsidR="001B37B6">
            <w:rPr>
              <w:rStyle w:val="normaltextrun"/>
              <w:rFonts w:ascii="MS Gothic" w:eastAsia="MS Gothic" w:hAnsi="MS Gothic" w:cs="Tahoma" w:hint="eastAsia"/>
            </w:rPr>
            <w:t>☒</w:t>
          </w:r>
          <w:permEnd w:id="1145978251"/>
        </w:sdtContent>
      </w:sdt>
      <w:r w:rsidR="005965A8">
        <w:rPr>
          <w:rStyle w:val="normaltextrun"/>
          <w:rFonts w:ascii="Tahoma" w:hAnsi="Tahoma" w:cs="Tahoma"/>
        </w:rPr>
        <w:t xml:space="preserve"> </w:t>
      </w:r>
      <w:r w:rsidR="00911876" w:rsidRPr="6B03DFFD">
        <w:rPr>
          <w:rStyle w:val="normaltextrun"/>
          <w:rFonts w:ascii="Tahoma" w:hAnsi="Tahoma" w:cs="Tahoma"/>
        </w:rPr>
        <w:t>Composed report, including appendices, in this Final Project Report Template.</w:t>
      </w:r>
    </w:p>
    <w:p w14:paraId="4B7D3390" w14:textId="77777777" w:rsidR="00911876" w:rsidRPr="00E464BF" w:rsidRDefault="00911876" w:rsidP="00C03BA7">
      <w:pPr>
        <w:pStyle w:val="paragraph"/>
        <w:spacing w:before="0" w:beforeAutospacing="0" w:after="0" w:afterAutospacing="0"/>
        <w:ind w:left="990" w:hanging="630"/>
        <w:textAlignment w:val="baseline"/>
        <w:rPr>
          <w:rFonts w:ascii="Tahoma" w:hAnsi="Tahoma" w:cs="Tahoma"/>
          <w:i/>
          <w:iCs/>
        </w:rPr>
      </w:pPr>
      <w:r w:rsidRPr="6B03DFFD">
        <w:rPr>
          <w:rFonts w:ascii="Tahoma" w:hAnsi="Tahoma" w:cs="Tahoma"/>
          <w:i/>
          <w:iCs/>
        </w:rPr>
        <w:t>To ensure proper formatting, the CEC advises drafting in this template.</w:t>
      </w:r>
      <w:r w:rsidRPr="6B03DFFD">
        <w:rPr>
          <w:i/>
          <w:iCs/>
        </w:rPr>
        <w:t xml:space="preserve"> </w:t>
      </w:r>
    </w:p>
    <w:p w14:paraId="438A651C" w14:textId="77777777" w:rsidR="00D342F3" w:rsidRPr="00B140F4" w:rsidRDefault="00D342F3" w:rsidP="00C03BA7">
      <w:pPr>
        <w:pStyle w:val="paragraph"/>
        <w:spacing w:before="0" w:beforeAutospacing="0" w:after="0" w:afterAutospacing="0"/>
        <w:ind w:left="720" w:hanging="360"/>
        <w:textAlignment w:val="baseline"/>
        <w:rPr>
          <w:rStyle w:val="normaltextrun"/>
          <w:rFonts w:ascii="Tahoma" w:hAnsi="Tahoma" w:cs="Tahoma"/>
          <w:i/>
        </w:rPr>
      </w:pPr>
    </w:p>
    <w:p w14:paraId="33A3DC63" w14:textId="1DBF766B" w:rsidR="009324CA" w:rsidRPr="00F61A76" w:rsidRDefault="00000000" w:rsidP="00C03BA7">
      <w:pPr>
        <w:pStyle w:val="paragraph"/>
        <w:spacing w:before="0" w:beforeAutospacing="0" w:after="0" w:afterAutospacing="0"/>
        <w:ind w:left="360"/>
        <w:textAlignment w:val="baseline"/>
        <w:rPr>
          <w:rStyle w:val="normaltextrun"/>
          <w:rFonts w:ascii="Tahoma" w:hAnsi="Tahoma" w:cs="Tahoma"/>
          <w:i/>
          <w:iCs/>
        </w:rPr>
      </w:pPr>
      <w:sdt>
        <w:sdtPr>
          <w:rPr>
            <w:rStyle w:val="normaltextrun"/>
            <w:rFonts w:ascii="Tahoma" w:hAnsi="Tahoma" w:cs="Tahoma"/>
          </w:rPr>
          <w:id w:val="2077779267"/>
          <w14:checkbox>
            <w14:checked w14:val="1"/>
            <w14:checkedState w14:val="2612" w14:font="MS Gothic"/>
            <w14:uncheckedState w14:val="2610" w14:font="MS Gothic"/>
          </w14:checkbox>
        </w:sdtPr>
        <w:sdtContent>
          <w:permStart w:id="1868064380" w:edGrp="everyone"/>
          <w:r w:rsidR="001B37B6">
            <w:rPr>
              <w:rStyle w:val="normaltextrun"/>
              <w:rFonts w:ascii="MS Gothic" w:eastAsia="MS Gothic" w:hAnsi="MS Gothic" w:cs="Tahoma" w:hint="eastAsia"/>
            </w:rPr>
            <w:t>☒</w:t>
          </w:r>
          <w:permEnd w:id="1868064380"/>
        </w:sdtContent>
      </w:sdt>
      <w:r w:rsidR="005965A8">
        <w:rPr>
          <w:rStyle w:val="normaltextrun"/>
          <w:rFonts w:ascii="Tahoma" w:hAnsi="Tahoma" w:cs="Tahoma"/>
        </w:rPr>
        <w:t xml:space="preserve"> </w:t>
      </w:r>
      <w:r w:rsidR="1171BCFE" w:rsidRPr="00CF0FEE">
        <w:rPr>
          <w:rStyle w:val="normaltextrun"/>
          <w:rFonts w:ascii="Tahoma" w:hAnsi="Tahoma" w:cs="Tahoma"/>
        </w:rPr>
        <w:t>Length of r</w:t>
      </w:r>
      <w:r w:rsidR="4A1E7A2F" w:rsidRPr="00CF0FEE">
        <w:rPr>
          <w:rStyle w:val="normaltextrun"/>
          <w:rFonts w:ascii="Tahoma" w:hAnsi="Tahoma" w:cs="Tahoma"/>
        </w:rPr>
        <w:t>eport</w:t>
      </w:r>
      <w:r w:rsidR="203A19CD" w:rsidRPr="00CF0FEE">
        <w:rPr>
          <w:rStyle w:val="normaltextrun"/>
          <w:rFonts w:ascii="Tahoma" w:hAnsi="Tahoma" w:cs="Tahoma"/>
        </w:rPr>
        <w:t xml:space="preserve"> </w:t>
      </w:r>
      <w:r w:rsidR="2567B6D8" w:rsidRPr="164B9AE2">
        <w:rPr>
          <w:rStyle w:val="normaltextrun"/>
          <w:rFonts w:ascii="Tahoma" w:hAnsi="Tahoma" w:cs="Tahoma"/>
        </w:rPr>
        <w:t xml:space="preserve">main </w:t>
      </w:r>
      <w:r w:rsidR="1171BCFE" w:rsidRPr="00CF0FEE">
        <w:rPr>
          <w:rStyle w:val="normaltextrun"/>
          <w:rFonts w:ascii="Tahoma" w:hAnsi="Tahoma" w:cs="Tahoma"/>
        </w:rPr>
        <w:t xml:space="preserve">body </w:t>
      </w:r>
      <w:r w:rsidR="3821D118" w:rsidRPr="164B9AE2">
        <w:rPr>
          <w:rStyle w:val="normaltextrun"/>
          <w:rFonts w:ascii="Tahoma" w:hAnsi="Tahoma" w:cs="Tahoma"/>
        </w:rPr>
        <w:t xml:space="preserve">(Introduction through Conclusion) </w:t>
      </w:r>
      <w:r w:rsidR="203A19CD" w:rsidRPr="00CF0FEE">
        <w:rPr>
          <w:rStyle w:val="normaltextrun"/>
          <w:rFonts w:ascii="Tahoma" w:hAnsi="Tahoma" w:cs="Tahoma"/>
        </w:rPr>
        <w:t>is</w:t>
      </w:r>
      <w:r w:rsidR="00B24D42" w:rsidRPr="00CF0FEE">
        <w:rPr>
          <w:rStyle w:val="normaltextrun"/>
          <w:rFonts w:ascii="Tahoma" w:hAnsi="Tahoma" w:cs="Tahoma"/>
        </w:rPr>
        <w:t xml:space="preserve"> </w:t>
      </w:r>
      <w:r w:rsidR="009613F4" w:rsidRPr="00CF0FEE">
        <w:rPr>
          <w:rStyle w:val="normaltextrun"/>
          <w:rFonts w:ascii="Tahoma" w:hAnsi="Tahoma" w:cs="Tahoma"/>
          <w:b/>
          <w:bCs/>
        </w:rPr>
        <w:t>10,000</w:t>
      </w:r>
      <w:r w:rsidR="00B24D42" w:rsidRPr="00CF0FEE">
        <w:rPr>
          <w:rStyle w:val="normaltextrun"/>
          <w:rFonts w:ascii="Tahoma" w:hAnsi="Tahoma" w:cs="Tahoma"/>
          <w:b/>
          <w:bCs/>
        </w:rPr>
        <w:t xml:space="preserve"> </w:t>
      </w:r>
      <w:r w:rsidR="00B24D42" w:rsidRPr="00771C17">
        <w:rPr>
          <w:rStyle w:val="normaltextrun"/>
          <w:rFonts w:ascii="Tahoma" w:hAnsi="Tahoma" w:cs="Tahoma"/>
          <w:b/>
          <w:bCs/>
        </w:rPr>
        <w:t xml:space="preserve">words </w:t>
      </w:r>
      <w:r w:rsidR="00554845" w:rsidRPr="00771C17">
        <w:rPr>
          <w:rStyle w:val="normaltextrun"/>
          <w:rFonts w:ascii="Tahoma" w:hAnsi="Tahoma" w:cs="Tahoma"/>
          <w:b/>
          <w:bCs/>
        </w:rPr>
        <w:t xml:space="preserve">or </w:t>
      </w:r>
      <w:r w:rsidR="6D6E474D" w:rsidRPr="164B9AE2">
        <w:rPr>
          <w:rStyle w:val="normaltextrun"/>
          <w:rFonts w:ascii="Tahoma" w:hAnsi="Tahoma" w:cs="Tahoma"/>
          <w:b/>
          <w:bCs/>
        </w:rPr>
        <w:t>fewer</w:t>
      </w:r>
      <w:r w:rsidR="00554845" w:rsidRPr="00CF0FEE">
        <w:rPr>
          <w:rStyle w:val="normaltextrun"/>
          <w:rFonts w:ascii="Tahoma" w:hAnsi="Tahoma" w:cs="Tahoma"/>
        </w:rPr>
        <w:t>.</w:t>
      </w:r>
      <w:r w:rsidR="008C3690" w:rsidRPr="00CF0FEE">
        <w:rPr>
          <w:rStyle w:val="normaltextrun"/>
          <w:rFonts w:ascii="Tahoma" w:hAnsi="Tahoma" w:cs="Tahoma"/>
        </w:rPr>
        <w:t xml:space="preserve"> </w:t>
      </w:r>
      <w:r w:rsidR="00E464BF">
        <w:br/>
      </w:r>
    </w:p>
    <w:p w14:paraId="527D9E2C" w14:textId="0DD6AAB7" w:rsidR="008C3690" w:rsidRPr="008E3322" w:rsidRDefault="00000000" w:rsidP="00C03BA7">
      <w:pPr>
        <w:pStyle w:val="paragraph"/>
        <w:spacing w:before="0" w:beforeAutospacing="0" w:after="0" w:afterAutospacing="0"/>
        <w:ind w:left="360"/>
        <w:textAlignment w:val="baseline"/>
        <w:rPr>
          <w:rFonts w:ascii="Tahoma" w:hAnsi="Tahoma" w:cs="Tahoma"/>
        </w:rPr>
      </w:pPr>
      <w:sdt>
        <w:sdtPr>
          <w:rPr>
            <w:rFonts w:ascii="Tahoma" w:hAnsi="Tahoma" w:cs="Tahoma"/>
          </w:rPr>
          <w:id w:val="-342619883"/>
          <w14:checkbox>
            <w14:checked w14:val="1"/>
            <w14:checkedState w14:val="2612" w14:font="MS Gothic"/>
            <w14:uncheckedState w14:val="2610" w14:font="MS Gothic"/>
          </w14:checkbox>
        </w:sdtPr>
        <w:sdtContent>
          <w:permStart w:id="1739026318" w:edGrp="everyone"/>
          <w:r w:rsidR="001B37B6">
            <w:rPr>
              <w:rFonts w:ascii="MS Gothic" w:eastAsia="MS Gothic" w:hAnsi="MS Gothic" w:cs="Tahoma" w:hint="eastAsia"/>
            </w:rPr>
            <w:t>☒</w:t>
          </w:r>
          <w:permEnd w:id="1739026318"/>
        </w:sdtContent>
      </w:sdt>
      <w:r w:rsidR="005965A8">
        <w:rPr>
          <w:rFonts w:ascii="Tahoma" w:hAnsi="Tahoma" w:cs="Tahoma"/>
        </w:rPr>
        <w:t xml:space="preserve"> </w:t>
      </w:r>
      <w:r w:rsidR="623C5DAA" w:rsidRPr="6B03DFFD">
        <w:rPr>
          <w:rFonts w:ascii="Tahoma" w:hAnsi="Tahoma" w:cs="Tahoma"/>
        </w:rPr>
        <w:t>L</w:t>
      </w:r>
      <w:r w:rsidR="2AA38027" w:rsidRPr="6B03DFFD">
        <w:rPr>
          <w:rFonts w:ascii="Tahoma" w:hAnsi="Tahoma" w:cs="Tahoma"/>
        </w:rPr>
        <w:t>ength</w:t>
      </w:r>
      <w:r w:rsidR="1B633F35" w:rsidRPr="6B03DFFD">
        <w:rPr>
          <w:rFonts w:ascii="Tahoma" w:hAnsi="Tahoma" w:cs="Tahoma"/>
        </w:rPr>
        <w:t xml:space="preserve"> of appendices is </w:t>
      </w:r>
      <w:r w:rsidR="34A2A620" w:rsidRPr="6B03DFFD">
        <w:rPr>
          <w:rFonts w:ascii="Tahoma" w:hAnsi="Tahoma" w:cs="Tahoma"/>
          <w:b/>
          <w:bCs/>
        </w:rPr>
        <w:t xml:space="preserve">15 </w:t>
      </w:r>
      <w:r w:rsidR="1B633F35" w:rsidRPr="6B03DFFD">
        <w:rPr>
          <w:rFonts w:ascii="Tahoma" w:hAnsi="Tahoma" w:cs="Tahoma"/>
          <w:b/>
          <w:bCs/>
        </w:rPr>
        <w:t xml:space="preserve">pages or </w:t>
      </w:r>
      <w:r w:rsidR="2AA38027" w:rsidRPr="6B03DFFD">
        <w:rPr>
          <w:rFonts w:ascii="Tahoma" w:hAnsi="Tahoma" w:cs="Tahoma"/>
          <w:b/>
          <w:bCs/>
        </w:rPr>
        <w:t>fewer</w:t>
      </w:r>
      <w:r w:rsidR="52C07452" w:rsidRPr="6B03DFFD">
        <w:rPr>
          <w:rFonts w:ascii="Tahoma" w:hAnsi="Tahoma" w:cs="Tahoma"/>
        </w:rPr>
        <w:t>.</w:t>
      </w:r>
      <w:r w:rsidR="1B633F35" w:rsidRPr="6B03DFFD">
        <w:rPr>
          <w:rFonts w:ascii="Tahoma" w:hAnsi="Tahoma" w:cs="Tahoma"/>
        </w:rPr>
        <w:t xml:space="preserve"> </w:t>
      </w:r>
      <w:r w:rsidR="47E49171">
        <w:br/>
      </w:r>
    </w:p>
    <w:p w14:paraId="304AA146" w14:textId="17E009B7" w:rsidR="008C3690" w:rsidRPr="008E3322" w:rsidRDefault="00E312E2" w:rsidP="00D976D8">
      <w:pPr>
        <w:pStyle w:val="paragraph"/>
        <w:spacing w:before="0" w:beforeAutospacing="0" w:after="0" w:afterAutospacing="0"/>
        <w:ind w:left="360"/>
        <w:textAlignment w:val="baseline"/>
        <w:rPr>
          <w:rStyle w:val="normaltextrun"/>
          <w:rFonts w:ascii="Tahoma" w:hAnsi="Tahoma" w:cs="Tahoma"/>
        </w:rPr>
      </w:pPr>
      <w:r>
        <w:rPr>
          <w:rStyle w:val="normaltextrun"/>
          <w:rFonts w:ascii="Tahoma" w:hAnsi="Tahoma" w:cs="Tahoma"/>
          <w:i/>
          <w:iCs/>
        </w:rPr>
        <w:t xml:space="preserve">Note: </w:t>
      </w:r>
      <w:r w:rsidR="33AC84B1" w:rsidRPr="4F8CF86B">
        <w:rPr>
          <w:rStyle w:val="normaltextrun"/>
          <w:rFonts w:ascii="Tahoma" w:hAnsi="Tahoma" w:cs="Tahoma"/>
          <w:i/>
          <w:iCs/>
        </w:rPr>
        <w:t>For reports that are the primary product of the project</w:t>
      </w:r>
      <w:r w:rsidR="0D45D406" w:rsidRPr="4F8CF86B">
        <w:rPr>
          <w:rStyle w:val="normaltextrun"/>
          <w:rFonts w:ascii="Tahoma" w:hAnsi="Tahoma" w:cs="Tahoma"/>
          <w:i/>
          <w:iCs/>
        </w:rPr>
        <w:t xml:space="preserve"> and for certain other projects</w:t>
      </w:r>
      <w:r w:rsidR="33AC84B1" w:rsidRPr="4F8CF86B">
        <w:rPr>
          <w:rStyle w:val="normaltextrun"/>
          <w:rFonts w:ascii="Tahoma" w:hAnsi="Tahoma" w:cs="Tahoma"/>
          <w:i/>
          <w:iCs/>
        </w:rPr>
        <w:t xml:space="preserve">, it may be appropriate to </w:t>
      </w:r>
      <w:r w:rsidR="02AAFCF7" w:rsidRPr="4F8CF86B">
        <w:rPr>
          <w:rStyle w:val="normaltextrun"/>
          <w:rFonts w:ascii="Tahoma" w:hAnsi="Tahoma" w:cs="Tahoma"/>
          <w:i/>
          <w:iCs/>
        </w:rPr>
        <w:t xml:space="preserve">produce </w:t>
      </w:r>
      <w:r w:rsidR="33AC84B1" w:rsidRPr="4F8CF86B">
        <w:rPr>
          <w:rStyle w:val="normaltextrun"/>
          <w:rFonts w:ascii="Tahoma" w:hAnsi="Tahoma" w:cs="Tahoma"/>
          <w:i/>
          <w:iCs/>
        </w:rPr>
        <w:t xml:space="preserve">a longer report. </w:t>
      </w:r>
      <w:r w:rsidR="3955EA11" w:rsidRPr="4F8CF86B">
        <w:rPr>
          <w:rStyle w:val="normaltextrun"/>
          <w:rFonts w:ascii="Tahoma" w:hAnsi="Tahoma" w:cs="Tahoma"/>
          <w:i/>
          <w:iCs/>
        </w:rPr>
        <w:t>Please</w:t>
      </w:r>
      <w:r w:rsidR="15FFBC5E" w:rsidRPr="21FE126F">
        <w:rPr>
          <w:rStyle w:val="normaltextrun"/>
          <w:rFonts w:ascii="Tahoma" w:hAnsi="Tahoma" w:cs="Tahoma"/>
          <w:i/>
          <w:iCs/>
        </w:rPr>
        <w:t xml:space="preserve"> request approval of the Commission Agreement Manager (CAM) to exceed the length </w:t>
      </w:r>
      <w:r w:rsidR="00541372">
        <w:rPr>
          <w:rStyle w:val="normaltextrun"/>
          <w:rFonts w:ascii="Tahoma" w:hAnsi="Tahoma" w:cs="Tahoma"/>
          <w:i/>
          <w:iCs/>
        </w:rPr>
        <w:t>limitations</w:t>
      </w:r>
      <w:r w:rsidR="15FFBC5E" w:rsidRPr="21FE126F">
        <w:rPr>
          <w:rStyle w:val="normaltextrun"/>
          <w:rFonts w:ascii="Tahoma" w:hAnsi="Tahoma" w:cs="Tahoma"/>
          <w:i/>
          <w:iCs/>
        </w:rPr>
        <w:t xml:space="preserve"> above</w:t>
      </w:r>
      <w:r w:rsidR="15FFBC5E" w:rsidRPr="21FE126F">
        <w:rPr>
          <w:rStyle w:val="normaltextrun"/>
          <w:rFonts w:ascii="Tahoma" w:hAnsi="Tahoma" w:cs="Tahoma"/>
        </w:rPr>
        <w:t>.</w:t>
      </w:r>
    </w:p>
    <w:p w14:paraId="268ACDD1" w14:textId="77777777" w:rsidR="00C93240" w:rsidRPr="008E3322" w:rsidRDefault="00C93240" w:rsidP="008E3322">
      <w:pPr>
        <w:pStyle w:val="paragraph"/>
        <w:spacing w:before="0" w:beforeAutospacing="0" w:after="0" w:afterAutospacing="0"/>
        <w:textAlignment w:val="baseline"/>
        <w:rPr>
          <w:rFonts w:ascii="Tahoma" w:hAnsi="Tahoma" w:cs="Tahoma"/>
        </w:rPr>
      </w:pPr>
    </w:p>
    <w:p w14:paraId="65AD1DE6" w14:textId="77777777" w:rsidR="00911876" w:rsidRPr="008E3322" w:rsidRDefault="00911876" w:rsidP="008E3322">
      <w:pPr>
        <w:pStyle w:val="paragraph"/>
        <w:spacing w:before="0" w:beforeAutospacing="0" w:after="0" w:afterAutospacing="0"/>
        <w:textAlignment w:val="baseline"/>
        <w:rPr>
          <w:rFonts w:ascii="Tahoma" w:hAnsi="Tahoma" w:cs="Tahoma"/>
        </w:rPr>
      </w:pPr>
    </w:p>
    <w:p w14:paraId="36068EE3" w14:textId="50673D3C" w:rsidR="00D342F3" w:rsidRPr="008E3322" w:rsidRDefault="00000000" w:rsidP="002920A5">
      <w:pPr>
        <w:pStyle w:val="paragraph"/>
        <w:spacing w:before="0" w:beforeAutospacing="0" w:after="0" w:afterAutospacing="0"/>
        <w:ind w:left="360"/>
        <w:textAlignment w:val="baseline"/>
        <w:rPr>
          <w:rFonts w:ascii="Tahoma" w:hAnsi="Tahoma" w:cs="Tahoma"/>
        </w:rPr>
      </w:pPr>
      <w:sdt>
        <w:sdtPr>
          <w:rPr>
            <w:rStyle w:val="normaltextrun"/>
            <w:rFonts w:ascii="Tahoma" w:hAnsi="Tahoma" w:cs="Tahoma"/>
          </w:rPr>
          <w:id w:val="-205259294"/>
          <w14:checkbox>
            <w14:checked w14:val="1"/>
            <w14:checkedState w14:val="2612" w14:font="MS Gothic"/>
            <w14:uncheckedState w14:val="2610" w14:font="MS Gothic"/>
          </w14:checkbox>
        </w:sdtPr>
        <w:sdtContent>
          <w:permStart w:id="1513498107" w:edGrp="everyone"/>
          <w:r w:rsidR="001B37B6">
            <w:rPr>
              <w:rStyle w:val="normaltextrun"/>
              <w:rFonts w:ascii="MS Gothic" w:eastAsia="MS Gothic" w:hAnsi="MS Gothic" w:cs="Tahoma" w:hint="eastAsia"/>
            </w:rPr>
            <w:t>☒</w:t>
          </w:r>
          <w:permEnd w:id="1513498107"/>
        </w:sdtContent>
      </w:sdt>
      <w:r w:rsidR="005965A8">
        <w:rPr>
          <w:rStyle w:val="normaltextrun"/>
          <w:rFonts w:ascii="Tahoma" w:hAnsi="Tahoma" w:cs="Tahoma"/>
        </w:rPr>
        <w:t xml:space="preserve"> </w:t>
      </w:r>
      <w:r w:rsidR="4220645A" w:rsidRPr="4DD8A9BF">
        <w:rPr>
          <w:rStyle w:val="normaltextrun"/>
          <w:rFonts w:ascii="Tahoma" w:hAnsi="Tahoma" w:cs="Tahoma"/>
        </w:rPr>
        <w:t>Completed all report</w:t>
      </w:r>
      <w:r w:rsidR="009D06C4" w:rsidRPr="4DD8A9BF">
        <w:rPr>
          <w:rStyle w:val="normaltextrun"/>
          <w:rFonts w:ascii="Tahoma" w:hAnsi="Tahoma" w:cs="Tahoma"/>
        </w:rPr>
        <w:t xml:space="preserve"> sections in the following order</w:t>
      </w:r>
      <w:r w:rsidR="009324CA" w:rsidRPr="4DD8A9BF">
        <w:rPr>
          <w:rStyle w:val="normaltextrun"/>
          <w:rFonts w:ascii="Tahoma" w:hAnsi="Tahoma" w:cs="Tahoma"/>
        </w:rPr>
        <w:t>:</w:t>
      </w:r>
    </w:p>
    <w:p w14:paraId="6AB316BA" w14:textId="264AF9A0" w:rsidR="60CBA7FC" w:rsidRDefault="00000000" w:rsidP="002920A5">
      <w:pPr>
        <w:pStyle w:val="paragraph"/>
        <w:spacing w:before="0" w:beforeAutospacing="0" w:after="0" w:afterAutospacing="0"/>
        <w:ind w:left="720"/>
        <w:rPr>
          <w:rStyle w:val="normaltextrun"/>
        </w:rPr>
      </w:pPr>
      <w:sdt>
        <w:sdtPr>
          <w:rPr>
            <w:rStyle w:val="normaltextrun"/>
            <w:rFonts w:ascii="Tahoma" w:hAnsi="Tahoma" w:cs="Tahoma"/>
          </w:rPr>
          <w:id w:val="940100857"/>
          <w14:checkbox>
            <w14:checked w14:val="1"/>
            <w14:checkedState w14:val="2612" w14:font="MS Gothic"/>
            <w14:uncheckedState w14:val="2610" w14:font="MS Gothic"/>
          </w14:checkbox>
        </w:sdtPr>
        <w:sdtContent>
          <w:permStart w:id="1470779726" w:edGrp="everyone"/>
          <w:r w:rsidR="00814578">
            <w:rPr>
              <w:rStyle w:val="normaltextrun"/>
              <w:rFonts w:ascii="MS Gothic" w:eastAsia="MS Gothic" w:hAnsi="MS Gothic" w:cs="Tahoma" w:hint="eastAsia"/>
            </w:rPr>
            <w:t>☒</w:t>
          </w:r>
          <w:permEnd w:id="1470779726"/>
        </w:sdtContent>
      </w:sdt>
      <w:r w:rsidR="005965A8">
        <w:rPr>
          <w:rStyle w:val="normaltextrun"/>
          <w:rFonts w:ascii="Tahoma" w:hAnsi="Tahoma" w:cs="Tahoma"/>
        </w:rPr>
        <w:t xml:space="preserve"> </w:t>
      </w:r>
      <w:r w:rsidR="60CBA7FC" w:rsidRPr="4DD8A9BF">
        <w:rPr>
          <w:rStyle w:val="normaltextrun"/>
          <w:rFonts w:ascii="Tahoma" w:hAnsi="Tahoma" w:cs="Tahoma"/>
        </w:rPr>
        <w:t>Webpage Abstract</w:t>
      </w:r>
    </w:p>
    <w:p w14:paraId="34A46AA4" w14:textId="1E273978" w:rsidR="00D342F3" w:rsidRPr="008E3322" w:rsidRDefault="00000000" w:rsidP="002920A5">
      <w:pPr>
        <w:pStyle w:val="paragraph"/>
        <w:spacing w:before="0" w:beforeAutospacing="0" w:after="0" w:afterAutospacing="0"/>
        <w:ind w:left="720"/>
        <w:textAlignment w:val="baseline"/>
        <w:rPr>
          <w:rFonts w:ascii="Tahoma" w:hAnsi="Tahoma" w:cs="Tahoma"/>
        </w:rPr>
      </w:pPr>
      <w:sdt>
        <w:sdtPr>
          <w:rPr>
            <w:rStyle w:val="normaltextrun"/>
            <w:rFonts w:ascii="Tahoma" w:hAnsi="Tahoma" w:cs="Tahoma"/>
          </w:rPr>
          <w:id w:val="2115009669"/>
          <w14:checkbox>
            <w14:checked w14:val="1"/>
            <w14:checkedState w14:val="2612" w14:font="MS Gothic"/>
            <w14:uncheckedState w14:val="2610" w14:font="MS Gothic"/>
          </w14:checkbox>
        </w:sdtPr>
        <w:sdtContent>
          <w:permStart w:id="1143160186" w:edGrp="everyone"/>
          <w:r w:rsidR="00814578">
            <w:rPr>
              <w:rStyle w:val="normaltextrun"/>
              <w:rFonts w:ascii="MS Gothic" w:eastAsia="MS Gothic" w:hAnsi="MS Gothic" w:cs="Tahoma" w:hint="eastAsia"/>
            </w:rPr>
            <w:t>☒</w:t>
          </w:r>
          <w:permEnd w:id="1143160186"/>
        </w:sdtContent>
      </w:sdt>
      <w:r w:rsidR="00E758E9">
        <w:rPr>
          <w:rStyle w:val="normaltextrun"/>
          <w:rFonts w:ascii="Tahoma" w:hAnsi="Tahoma" w:cs="Tahoma"/>
        </w:rPr>
        <w:t xml:space="preserve"> </w:t>
      </w:r>
      <w:r w:rsidR="7D383620" w:rsidRPr="6B03DFFD">
        <w:rPr>
          <w:rStyle w:val="normaltextrun"/>
          <w:rFonts w:ascii="Tahoma" w:hAnsi="Tahoma" w:cs="Tahoma"/>
        </w:rPr>
        <w:t xml:space="preserve">Title </w:t>
      </w:r>
      <w:r w:rsidR="00911876">
        <w:rPr>
          <w:rStyle w:val="normaltextrun"/>
          <w:rFonts w:ascii="Tahoma" w:hAnsi="Tahoma" w:cs="Tahoma"/>
        </w:rPr>
        <w:t>P</w:t>
      </w:r>
      <w:r w:rsidR="7D383620" w:rsidRPr="6B03DFFD">
        <w:rPr>
          <w:rStyle w:val="normaltextrun"/>
          <w:rFonts w:ascii="Tahoma" w:hAnsi="Tahoma" w:cs="Tahoma"/>
        </w:rPr>
        <w:t>age</w:t>
      </w:r>
      <w:r w:rsidR="7D383620" w:rsidRPr="6B03DFFD">
        <w:rPr>
          <w:rStyle w:val="eop"/>
          <w:rFonts w:ascii="Tahoma" w:hAnsi="Tahoma" w:cs="Tahoma"/>
        </w:rPr>
        <w:t> </w:t>
      </w:r>
    </w:p>
    <w:p w14:paraId="4F881838" w14:textId="21D31031" w:rsidR="00D342F3" w:rsidRPr="008E3322" w:rsidRDefault="00000000" w:rsidP="002920A5">
      <w:pPr>
        <w:pStyle w:val="paragraph"/>
        <w:spacing w:before="0" w:beforeAutospacing="0" w:after="0" w:afterAutospacing="0"/>
        <w:ind w:left="720"/>
        <w:textAlignment w:val="baseline"/>
        <w:rPr>
          <w:rFonts w:ascii="Tahoma" w:hAnsi="Tahoma" w:cs="Tahoma"/>
        </w:rPr>
      </w:pPr>
      <w:sdt>
        <w:sdtPr>
          <w:rPr>
            <w:rStyle w:val="normaltextrun"/>
            <w:rFonts w:ascii="Tahoma" w:hAnsi="Tahoma" w:cs="Tahoma"/>
          </w:rPr>
          <w:id w:val="-870457081"/>
          <w14:checkbox>
            <w14:checked w14:val="1"/>
            <w14:checkedState w14:val="2612" w14:font="MS Gothic"/>
            <w14:uncheckedState w14:val="2610" w14:font="MS Gothic"/>
          </w14:checkbox>
        </w:sdtPr>
        <w:sdtContent>
          <w:permStart w:id="609108750" w:edGrp="everyone"/>
          <w:r w:rsidR="001B37B6">
            <w:rPr>
              <w:rStyle w:val="normaltextrun"/>
              <w:rFonts w:ascii="MS Gothic" w:eastAsia="MS Gothic" w:hAnsi="MS Gothic" w:cs="Tahoma" w:hint="eastAsia"/>
            </w:rPr>
            <w:t>☒</w:t>
          </w:r>
          <w:permEnd w:id="609108750"/>
        </w:sdtContent>
      </w:sdt>
      <w:r w:rsidR="00E758E9">
        <w:rPr>
          <w:rStyle w:val="normaltextrun"/>
          <w:rFonts w:ascii="Tahoma" w:hAnsi="Tahoma" w:cs="Tahoma"/>
        </w:rPr>
        <w:t xml:space="preserve"> </w:t>
      </w:r>
      <w:r w:rsidR="7D383620" w:rsidRPr="7261BBBA">
        <w:rPr>
          <w:rStyle w:val="normaltextrun"/>
          <w:rFonts w:ascii="Tahoma" w:hAnsi="Tahoma" w:cs="Tahoma"/>
        </w:rPr>
        <w:t>Table of Contents (</w:t>
      </w:r>
      <w:r w:rsidR="7B693726" w:rsidRPr="7261BBBA">
        <w:rPr>
          <w:rStyle w:val="normaltextrun"/>
          <w:rFonts w:ascii="Tahoma" w:hAnsi="Tahoma" w:cs="Tahoma"/>
        </w:rPr>
        <w:t>o</w:t>
      </w:r>
      <w:r w:rsidR="7D383620" w:rsidRPr="7261BBBA">
        <w:rPr>
          <w:rStyle w:val="normaltextrun"/>
          <w:rFonts w:ascii="Tahoma" w:hAnsi="Tahoma" w:cs="Tahoma"/>
        </w:rPr>
        <w:t xml:space="preserve">ptional for reports with </w:t>
      </w:r>
      <w:r w:rsidR="29470C65" w:rsidRPr="7261BBBA">
        <w:rPr>
          <w:rStyle w:val="normaltextrun"/>
          <w:rFonts w:ascii="Tahoma" w:hAnsi="Tahoma" w:cs="Tahoma"/>
        </w:rPr>
        <w:t>fewer than</w:t>
      </w:r>
      <w:r w:rsidR="7D383620" w:rsidRPr="7261BBBA">
        <w:rPr>
          <w:rStyle w:val="normaltextrun"/>
          <w:rFonts w:ascii="Tahoma" w:hAnsi="Tahoma" w:cs="Tahoma"/>
        </w:rPr>
        <w:t xml:space="preserve"> </w:t>
      </w:r>
      <w:r w:rsidR="2167C6C2" w:rsidRPr="7261BBBA">
        <w:rPr>
          <w:rStyle w:val="normaltextrun"/>
          <w:rFonts w:ascii="Tahoma" w:hAnsi="Tahoma" w:cs="Tahoma"/>
        </w:rPr>
        <w:t>10,000 words</w:t>
      </w:r>
      <w:r w:rsidR="7D383620" w:rsidRPr="7261BBBA">
        <w:rPr>
          <w:rStyle w:val="normaltextrun"/>
          <w:rFonts w:ascii="Tahoma" w:hAnsi="Tahoma" w:cs="Tahoma"/>
        </w:rPr>
        <w:t>)</w:t>
      </w:r>
    </w:p>
    <w:p w14:paraId="331606F8" w14:textId="50E18DD4" w:rsidR="00D342F3" w:rsidRPr="008E3322" w:rsidRDefault="00000000" w:rsidP="002920A5">
      <w:pPr>
        <w:pStyle w:val="paragraph"/>
        <w:spacing w:before="0" w:beforeAutospacing="0" w:after="0" w:afterAutospacing="0"/>
        <w:ind w:left="720"/>
        <w:textAlignment w:val="baseline"/>
        <w:rPr>
          <w:rFonts w:ascii="Tahoma" w:hAnsi="Tahoma" w:cs="Tahoma"/>
        </w:rPr>
      </w:pPr>
      <w:sdt>
        <w:sdtPr>
          <w:rPr>
            <w:rStyle w:val="normaltextrun"/>
            <w:rFonts w:ascii="Tahoma" w:hAnsi="Tahoma" w:cs="Tahoma"/>
          </w:rPr>
          <w:id w:val="174088742"/>
          <w14:checkbox>
            <w14:checked w14:val="1"/>
            <w14:checkedState w14:val="2612" w14:font="MS Gothic"/>
            <w14:uncheckedState w14:val="2610" w14:font="MS Gothic"/>
          </w14:checkbox>
        </w:sdtPr>
        <w:sdtContent>
          <w:permStart w:id="1735605768" w:edGrp="everyone"/>
          <w:r w:rsidR="001B37B6">
            <w:rPr>
              <w:rStyle w:val="normaltextrun"/>
              <w:rFonts w:ascii="MS Gothic" w:eastAsia="MS Gothic" w:hAnsi="MS Gothic" w:cs="Tahoma" w:hint="eastAsia"/>
            </w:rPr>
            <w:t>☒</w:t>
          </w:r>
          <w:permEnd w:id="1735605768"/>
        </w:sdtContent>
      </w:sdt>
      <w:r w:rsidR="00E758E9">
        <w:rPr>
          <w:rStyle w:val="normaltextrun"/>
          <w:rFonts w:ascii="Tahoma" w:hAnsi="Tahoma" w:cs="Tahoma"/>
        </w:rPr>
        <w:t xml:space="preserve"> </w:t>
      </w:r>
      <w:r w:rsidR="7D383620" w:rsidRPr="7261BBBA">
        <w:rPr>
          <w:rStyle w:val="normaltextrun"/>
          <w:rFonts w:ascii="Tahoma" w:hAnsi="Tahoma" w:cs="Tahoma"/>
        </w:rPr>
        <w:t>List of Figures (</w:t>
      </w:r>
      <w:r w:rsidR="7B693726" w:rsidRPr="7261BBBA">
        <w:rPr>
          <w:rStyle w:val="normaltextrun"/>
          <w:rFonts w:ascii="Tahoma" w:hAnsi="Tahoma" w:cs="Tahoma"/>
        </w:rPr>
        <w:t>o</w:t>
      </w:r>
      <w:r w:rsidR="722EA0A6" w:rsidRPr="7261BBBA">
        <w:rPr>
          <w:rStyle w:val="normaltextrun"/>
          <w:rFonts w:ascii="Tahoma" w:hAnsi="Tahoma" w:cs="Tahoma"/>
        </w:rPr>
        <w:t xml:space="preserve">ptional for reports with </w:t>
      </w:r>
      <w:r w:rsidR="29470C65" w:rsidRPr="7261BBBA">
        <w:rPr>
          <w:rStyle w:val="normaltextrun"/>
          <w:rFonts w:ascii="Tahoma" w:hAnsi="Tahoma" w:cs="Tahoma"/>
        </w:rPr>
        <w:t>fewer than</w:t>
      </w:r>
      <w:r w:rsidR="722EA0A6" w:rsidRPr="7261BBBA">
        <w:rPr>
          <w:rStyle w:val="normaltextrun"/>
          <w:rFonts w:ascii="Tahoma" w:hAnsi="Tahoma" w:cs="Tahoma"/>
        </w:rPr>
        <w:t xml:space="preserve"> 10,000 words</w:t>
      </w:r>
      <w:r w:rsidR="7D383620" w:rsidRPr="7261BBBA">
        <w:rPr>
          <w:rStyle w:val="normaltextrun"/>
          <w:rFonts w:ascii="Tahoma" w:hAnsi="Tahoma" w:cs="Tahoma"/>
        </w:rPr>
        <w:t>)</w:t>
      </w:r>
    </w:p>
    <w:p w14:paraId="6F161DC6" w14:textId="56381980" w:rsidR="00D342F3" w:rsidRPr="008E3322" w:rsidRDefault="00000000" w:rsidP="002920A5">
      <w:pPr>
        <w:pStyle w:val="paragraph"/>
        <w:spacing w:before="0" w:beforeAutospacing="0" w:after="0" w:afterAutospacing="0"/>
        <w:ind w:left="720"/>
        <w:textAlignment w:val="baseline"/>
        <w:rPr>
          <w:rFonts w:ascii="Tahoma" w:hAnsi="Tahoma" w:cs="Tahoma"/>
        </w:rPr>
      </w:pPr>
      <w:sdt>
        <w:sdtPr>
          <w:rPr>
            <w:rStyle w:val="normaltextrun"/>
            <w:rFonts w:ascii="Tahoma" w:hAnsi="Tahoma" w:cs="Tahoma"/>
          </w:rPr>
          <w:id w:val="-879860757"/>
          <w14:checkbox>
            <w14:checked w14:val="1"/>
            <w14:checkedState w14:val="2612" w14:font="MS Gothic"/>
            <w14:uncheckedState w14:val="2610" w14:font="MS Gothic"/>
          </w14:checkbox>
        </w:sdtPr>
        <w:sdtContent>
          <w:permStart w:id="1571098403" w:edGrp="everyone"/>
          <w:r w:rsidR="001B37B6">
            <w:rPr>
              <w:rStyle w:val="normaltextrun"/>
              <w:rFonts w:ascii="MS Gothic" w:eastAsia="MS Gothic" w:hAnsi="MS Gothic" w:cs="Tahoma" w:hint="eastAsia"/>
            </w:rPr>
            <w:t>☒</w:t>
          </w:r>
          <w:permEnd w:id="1571098403"/>
        </w:sdtContent>
      </w:sdt>
      <w:r w:rsidR="00E758E9">
        <w:rPr>
          <w:rStyle w:val="normaltextrun"/>
          <w:rFonts w:ascii="Tahoma" w:hAnsi="Tahoma" w:cs="Tahoma"/>
        </w:rPr>
        <w:t xml:space="preserve"> </w:t>
      </w:r>
      <w:r w:rsidR="7D383620" w:rsidRPr="7261BBBA">
        <w:rPr>
          <w:rStyle w:val="normaltextrun"/>
          <w:rFonts w:ascii="Tahoma" w:hAnsi="Tahoma" w:cs="Tahoma"/>
        </w:rPr>
        <w:t>List of Tables (</w:t>
      </w:r>
      <w:r w:rsidR="7B693726" w:rsidRPr="7261BBBA">
        <w:rPr>
          <w:rStyle w:val="normaltextrun"/>
          <w:rFonts w:ascii="Tahoma" w:hAnsi="Tahoma" w:cs="Tahoma"/>
        </w:rPr>
        <w:t>o</w:t>
      </w:r>
      <w:r w:rsidR="722EA0A6" w:rsidRPr="7261BBBA">
        <w:rPr>
          <w:rStyle w:val="normaltextrun"/>
          <w:rFonts w:ascii="Tahoma" w:hAnsi="Tahoma" w:cs="Tahoma"/>
        </w:rPr>
        <w:t xml:space="preserve">ptional for reports with </w:t>
      </w:r>
      <w:r w:rsidR="29470C65" w:rsidRPr="7261BBBA">
        <w:rPr>
          <w:rStyle w:val="normaltextrun"/>
          <w:rFonts w:ascii="Tahoma" w:hAnsi="Tahoma" w:cs="Tahoma"/>
        </w:rPr>
        <w:t>fewer than</w:t>
      </w:r>
      <w:r w:rsidR="722EA0A6" w:rsidRPr="7261BBBA">
        <w:rPr>
          <w:rStyle w:val="normaltextrun"/>
          <w:rFonts w:ascii="Tahoma" w:hAnsi="Tahoma" w:cs="Tahoma"/>
        </w:rPr>
        <w:t xml:space="preserve"> 10,000 words</w:t>
      </w:r>
      <w:r w:rsidR="7D383620" w:rsidRPr="7261BBBA">
        <w:rPr>
          <w:rStyle w:val="normaltextrun"/>
          <w:rFonts w:ascii="Tahoma" w:hAnsi="Tahoma" w:cs="Tahoma"/>
        </w:rPr>
        <w:t>)</w:t>
      </w:r>
    </w:p>
    <w:p w14:paraId="3E813249" w14:textId="4BD92D47" w:rsidR="00662644" w:rsidRPr="008E3322" w:rsidRDefault="00000000" w:rsidP="002920A5">
      <w:pPr>
        <w:pStyle w:val="paragraph"/>
        <w:spacing w:before="0" w:beforeAutospacing="0" w:after="0" w:afterAutospacing="0"/>
        <w:ind w:left="720"/>
        <w:rPr>
          <w:rFonts w:ascii="Tahoma" w:hAnsi="Tahoma" w:cs="Tahoma"/>
        </w:rPr>
      </w:pPr>
      <w:sdt>
        <w:sdtPr>
          <w:rPr>
            <w:rStyle w:val="normaltextrun"/>
            <w:rFonts w:ascii="Tahoma" w:hAnsi="Tahoma" w:cs="Tahoma"/>
          </w:rPr>
          <w:id w:val="1610235606"/>
          <w14:checkbox>
            <w14:checked w14:val="1"/>
            <w14:checkedState w14:val="2612" w14:font="MS Gothic"/>
            <w14:uncheckedState w14:val="2610" w14:font="MS Gothic"/>
          </w14:checkbox>
        </w:sdtPr>
        <w:sdtContent>
          <w:permStart w:id="1904503641" w:edGrp="everyone"/>
          <w:r w:rsidR="00814578">
            <w:rPr>
              <w:rStyle w:val="normaltextrun"/>
              <w:rFonts w:ascii="MS Gothic" w:eastAsia="MS Gothic" w:hAnsi="MS Gothic" w:cs="Tahoma" w:hint="eastAsia"/>
            </w:rPr>
            <w:t>☒</w:t>
          </w:r>
          <w:permEnd w:id="1904503641"/>
        </w:sdtContent>
      </w:sdt>
      <w:r w:rsidR="00E758E9">
        <w:rPr>
          <w:rStyle w:val="normaltextrun"/>
          <w:rFonts w:ascii="Tahoma" w:hAnsi="Tahoma" w:cs="Tahoma"/>
        </w:rPr>
        <w:t xml:space="preserve"> </w:t>
      </w:r>
      <w:r w:rsidR="6B03DFFD" w:rsidRPr="6B03DFFD">
        <w:rPr>
          <w:rStyle w:val="normaltextrun"/>
          <w:rFonts w:ascii="Tahoma" w:hAnsi="Tahoma" w:cs="Tahoma"/>
        </w:rPr>
        <w:t>Executive Summary</w:t>
      </w:r>
    </w:p>
    <w:p w14:paraId="7D72F002" w14:textId="690C7316" w:rsidR="00D342F3" w:rsidRPr="008E3322" w:rsidRDefault="00000000" w:rsidP="002920A5">
      <w:pPr>
        <w:pStyle w:val="paragraph"/>
        <w:spacing w:before="0" w:beforeAutospacing="0" w:after="0" w:afterAutospacing="0"/>
        <w:ind w:left="720"/>
        <w:textAlignment w:val="baseline"/>
        <w:rPr>
          <w:rFonts w:ascii="Tahoma" w:hAnsi="Tahoma" w:cs="Tahoma"/>
        </w:rPr>
      </w:pPr>
      <w:sdt>
        <w:sdtPr>
          <w:rPr>
            <w:rStyle w:val="normaltextrun"/>
            <w:rFonts w:ascii="Tahoma" w:hAnsi="Tahoma" w:cs="Tahoma"/>
          </w:rPr>
          <w:id w:val="1039320488"/>
          <w14:checkbox>
            <w14:checked w14:val="1"/>
            <w14:checkedState w14:val="2612" w14:font="MS Gothic"/>
            <w14:uncheckedState w14:val="2610" w14:font="MS Gothic"/>
          </w14:checkbox>
        </w:sdtPr>
        <w:sdtContent>
          <w:permStart w:id="1874022988" w:edGrp="everyone"/>
          <w:r w:rsidR="00814578">
            <w:rPr>
              <w:rStyle w:val="normaltextrun"/>
              <w:rFonts w:ascii="MS Gothic" w:eastAsia="MS Gothic" w:hAnsi="MS Gothic" w:cs="Tahoma" w:hint="eastAsia"/>
            </w:rPr>
            <w:t>☒</w:t>
          </w:r>
          <w:permEnd w:id="1874022988"/>
        </w:sdtContent>
      </w:sdt>
      <w:r w:rsidR="00E758E9">
        <w:rPr>
          <w:rStyle w:val="normaltextrun"/>
          <w:rFonts w:ascii="Tahoma" w:hAnsi="Tahoma" w:cs="Tahoma"/>
        </w:rPr>
        <w:t xml:space="preserve"> </w:t>
      </w:r>
      <w:r w:rsidR="7D383620" w:rsidRPr="6B03DFFD">
        <w:rPr>
          <w:rStyle w:val="normaltextrun"/>
          <w:rFonts w:ascii="Tahoma" w:hAnsi="Tahoma" w:cs="Tahoma"/>
        </w:rPr>
        <w:t>Introduction</w:t>
      </w:r>
    </w:p>
    <w:p w14:paraId="3D6E8698" w14:textId="5165D452" w:rsidR="00D342F3" w:rsidRPr="008E3322" w:rsidRDefault="00000000" w:rsidP="002920A5">
      <w:pPr>
        <w:pStyle w:val="paragraph"/>
        <w:spacing w:before="0" w:beforeAutospacing="0" w:after="0" w:afterAutospacing="0"/>
        <w:ind w:left="720"/>
        <w:textAlignment w:val="baseline"/>
        <w:rPr>
          <w:rFonts w:ascii="Tahoma" w:hAnsi="Tahoma" w:cs="Tahoma"/>
        </w:rPr>
      </w:pPr>
      <w:sdt>
        <w:sdtPr>
          <w:rPr>
            <w:rStyle w:val="normaltextrun"/>
            <w:rFonts w:ascii="Tahoma" w:hAnsi="Tahoma" w:cs="Tahoma"/>
          </w:rPr>
          <w:id w:val="470106252"/>
          <w14:checkbox>
            <w14:checked w14:val="1"/>
            <w14:checkedState w14:val="2612" w14:font="MS Gothic"/>
            <w14:uncheckedState w14:val="2610" w14:font="MS Gothic"/>
          </w14:checkbox>
        </w:sdtPr>
        <w:sdtContent>
          <w:permStart w:id="913925941" w:edGrp="everyone"/>
          <w:r w:rsidR="00814578">
            <w:rPr>
              <w:rStyle w:val="normaltextrun"/>
              <w:rFonts w:ascii="MS Gothic" w:eastAsia="MS Gothic" w:hAnsi="MS Gothic" w:cs="Tahoma" w:hint="eastAsia"/>
            </w:rPr>
            <w:t>☒</w:t>
          </w:r>
          <w:permEnd w:id="913925941"/>
        </w:sdtContent>
      </w:sdt>
      <w:r w:rsidR="00E758E9">
        <w:rPr>
          <w:rStyle w:val="normaltextrun"/>
          <w:rFonts w:ascii="Tahoma" w:hAnsi="Tahoma" w:cs="Tahoma"/>
        </w:rPr>
        <w:t xml:space="preserve"> </w:t>
      </w:r>
      <w:r w:rsidR="7D383620" w:rsidRPr="6B03DFFD">
        <w:rPr>
          <w:rStyle w:val="normaltextrun"/>
          <w:rFonts w:ascii="Tahoma" w:hAnsi="Tahoma" w:cs="Tahoma"/>
        </w:rPr>
        <w:t>Project Approach</w:t>
      </w:r>
    </w:p>
    <w:p w14:paraId="542E5773" w14:textId="73B33D58" w:rsidR="00D342F3" w:rsidRPr="008E3322" w:rsidRDefault="00000000" w:rsidP="002920A5">
      <w:pPr>
        <w:pStyle w:val="paragraph"/>
        <w:spacing w:before="0" w:beforeAutospacing="0" w:after="0" w:afterAutospacing="0"/>
        <w:ind w:left="720"/>
        <w:textAlignment w:val="baseline"/>
        <w:rPr>
          <w:rFonts w:ascii="Tahoma" w:hAnsi="Tahoma" w:cs="Tahoma"/>
        </w:rPr>
      </w:pPr>
      <w:sdt>
        <w:sdtPr>
          <w:rPr>
            <w:rStyle w:val="normaltextrun"/>
            <w:rFonts w:ascii="Tahoma" w:hAnsi="Tahoma" w:cs="Tahoma"/>
          </w:rPr>
          <w:id w:val="-620225410"/>
          <w14:checkbox>
            <w14:checked w14:val="1"/>
            <w14:checkedState w14:val="2612" w14:font="MS Gothic"/>
            <w14:uncheckedState w14:val="2610" w14:font="MS Gothic"/>
          </w14:checkbox>
        </w:sdtPr>
        <w:sdtContent>
          <w:permStart w:id="279536443" w:edGrp="everyone"/>
          <w:r w:rsidR="00814578">
            <w:rPr>
              <w:rStyle w:val="normaltextrun"/>
              <w:rFonts w:ascii="MS Gothic" w:eastAsia="MS Gothic" w:hAnsi="MS Gothic" w:cs="Tahoma" w:hint="eastAsia"/>
            </w:rPr>
            <w:t>☒</w:t>
          </w:r>
          <w:permEnd w:id="279536443"/>
        </w:sdtContent>
      </w:sdt>
      <w:r w:rsidR="00E758E9">
        <w:rPr>
          <w:rStyle w:val="normaltextrun"/>
          <w:rFonts w:ascii="Tahoma" w:hAnsi="Tahoma" w:cs="Tahoma"/>
        </w:rPr>
        <w:t xml:space="preserve"> </w:t>
      </w:r>
      <w:r w:rsidR="7D383620" w:rsidRPr="6B03DFFD">
        <w:rPr>
          <w:rStyle w:val="normaltextrun"/>
          <w:rFonts w:ascii="Tahoma" w:hAnsi="Tahoma" w:cs="Tahoma"/>
        </w:rPr>
        <w:t>Results</w:t>
      </w:r>
    </w:p>
    <w:p w14:paraId="10DDB5A4" w14:textId="75462994" w:rsidR="00D342F3" w:rsidRPr="008E3322" w:rsidRDefault="00000000" w:rsidP="002920A5">
      <w:pPr>
        <w:pStyle w:val="paragraph"/>
        <w:spacing w:before="0" w:beforeAutospacing="0" w:after="0" w:afterAutospacing="0"/>
        <w:ind w:left="720"/>
        <w:textAlignment w:val="baseline"/>
        <w:rPr>
          <w:rFonts w:ascii="Tahoma" w:hAnsi="Tahoma" w:cs="Tahoma"/>
        </w:rPr>
      </w:pPr>
      <w:sdt>
        <w:sdtPr>
          <w:rPr>
            <w:rStyle w:val="normaltextrun"/>
            <w:rFonts w:ascii="Tahoma" w:hAnsi="Tahoma" w:cs="Tahoma"/>
          </w:rPr>
          <w:id w:val="1510870862"/>
          <w14:checkbox>
            <w14:checked w14:val="1"/>
            <w14:checkedState w14:val="2612" w14:font="MS Gothic"/>
            <w14:uncheckedState w14:val="2610" w14:font="MS Gothic"/>
          </w14:checkbox>
        </w:sdtPr>
        <w:sdtContent>
          <w:permStart w:id="96423393" w:edGrp="everyone"/>
          <w:r w:rsidR="00F202F8">
            <w:rPr>
              <w:rStyle w:val="normaltextrun"/>
              <w:rFonts w:ascii="MS Gothic" w:eastAsia="MS Gothic" w:hAnsi="MS Gothic" w:cs="Tahoma" w:hint="eastAsia"/>
            </w:rPr>
            <w:t>☒</w:t>
          </w:r>
          <w:permEnd w:id="96423393"/>
        </w:sdtContent>
      </w:sdt>
      <w:r w:rsidR="00E758E9">
        <w:rPr>
          <w:rStyle w:val="normaltextrun"/>
          <w:rFonts w:ascii="Tahoma" w:hAnsi="Tahoma" w:cs="Tahoma"/>
        </w:rPr>
        <w:t xml:space="preserve"> </w:t>
      </w:r>
      <w:r w:rsidR="7D383620" w:rsidRPr="7261BBBA">
        <w:rPr>
          <w:rStyle w:val="normaltextrun"/>
          <w:rFonts w:ascii="Tahoma" w:hAnsi="Tahoma" w:cs="Tahoma"/>
        </w:rPr>
        <w:t>Conclusion</w:t>
      </w:r>
    </w:p>
    <w:p w14:paraId="248E0668" w14:textId="02F6DBB4" w:rsidR="00D342F3" w:rsidRPr="008E3322" w:rsidRDefault="00000000" w:rsidP="002920A5">
      <w:pPr>
        <w:pStyle w:val="paragraph"/>
        <w:spacing w:before="0" w:beforeAutospacing="0" w:after="0" w:afterAutospacing="0"/>
        <w:ind w:left="720"/>
        <w:textAlignment w:val="baseline"/>
        <w:rPr>
          <w:rFonts w:ascii="Tahoma" w:hAnsi="Tahoma" w:cs="Tahoma"/>
        </w:rPr>
      </w:pPr>
      <w:sdt>
        <w:sdtPr>
          <w:rPr>
            <w:rStyle w:val="normaltextrun"/>
            <w:rFonts w:ascii="Tahoma" w:hAnsi="Tahoma" w:cs="Tahoma"/>
          </w:rPr>
          <w:id w:val="2039696367"/>
          <w14:checkbox>
            <w14:checked w14:val="1"/>
            <w14:checkedState w14:val="2612" w14:font="MS Gothic"/>
            <w14:uncheckedState w14:val="2610" w14:font="MS Gothic"/>
          </w14:checkbox>
        </w:sdtPr>
        <w:sdtContent>
          <w:permStart w:id="520238811" w:edGrp="everyone"/>
          <w:r w:rsidR="00814578">
            <w:rPr>
              <w:rStyle w:val="normaltextrun"/>
              <w:rFonts w:ascii="MS Gothic" w:eastAsia="MS Gothic" w:hAnsi="MS Gothic" w:cs="Tahoma" w:hint="eastAsia"/>
            </w:rPr>
            <w:t>☒</w:t>
          </w:r>
          <w:permEnd w:id="520238811"/>
        </w:sdtContent>
      </w:sdt>
      <w:r w:rsidR="00E758E9">
        <w:rPr>
          <w:rStyle w:val="normaltextrun"/>
          <w:rFonts w:ascii="Tahoma" w:hAnsi="Tahoma" w:cs="Tahoma"/>
        </w:rPr>
        <w:t xml:space="preserve"> </w:t>
      </w:r>
      <w:r w:rsidR="7D383620" w:rsidRPr="6B03DFFD">
        <w:rPr>
          <w:rStyle w:val="normaltextrun"/>
          <w:rFonts w:ascii="Tahoma" w:hAnsi="Tahoma" w:cs="Tahoma"/>
        </w:rPr>
        <w:t>Acknowledgments</w:t>
      </w:r>
    </w:p>
    <w:p w14:paraId="7798959A" w14:textId="784A6162" w:rsidR="164B9AE2" w:rsidRDefault="00000000" w:rsidP="002920A5">
      <w:pPr>
        <w:pStyle w:val="paragraph"/>
        <w:spacing w:before="0" w:beforeAutospacing="0" w:after="0" w:afterAutospacing="0"/>
        <w:ind w:left="720"/>
        <w:rPr>
          <w:rStyle w:val="normaltextrun"/>
        </w:rPr>
      </w:pPr>
      <w:sdt>
        <w:sdtPr>
          <w:rPr>
            <w:rStyle w:val="normaltextrun"/>
            <w:rFonts w:ascii="Tahoma" w:hAnsi="Tahoma" w:cs="Tahoma"/>
          </w:rPr>
          <w:id w:val="-564028029"/>
          <w14:checkbox>
            <w14:checked w14:val="1"/>
            <w14:checkedState w14:val="2612" w14:font="MS Gothic"/>
            <w14:uncheckedState w14:val="2610" w14:font="MS Gothic"/>
          </w14:checkbox>
        </w:sdtPr>
        <w:sdtContent>
          <w:permStart w:id="655759031" w:edGrp="everyone"/>
          <w:r w:rsidR="000443EC">
            <w:rPr>
              <w:rStyle w:val="normaltextrun"/>
              <w:rFonts w:ascii="MS Gothic" w:eastAsia="MS Gothic" w:hAnsi="MS Gothic" w:cs="Tahoma" w:hint="eastAsia"/>
            </w:rPr>
            <w:t>☒</w:t>
          </w:r>
          <w:permEnd w:id="655759031"/>
        </w:sdtContent>
      </w:sdt>
      <w:r w:rsidR="00E758E9">
        <w:rPr>
          <w:rStyle w:val="normaltextrun"/>
          <w:rFonts w:ascii="Tahoma" w:hAnsi="Tahoma" w:cs="Tahoma"/>
        </w:rPr>
        <w:t xml:space="preserve"> </w:t>
      </w:r>
      <w:r w:rsidR="4DCF3553" w:rsidRPr="6B03DFFD">
        <w:rPr>
          <w:rStyle w:val="normaltextrun"/>
          <w:rFonts w:ascii="Tahoma" w:hAnsi="Tahoma" w:cs="Tahoma"/>
        </w:rPr>
        <w:t>References</w:t>
      </w:r>
    </w:p>
    <w:p w14:paraId="33B01C46" w14:textId="7D364433" w:rsidR="00D342F3" w:rsidRPr="008E3322" w:rsidRDefault="00000000" w:rsidP="002920A5">
      <w:pPr>
        <w:pStyle w:val="paragraph"/>
        <w:spacing w:before="0" w:beforeAutospacing="0" w:after="0" w:afterAutospacing="0"/>
        <w:ind w:left="720"/>
        <w:textAlignment w:val="baseline"/>
        <w:rPr>
          <w:rFonts w:ascii="Tahoma" w:hAnsi="Tahoma" w:cs="Tahoma"/>
        </w:rPr>
      </w:pPr>
      <w:sdt>
        <w:sdtPr>
          <w:rPr>
            <w:rStyle w:val="normaltextrun"/>
            <w:rFonts w:ascii="Tahoma" w:hAnsi="Tahoma" w:cs="Tahoma"/>
          </w:rPr>
          <w:id w:val="1232726918"/>
          <w14:checkbox>
            <w14:checked w14:val="1"/>
            <w14:checkedState w14:val="2612" w14:font="MS Gothic"/>
            <w14:uncheckedState w14:val="2610" w14:font="MS Gothic"/>
          </w14:checkbox>
        </w:sdtPr>
        <w:sdtContent>
          <w:permStart w:id="458499718" w:edGrp="everyone"/>
          <w:r w:rsidR="001B37B6">
            <w:rPr>
              <w:rStyle w:val="normaltextrun"/>
              <w:rFonts w:ascii="MS Gothic" w:eastAsia="MS Gothic" w:hAnsi="MS Gothic" w:cs="Tahoma" w:hint="eastAsia"/>
            </w:rPr>
            <w:t>☒</w:t>
          </w:r>
          <w:permEnd w:id="458499718"/>
        </w:sdtContent>
      </w:sdt>
      <w:r w:rsidR="00E758E9">
        <w:rPr>
          <w:rStyle w:val="normaltextrun"/>
          <w:rFonts w:ascii="Tahoma" w:hAnsi="Tahoma" w:cs="Tahoma"/>
        </w:rPr>
        <w:t xml:space="preserve"> </w:t>
      </w:r>
      <w:r w:rsidR="7D383620" w:rsidRPr="6B03DFFD">
        <w:rPr>
          <w:rStyle w:val="normaltextrun"/>
          <w:rFonts w:ascii="Tahoma" w:hAnsi="Tahoma" w:cs="Tahoma"/>
        </w:rPr>
        <w:t>List of Project Deliverables</w:t>
      </w:r>
    </w:p>
    <w:p w14:paraId="06396F7E" w14:textId="1FCF78AA" w:rsidR="00784BCC" w:rsidRPr="008E3322" w:rsidRDefault="00000000" w:rsidP="001B7377">
      <w:pPr>
        <w:pStyle w:val="paragraph"/>
        <w:spacing w:before="0" w:beforeAutospacing="0" w:after="0" w:afterAutospacing="0"/>
        <w:ind w:left="1080" w:hanging="360"/>
        <w:textAlignment w:val="baseline"/>
        <w:rPr>
          <w:rStyle w:val="eop"/>
          <w:rFonts w:ascii="Tahoma" w:hAnsi="Tahoma" w:cs="Tahoma"/>
        </w:rPr>
      </w:pPr>
      <w:sdt>
        <w:sdtPr>
          <w:rPr>
            <w:rStyle w:val="eop"/>
            <w:rFonts w:ascii="Tahoma" w:hAnsi="Tahoma" w:cs="Tahoma"/>
          </w:rPr>
          <w:id w:val="-1325887860"/>
          <w14:checkbox>
            <w14:checked w14:val="1"/>
            <w14:checkedState w14:val="2612" w14:font="MS Gothic"/>
            <w14:uncheckedState w14:val="2610" w14:font="MS Gothic"/>
          </w14:checkbox>
        </w:sdtPr>
        <w:sdtContent>
          <w:permStart w:id="70067105" w:edGrp="everyone"/>
          <w:r w:rsidR="001B37B6">
            <w:rPr>
              <w:rStyle w:val="eop"/>
              <w:rFonts w:ascii="MS Gothic" w:eastAsia="MS Gothic" w:hAnsi="MS Gothic" w:cs="Tahoma" w:hint="eastAsia"/>
            </w:rPr>
            <w:t>☒</w:t>
          </w:r>
          <w:permEnd w:id="70067105"/>
        </w:sdtContent>
      </w:sdt>
      <w:r w:rsidR="00E758E9">
        <w:rPr>
          <w:rStyle w:val="eop"/>
          <w:rFonts w:ascii="Tahoma" w:hAnsi="Tahoma" w:cs="Tahoma"/>
        </w:rPr>
        <w:t xml:space="preserve"> </w:t>
      </w:r>
      <w:r w:rsidR="3ECC3A09" w:rsidRPr="6B03DFFD">
        <w:rPr>
          <w:rStyle w:val="eop"/>
          <w:rFonts w:ascii="Tahoma" w:hAnsi="Tahoma" w:cs="Tahoma"/>
        </w:rPr>
        <w:t>Appendices (if</w:t>
      </w:r>
      <w:r w:rsidR="2BF6D895" w:rsidRPr="6B03DFFD">
        <w:rPr>
          <w:rStyle w:val="eop"/>
          <w:rFonts w:ascii="Tahoma" w:hAnsi="Tahoma" w:cs="Tahoma"/>
        </w:rPr>
        <w:t xml:space="preserve"> </w:t>
      </w:r>
      <w:r w:rsidR="6B848750" w:rsidRPr="6B03DFFD">
        <w:rPr>
          <w:rStyle w:val="eop"/>
          <w:rFonts w:ascii="Tahoma" w:hAnsi="Tahoma" w:cs="Tahoma"/>
        </w:rPr>
        <w:t>included)</w:t>
      </w:r>
    </w:p>
    <w:p w14:paraId="6476E1E1" w14:textId="77777777" w:rsidR="0034348A" w:rsidRPr="008E3322" w:rsidRDefault="0034348A" w:rsidP="0020736B">
      <w:pPr>
        <w:pStyle w:val="paragraph"/>
        <w:spacing w:before="0" w:beforeAutospacing="0" w:after="0" w:afterAutospacing="0"/>
        <w:textAlignment w:val="baseline"/>
        <w:rPr>
          <w:rStyle w:val="normaltextrun"/>
          <w:rFonts w:ascii="Tahoma" w:hAnsi="Tahoma" w:cs="Tahoma"/>
        </w:rPr>
      </w:pPr>
    </w:p>
    <w:p w14:paraId="70F7919D" w14:textId="64AF464F" w:rsidR="00492CF0" w:rsidRPr="0020736B" w:rsidRDefault="00000000" w:rsidP="0020736B">
      <w:pPr>
        <w:ind w:left="360"/>
        <w:rPr>
          <w:rFonts w:ascii="Tahoma" w:eastAsia="Tahoma" w:hAnsi="Tahoma" w:cs="Tahoma"/>
        </w:rPr>
      </w:pPr>
      <w:sdt>
        <w:sdtPr>
          <w:rPr>
            <w:rStyle w:val="normaltextrun"/>
            <w:rFonts w:ascii="MS Gothic" w:eastAsia="MS Gothic" w:hAnsi="MS Gothic" w:cs="Tahoma"/>
          </w:rPr>
          <w:id w:val="604853638"/>
          <w:placeholder>
            <w:docPart w:val="7E7C731835579F43AA2CD8222D61DE28"/>
          </w:placeholder>
          <w14:checkbox>
            <w14:checked w14:val="1"/>
            <w14:checkedState w14:val="2612" w14:font="MS Gothic"/>
            <w14:uncheckedState w14:val="2610" w14:font="MS Gothic"/>
          </w14:checkbox>
        </w:sdtPr>
        <w:sdtContent>
          <w:permStart w:id="573910076" w:edGrp="everyone"/>
          <w:r w:rsidR="006C3053">
            <w:rPr>
              <w:rStyle w:val="normaltextrun"/>
              <w:rFonts w:ascii="MS Gothic" w:eastAsia="MS Gothic" w:hAnsi="MS Gothic" w:cs="Tahoma" w:hint="eastAsia"/>
            </w:rPr>
            <w:t>☒</w:t>
          </w:r>
          <w:permEnd w:id="573910076"/>
        </w:sdtContent>
      </w:sdt>
      <w:r w:rsidR="00E758E9">
        <w:rPr>
          <w:rStyle w:val="normaltextrun"/>
          <w:rFonts w:ascii="MS Gothic" w:eastAsia="MS Gothic" w:hAnsi="MS Gothic" w:cs="Tahoma"/>
        </w:rPr>
        <w:t xml:space="preserve"> </w:t>
      </w:r>
      <w:r w:rsidR="00492CF0" w:rsidRPr="0020736B">
        <w:rPr>
          <w:rStyle w:val="normaltextrun"/>
          <w:rFonts w:ascii="Tahoma" w:eastAsia="Tahoma" w:hAnsi="Tahoma" w:cs="Tahoma"/>
        </w:rPr>
        <w:t xml:space="preserve">Checked that text is organized, clear, and understandable to </w:t>
      </w:r>
      <w:r w:rsidR="009444E2" w:rsidRPr="0020736B">
        <w:rPr>
          <w:rStyle w:val="normaltextrun"/>
          <w:rFonts w:ascii="Tahoma" w:eastAsia="Tahoma" w:hAnsi="Tahoma" w:cs="Tahoma"/>
        </w:rPr>
        <w:t>broad</w:t>
      </w:r>
      <w:r w:rsidR="00492CF0" w:rsidRPr="0020736B">
        <w:rPr>
          <w:rStyle w:val="normaltextrun"/>
          <w:rFonts w:ascii="Tahoma" w:eastAsia="Tahoma" w:hAnsi="Tahoma" w:cs="Tahoma"/>
        </w:rPr>
        <w:t xml:space="preserve"> audiences</w:t>
      </w:r>
      <w:r w:rsidR="00AC7480">
        <w:rPr>
          <w:rStyle w:val="normaltextrun"/>
          <w:rFonts w:ascii="Tahoma" w:eastAsia="Tahoma" w:hAnsi="Tahoma" w:cs="Tahoma"/>
        </w:rPr>
        <w:t xml:space="preserve">, </w:t>
      </w:r>
      <w:r w:rsidR="00140A01">
        <w:rPr>
          <w:rStyle w:val="normaltextrun"/>
          <w:rFonts w:ascii="Tahoma" w:eastAsia="Tahoma" w:hAnsi="Tahoma" w:cs="Tahoma"/>
        </w:rPr>
        <w:t>with</w:t>
      </w:r>
      <w:r w:rsidR="00AC7480">
        <w:rPr>
          <w:rStyle w:val="normaltextrun"/>
          <w:rFonts w:ascii="Tahoma" w:eastAsia="Tahoma" w:hAnsi="Tahoma" w:cs="Tahoma"/>
        </w:rPr>
        <w:t xml:space="preserve"> </w:t>
      </w:r>
      <w:r w:rsidR="006A7CFE">
        <w:rPr>
          <w:rStyle w:val="normaltextrun"/>
          <w:rFonts w:ascii="Tahoma" w:eastAsia="Tahoma" w:hAnsi="Tahoma" w:cs="Tahoma"/>
        </w:rPr>
        <w:t xml:space="preserve">consistent and </w:t>
      </w:r>
      <w:r w:rsidR="00AC7480">
        <w:rPr>
          <w:rStyle w:val="normaltextrun"/>
          <w:rFonts w:ascii="Tahoma" w:eastAsia="Tahoma" w:hAnsi="Tahoma" w:cs="Tahoma"/>
        </w:rPr>
        <w:t xml:space="preserve">accessible </w:t>
      </w:r>
      <w:r w:rsidR="00712069">
        <w:rPr>
          <w:rStyle w:val="normaltextrun"/>
          <w:rFonts w:ascii="Tahoma" w:eastAsia="Tahoma" w:hAnsi="Tahoma" w:cs="Tahoma"/>
        </w:rPr>
        <w:t>technical terminology</w:t>
      </w:r>
      <w:r w:rsidR="00492CF0" w:rsidRPr="0020736B">
        <w:rPr>
          <w:rStyle w:val="normaltextrun"/>
          <w:rFonts w:ascii="Tahoma" w:eastAsia="Tahoma" w:hAnsi="Tahoma" w:cs="Tahoma"/>
        </w:rPr>
        <w:t>.</w:t>
      </w:r>
    </w:p>
    <w:p w14:paraId="649A1B49" w14:textId="77777777" w:rsidR="00492CF0" w:rsidRPr="00B82783" w:rsidRDefault="00492CF0" w:rsidP="0020736B">
      <w:pPr>
        <w:rPr>
          <w:rFonts w:ascii="Tahoma" w:eastAsia="Tahoma" w:hAnsi="Tahoma" w:cs="Tahoma"/>
        </w:rPr>
      </w:pPr>
    </w:p>
    <w:p w14:paraId="3FC45BEA" w14:textId="67254804" w:rsidR="00E2164F" w:rsidRPr="0020736B" w:rsidRDefault="00000000" w:rsidP="0020736B">
      <w:pPr>
        <w:ind w:left="360"/>
        <w:rPr>
          <w:rStyle w:val="normaltextrun"/>
          <w:rFonts w:ascii="Tahoma" w:eastAsia="Tahoma" w:hAnsi="Tahoma" w:cs="Tahoma"/>
        </w:rPr>
      </w:pPr>
      <w:sdt>
        <w:sdtPr>
          <w:rPr>
            <w:rFonts w:ascii="MS Gothic" w:eastAsia="MS Gothic" w:hAnsi="MS Gothic" w:cs="Tahoma"/>
          </w:rPr>
          <w:id w:val="82958864"/>
          <w:placeholder>
            <w:docPart w:val="7E7C731835579F43AA2CD8222D61DE28"/>
          </w:placeholder>
          <w14:checkbox>
            <w14:checked w14:val="1"/>
            <w14:checkedState w14:val="2612" w14:font="MS Gothic"/>
            <w14:uncheckedState w14:val="2610" w14:font="MS Gothic"/>
          </w14:checkbox>
        </w:sdtPr>
        <w:sdtContent>
          <w:permStart w:id="163005257" w:edGrp="everyone"/>
          <w:r w:rsidR="006C3053">
            <w:rPr>
              <w:rFonts w:ascii="MS Gothic" w:eastAsia="MS Gothic" w:hAnsi="MS Gothic" w:cs="Tahoma" w:hint="eastAsia"/>
            </w:rPr>
            <w:t>☒</w:t>
          </w:r>
          <w:permEnd w:id="163005257"/>
        </w:sdtContent>
      </w:sdt>
      <w:r w:rsidR="00E758E9">
        <w:rPr>
          <w:rFonts w:ascii="MS Gothic" w:eastAsia="MS Gothic" w:hAnsi="MS Gothic" w:cs="Tahoma"/>
        </w:rPr>
        <w:t xml:space="preserve"> </w:t>
      </w:r>
      <w:r w:rsidR="56F011BC" w:rsidRPr="0020736B">
        <w:rPr>
          <w:rFonts w:ascii="Tahoma" w:eastAsia="Tahoma" w:hAnsi="Tahoma" w:cs="Tahoma"/>
        </w:rPr>
        <w:t>Formatted report</w:t>
      </w:r>
      <w:r w:rsidR="67240C2D" w:rsidRPr="0020736B">
        <w:rPr>
          <w:rFonts w:ascii="Tahoma" w:eastAsia="Tahoma" w:hAnsi="Tahoma" w:cs="Tahoma"/>
        </w:rPr>
        <w:t>, including appendices,</w:t>
      </w:r>
      <w:r w:rsidR="56F011BC" w:rsidRPr="0020736B">
        <w:rPr>
          <w:rFonts w:ascii="Tahoma" w:eastAsia="Tahoma" w:hAnsi="Tahoma" w:cs="Tahoma"/>
        </w:rPr>
        <w:t xml:space="preserve"> </w:t>
      </w:r>
      <w:r w:rsidR="1C3088FA" w:rsidRPr="0020736B">
        <w:rPr>
          <w:rFonts w:ascii="Tahoma" w:eastAsia="Tahoma" w:hAnsi="Tahoma" w:cs="Tahoma"/>
        </w:rPr>
        <w:t xml:space="preserve">is </w:t>
      </w:r>
      <w:r w:rsidR="56F011BC" w:rsidRPr="0020736B">
        <w:rPr>
          <w:rFonts w:ascii="Tahoma" w:eastAsia="Tahoma" w:hAnsi="Tahoma" w:cs="Tahoma"/>
        </w:rPr>
        <w:t>in accordance with the</w:t>
      </w:r>
      <w:r w:rsidR="6B254AC7" w:rsidRPr="0020736B">
        <w:rPr>
          <w:rFonts w:ascii="Tahoma" w:eastAsia="Tahoma" w:hAnsi="Tahoma" w:cs="Tahoma"/>
        </w:rPr>
        <w:t xml:space="preserve"> Writing Style and Formatting Guidance section at the end of this template.</w:t>
      </w:r>
      <w:r w:rsidR="005448A1" w:rsidRPr="0020736B">
        <w:rPr>
          <w:rFonts w:ascii="Tahoma" w:eastAsia="Tahoma" w:hAnsi="Tahoma" w:cs="Tahoma"/>
        </w:rPr>
        <w:t xml:space="preserve"> </w:t>
      </w:r>
      <w:hyperlink r:id="rId11" w:history="1">
        <w:r w:rsidR="002D7234">
          <w:rPr>
            <w:rStyle w:val="Hyperlink"/>
          </w:rPr>
          <w:t>https://www.energy.ca.gov/publications/2020/style-manual-fourth-edition-used-california-energy-commission-staff-lead</w:t>
        </w:r>
      </w:hyperlink>
      <w:r w:rsidR="7B9F8150">
        <w:br/>
      </w:r>
    </w:p>
    <w:p w14:paraId="065B239E" w14:textId="2E11DD84" w:rsidR="001C21B6" w:rsidRDefault="00000000" w:rsidP="009A149D">
      <w:pPr>
        <w:tabs>
          <w:tab w:val="clear" w:pos="360"/>
          <w:tab w:val="left" w:pos="540"/>
        </w:tabs>
        <w:ind w:left="360"/>
        <w:rPr>
          <w:rFonts w:ascii="Tahoma" w:eastAsia="Tahoma" w:hAnsi="Tahoma" w:cs="Tahoma"/>
        </w:rPr>
      </w:pPr>
      <w:sdt>
        <w:sdtPr>
          <w:rPr>
            <w:rFonts w:ascii="MS Gothic" w:eastAsia="MS Gothic" w:hAnsi="MS Gothic" w:cs="Tahoma"/>
          </w:rPr>
          <w:id w:val="753245751"/>
          <w14:checkbox>
            <w14:checked w14:val="1"/>
            <w14:checkedState w14:val="2612" w14:font="MS Gothic"/>
            <w14:uncheckedState w14:val="2610" w14:font="MS Gothic"/>
          </w14:checkbox>
        </w:sdtPr>
        <w:sdtContent>
          <w:permStart w:id="1845910049" w:edGrp="everyone"/>
          <w:r w:rsidR="006C3053">
            <w:rPr>
              <w:rFonts w:ascii="MS Gothic" w:eastAsia="MS Gothic" w:hAnsi="MS Gothic" w:cs="Tahoma" w:hint="eastAsia"/>
            </w:rPr>
            <w:t>☒</w:t>
          </w:r>
          <w:permEnd w:id="1845910049"/>
        </w:sdtContent>
      </w:sdt>
      <w:r w:rsidR="00E758E9">
        <w:rPr>
          <w:rFonts w:ascii="MS Gothic" w:eastAsia="MS Gothic" w:hAnsi="MS Gothic" w:cs="Tahoma"/>
        </w:rPr>
        <w:t xml:space="preserve"> </w:t>
      </w:r>
      <w:r w:rsidR="5281FCE3" w:rsidRPr="0020736B">
        <w:rPr>
          <w:rFonts w:ascii="Tahoma" w:eastAsia="Tahoma" w:hAnsi="Tahoma" w:cs="Tahoma"/>
        </w:rPr>
        <w:t>Checked</w:t>
      </w:r>
      <w:r w:rsidR="03339B13" w:rsidRPr="0020736B">
        <w:rPr>
          <w:rFonts w:ascii="Tahoma" w:eastAsia="Tahoma" w:hAnsi="Tahoma" w:cs="Tahoma"/>
        </w:rPr>
        <w:t xml:space="preserve"> report</w:t>
      </w:r>
      <w:r w:rsidR="233F0864" w:rsidRPr="0020736B">
        <w:rPr>
          <w:rFonts w:ascii="Tahoma" w:eastAsia="Tahoma" w:hAnsi="Tahoma" w:cs="Tahoma"/>
        </w:rPr>
        <w:t xml:space="preserve">, including </w:t>
      </w:r>
      <w:r w:rsidR="5281FCE3" w:rsidRPr="0020736B">
        <w:rPr>
          <w:rFonts w:ascii="Tahoma" w:eastAsia="Tahoma" w:hAnsi="Tahoma" w:cs="Tahoma"/>
        </w:rPr>
        <w:t>appendices,</w:t>
      </w:r>
      <w:r w:rsidR="03339B13" w:rsidRPr="0020736B">
        <w:rPr>
          <w:rFonts w:ascii="Tahoma" w:eastAsia="Tahoma" w:hAnsi="Tahoma" w:cs="Tahoma"/>
        </w:rPr>
        <w:t xml:space="preserve"> </w:t>
      </w:r>
      <w:r w:rsidR="1C3088FA" w:rsidRPr="0020736B">
        <w:rPr>
          <w:rFonts w:ascii="Tahoma" w:eastAsia="Tahoma" w:hAnsi="Tahoma" w:cs="Tahoma"/>
        </w:rPr>
        <w:t>meets</w:t>
      </w:r>
      <w:r w:rsidR="03339B13" w:rsidRPr="0020736B">
        <w:rPr>
          <w:rFonts w:ascii="Tahoma" w:eastAsia="Tahoma" w:hAnsi="Tahoma" w:cs="Tahoma"/>
        </w:rPr>
        <w:t xml:space="preserve"> American Disability Act (ADA) compliance as outlined in the Accessibility Guidelines section at the end of this template. </w:t>
      </w:r>
    </w:p>
    <w:p w14:paraId="25F24116" w14:textId="77777777" w:rsidR="009A149D" w:rsidRPr="009A149D" w:rsidRDefault="009A149D" w:rsidP="009A149D">
      <w:pPr>
        <w:tabs>
          <w:tab w:val="clear" w:pos="360"/>
          <w:tab w:val="left" w:pos="540"/>
        </w:tabs>
        <w:ind w:left="360"/>
        <w:rPr>
          <w:rFonts w:ascii="Tahoma" w:eastAsia="Tahoma" w:hAnsi="Tahoma" w:cs="Tahoma"/>
        </w:rPr>
      </w:pPr>
    </w:p>
    <w:p w14:paraId="360A4A5B" w14:textId="0A2FE10C" w:rsidR="00515706" w:rsidRDefault="00000000" w:rsidP="0020736B">
      <w:pPr>
        <w:ind w:left="360"/>
        <w:rPr>
          <w:rStyle w:val="normaltextrun"/>
          <w:rFonts w:ascii="Tahoma" w:eastAsia="Tahoma" w:hAnsi="Tahoma" w:cs="Tahoma"/>
        </w:rPr>
      </w:pPr>
      <w:sdt>
        <w:sdtPr>
          <w:rPr>
            <w:rStyle w:val="normaltextrun"/>
            <w:rFonts w:ascii="MS Gothic" w:eastAsia="MS Gothic" w:hAnsi="MS Gothic" w:cs="Tahoma"/>
          </w:rPr>
          <w:id w:val="-1336150111"/>
          <w14:checkbox>
            <w14:checked w14:val="1"/>
            <w14:checkedState w14:val="2612" w14:font="MS Gothic"/>
            <w14:uncheckedState w14:val="2610" w14:font="MS Gothic"/>
          </w14:checkbox>
        </w:sdtPr>
        <w:sdtContent>
          <w:permStart w:id="726870095" w:edGrp="everyone"/>
          <w:r w:rsidR="006C3053">
            <w:rPr>
              <w:rStyle w:val="normaltextrun"/>
              <w:rFonts w:ascii="MS Gothic" w:eastAsia="MS Gothic" w:hAnsi="MS Gothic" w:cs="Tahoma" w:hint="eastAsia"/>
            </w:rPr>
            <w:t>☒</w:t>
          </w:r>
          <w:permEnd w:id="726870095"/>
        </w:sdtContent>
      </w:sdt>
      <w:r w:rsidR="00E758E9">
        <w:rPr>
          <w:rStyle w:val="normaltextrun"/>
          <w:rFonts w:ascii="MS Gothic" w:eastAsia="MS Gothic" w:hAnsi="MS Gothic" w:cs="Tahoma"/>
        </w:rPr>
        <w:t xml:space="preserve"> </w:t>
      </w:r>
      <w:r w:rsidR="39C6F539" w:rsidRPr="0020736B" w:rsidDel="009576D4">
        <w:rPr>
          <w:rStyle w:val="normaltextrun"/>
          <w:rFonts w:ascii="Tahoma" w:eastAsia="Tahoma" w:hAnsi="Tahoma" w:cs="Tahoma"/>
        </w:rPr>
        <w:t xml:space="preserve">Completed </w:t>
      </w:r>
      <w:r w:rsidR="39C6F539" w:rsidRPr="0020736B">
        <w:rPr>
          <w:rStyle w:val="normaltextrun"/>
          <w:rFonts w:ascii="Tahoma" w:eastAsia="Tahoma" w:hAnsi="Tahoma" w:cs="Tahoma"/>
        </w:rPr>
        <w:t>spell-check.</w:t>
      </w:r>
    </w:p>
    <w:p w14:paraId="7FEC67A6" w14:textId="77777777" w:rsidR="00F66458" w:rsidRDefault="00F66458" w:rsidP="0020736B">
      <w:pPr>
        <w:ind w:left="360"/>
        <w:rPr>
          <w:rStyle w:val="normaltextrun"/>
          <w:rFonts w:ascii="Tahoma" w:eastAsia="Tahoma" w:hAnsi="Tahoma" w:cs="Tahoma"/>
        </w:rPr>
      </w:pPr>
    </w:p>
    <w:permStart w:id="1527790444" w:edGrp="everyone"/>
    <w:p w14:paraId="37940649" w14:textId="1F5EB3C7" w:rsidR="00F66458" w:rsidRDefault="00000000" w:rsidP="0020736B">
      <w:pPr>
        <w:ind w:left="360"/>
        <w:rPr>
          <w:rStyle w:val="normaltextrun"/>
          <w:rFonts w:ascii="Tahoma" w:eastAsia="Tahoma" w:hAnsi="Tahoma" w:cs="Tahoma"/>
        </w:rPr>
      </w:pPr>
      <w:sdt>
        <w:sdtPr>
          <w:id w:val="950972854"/>
          <w14:checkbox>
            <w14:checked w14:val="0"/>
            <w14:checkedState w14:val="2612" w14:font="MS Gothic"/>
            <w14:uncheckedState w14:val="2610" w14:font="MS Gothic"/>
          </w14:checkbox>
        </w:sdtPr>
        <w:sdtContent>
          <w:r w:rsidR="00C800D9">
            <w:rPr>
              <w:rFonts w:ascii="MS Gothic" w:eastAsia="MS Gothic" w:hAnsi="MS Gothic" w:hint="eastAsia"/>
            </w:rPr>
            <w:t>☐</w:t>
          </w:r>
        </w:sdtContent>
      </w:sdt>
      <w:r w:rsidR="000474E1">
        <w:rPr>
          <w:rStyle w:val="normaltextrun"/>
          <w:rFonts w:ascii="Tahoma" w:eastAsia="Tahoma" w:hAnsi="Tahoma" w:cs="Tahoma"/>
        </w:rPr>
        <w:t xml:space="preserve"> </w:t>
      </w:r>
      <w:permEnd w:id="1527790444"/>
      <w:r w:rsidR="00F66458">
        <w:rPr>
          <w:rStyle w:val="normaltextrun"/>
          <w:rFonts w:ascii="Tahoma" w:eastAsia="Tahoma" w:hAnsi="Tahoma" w:cs="Tahoma"/>
        </w:rPr>
        <w:t xml:space="preserve">Report has been submitted to </w:t>
      </w:r>
      <w:r w:rsidR="0058166F" w:rsidRPr="00B65B41">
        <w:rPr>
          <w:color w:val="3333FF"/>
          <w:u w:val="single"/>
        </w:rPr>
        <w:t>ERDDpubs@energy.ca.gov</w:t>
      </w:r>
      <w:r w:rsidR="00DC70B1">
        <w:rPr>
          <w:rStyle w:val="normaltextrun"/>
          <w:rFonts w:ascii="Tahoma" w:eastAsia="Tahoma" w:hAnsi="Tahoma" w:cs="Tahoma"/>
        </w:rPr>
        <w:t xml:space="preserve"> with the agreement number </w:t>
      </w:r>
      <w:r w:rsidR="000474E1">
        <w:rPr>
          <w:rStyle w:val="normaltextrun"/>
          <w:rFonts w:ascii="Tahoma" w:eastAsia="Tahoma" w:hAnsi="Tahoma" w:cs="Tahoma"/>
        </w:rPr>
        <w:t xml:space="preserve">(example: EPC-xx-xxx) </w:t>
      </w:r>
      <w:r w:rsidR="002B3BBB">
        <w:rPr>
          <w:rStyle w:val="normaltextrun"/>
          <w:rFonts w:ascii="Tahoma" w:eastAsia="Tahoma" w:hAnsi="Tahoma" w:cs="Tahoma"/>
        </w:rPr>
        <w:t xml:space="preserve">entered </w:t>
      </w:r>
      <w:r w:rsidR="000474E1">
        <w:rPr>
          <w:rStyle w:val="normaltextrun"/>
          <w:rFonts w:ascii="Tahoma" w:eastAsia="Tahoma" w:hAnsi="Tahoma" w:cs="Tahoma"/>
        </w:rPr>
        <w:t>in the subject line</w:t>
      </w:r>
      <w:r w:rsidR="7528CAEE" w:rsidRPr="69232451">
        <w:rPr>
          <w:rStyle w:val="normaltextrun"/>
          <w:rFonts w:ascii="Tahoma" w:eastAsia="Tahoma" w:hAnsi="Tahoma" w:cs="Tahoma"/>
        </w:rPr>
        <w:t xml:space="preserve"> and the C</w:t>
      </w:r>
      <w:r w:rsidR="4530ED67" w:rsidRPr="69232451">
        <w:rPr>
          <w:rStyle w:val="normaltextrun"/>
          <w:rFonts w:ascii="Tahoma" w:eastAsia="Tahoma" w:hAnsi="Tahoma" w:cs="Tahoma"/>
        </w:rPr>
        <w:t>omm</w:t>
      </w:r>
      <w:r w:rsidR="74C06974" w:rsidRPr="69232451">
        <w:rPr>
          <w:rStyle w:val="normaltextrun"/>
          <w:rFonts w:ascii="Tahoma" w:eastAsia="Tahoma" w:hAnsi="Tahoma" w:cs="Tahoma"/>
        </w:rPr>
        <w:t xml:space="preserve">ission Agreement Manager </w:t>
      </w:r>
      <w:r w:rsidR="7528CAEE">
        <w:rPr>
          <w:rStyle w:val="normaltextrun"/>
          <w:rFonts w:ascii="Tahoma" w:eastAsia="Tahoma" w:hAnsi="Tahoma" w:cs="Tahoma"/>
        </w:rPr>
        <w:t>cc’d</w:t>
      </w:r>
      <w:r w:rsidR="002B3BBB">
        <w:rPr>
          <w:rStyle w:val="normaltextrun"/>
          <w:rFonts w:ascii="Tahoma" w:eastAsia="Tahoma" w:hAnsi="Tahoma" w:cs="Tahoma"/>
        </w:rPr>
        <w:t>.</w:t>
      </w:r>
    </w:p>
    <w:p w14:paraId="1C20AF6E" w14:textId="77777777" w:rsidR="00515706" w:rsidRDefault="00515706" w:rsidP="0020736B">
      <w:pPr>
        <w:ind w:left="360"/>
        <w:rPr>
          <w:rStyle w:val="normaltextrun"/>
          <w:rFonts w:ascii="Tahoma" w:eastAsia="Tahoma" w:hAnsi="Tahoma" w:cs="Tahoma"/>
        </w:rPr>
      </w:pPr>
    </w:p>
    <w:p w14:paraId="481FF807" w14:textId="6662E363" w:rsidR="27D08EA7" w:rsidRPr="0020736B" w:rsidRDefault="27D08EA7" w:rsidP="0020736B">
      <w:pPr>
        <w:ind w:left="360"/>
        <w:rPr>
          <w:rFonts w:ascii="Tahoma" w:eastAsia="Tahoma" w:hAnsi="Tahoma" w:cs="Tahoma"/>
        </w:rPr>
      </w:pPr>
      <w:r>
        <w:br w:type="page"/>
      </w:r>
    </w:p>
    <w:p w14:paraId="2973759E" w14:textId="055DD7C9" w:rsidR="18AE78BE" w:rsidRPr="004423B8" w:rsidRDefault="18AE78BE" w:rsidP="27D08EA7">
      <w:pPr>
        <w:rPr>
          <w:b/>
          <w:bCs/>
        </w:rPr>
      </w:pPr>
      <w:r w:rsidRPr="004423B8">
        <w:rPr>
          <w:rFonts w:eastAsia="Arial" w:cs="Arial"/>
          <w:b/>
          <w:bCs/>
          <w:sz w:val="40"/>
          <w:szCs w:val="40"/>
        </w:rPr>
        <w:lastRenderedPageBreak/>
        <w:t>Webpage Abstract</w:t>
      </w:r>
    </w:p>
    <w:p w14:paraId="16B3686E" w14:textId="77777777" w:rsidR="0040174C" w:rsidRDefault="0040174C" w:rsidP="00170B72">
      <w:pPr>
        <w:rPr>
          <w:rFonts w:eastAsia="Arial" w:cs="Arial"/>
        </w:rPr>
      </w:pPr>
    </w:p>
    <w:p w14:paraId="14848ABD" w14:textId="4D9F186A" w:rsidR="00CE2D54" w:rsidRPr="0058512F" w:rsidRDefault="00CE2D54" w:rsidP="00CE2D54">
      <w:pPr>
        <w:pStyle w:val="NormalWeb"/>
        <w:spacing w:before="0" w:beforeAutospacing="0" w:after="140" w:afterAutospacing="0"/>
        <w:rPr>
          <w:rFonts w:ascii="Tahoma" w:hAnsi="Tahoma" w:cs="Tahoma"/>
        </w:rPr>
      </w:pPr>
      <w:permStart w:id="1292508830" w:edGrp="everyone"/>
      <w:r w:rsidRPr="0058512F">
        <w:rPr>
          <w:rFonts w:ascii="Tahoma" w:hAnsi="Tahoma" w:cs="Tahoma"/>
          <w:color w:val="000000"/>
        </w:rPr>
        <w:t>California</w:t>
      </w:r>
      <w:r w:rsidR="00332D27" w:rsidRPr="0058512F">
        <w:rPr>
          <w:rFonts w:ascii="Tahoma" w:hAnsi="Tahoma" w:cs="Tahoma"/>
          <w:color w:val="000000"/>
        </w:rPr>
        <w:t xml:space="preserve"> </w:t>
      </w:r>
      <w:r w:rsidRPr="0058512F">
        <w:rPr>
          <w:rFonts w:ascii="Tahoma" w:hAnsi="Tahoma" w:cs="Tahoma"/>
          <w:color w:val="000000"/>
        </w:rPr>
        <w:t>utilities, customers, consulting engineers and regulators need to exchange power system data</w:t>
      </w:r>
      <w:r w:rsidR="006149C4" w:rsidRPr="0058512F">
        <w:rPr>
          <w:rFonts w:ascii="Tahoma" w:hAnsi="Tahoma" w:cs="Tahoma"/>
          <w:color w:val="000000"/>
        </w:rPr>
        <w:t xml:space="preserve">, yet this </w:t>
      </w:r>
      <w:r w:rsidRPr="0058512F">
        <w:rPr>
          <w:rFonts w:ascii="Tahoma" w:hAnsi="Tahoma" w:cs="Tahoma"/>
          <w:color w:val="000000"/>
        </w:rPr>
        <w:t xml:space="preserve">can be cumbersome and error prone, </w:t>
      </w:r>
      <w:r w:rsidR="00AC79F0" w:rsidRPr="0058512F">
        <w:rPr>
          <w:rFonts w:ascii="Tahoma" w:hAnsi="Tahoma" w:cs="Tahoma"/>
          <w:color w:val="000000"/>
        </w:rPr>
        <w:t>raising</w:t>
      </w:r>
      <w:r w:rsidRPr="0058512F">
        <w:rPr>
          <w:rFonts w:ascii="Tahoma" w:hAnsi="Tahoma" w:cs="Tahoma"/>
          <w:color w:val="000000"/>
        </w:rPr>
        <w:t xml:space="preserve"> barriers to effective resource integration, curb</w:t>
      </w:r>
      <w:r w:rsidR="00D4368E" w:rsidRPr="0058512F">
        <w:rPr>
          <w:rFonts w:ascii="Tahoma" w:hAnsi="Tahoma" w:cs="Tahoma"/>
          <w:color w:val="000000"/>
        </w:rPr>
        <w:t>ing</w:t>
      </w:r>
      <w:r w:rsidRPr="0058512F">
        <w:rPr>
          <w:rFonts w:ascii="Tahoma" w:hAnsi="Tahoma" w:cs="Tahoma"/>
          <w:color w:val="000000"/>
        </w:rPr>
        <w:t xml:space="preserve"> growth of these resources and </w:t>
      </w:r>
      <w:r w:rsidR="00B7795F" w:rsidRPr="0058512F">
        <w:rPr>
          <w:rFonts w:ascii="Tahoma" w:hAnsi="Tahoma" w:cs="Tahoma"/>
          <w:color w:val="000000"/>
        </w:rPr>
        <w:t>limiting</w:t>
      </w:r>
      <w:r w:rsidRPr="0058512F">
        <w:rPr>
          <w:rFonts w:ascii="Tahoma" w:hAnsi="Tahoma" w:cs="Tahoma"/>
          <w:color w:val="000000"/>
        </w:rPr>
        <w:t xml:space="preserve"> how quickly California can reach its climate change mitigation goals.</w:t>
      </w:r>
    </w:p>
    <w:p w14:paraId="3BCB32DA" w14:textId="61A4286E" w:rsidR="00CE2D54" w:rsidRPr="0058512F" w:rsidRDefault="00CE2D54" w:rsidP="00CE2D54">
      <w:pPr>
        <w:pStyle w:val="NormalWeb"/>
        <w:spacing w:before="0" w:beforeAutospacing="0" w:after="140" w:afterAutospacing="0"/>
        <w:rPr>
          <w:rFonts w:ascii="Tahoma" w:hAnsi="Tahoma" w:cs="Tahoma"/>
        </w:rPr>
      </w:pPr>
      <w:proofErr w:type="spellStart"/>
      <w:r w:rsidRPr="0058512F">
        <w:rPr>
          <w:rFonts w:ascii="Tahoma" w:hAnsi="Tahoma" w:cs="Tahoma"/>
          <w:color w:val="000000"/>
        </w:rPr>
        <w:t>OpenFIDO</w:t>
      </w:r>
      <w:proofErr w:type="spellEnd"/>
      <w:r w:rsidRPr="0058512F">
        <w:rPr>
          <w:rFonts w:ascii="Tahoma" w:hAnsi="Tahoma" w:cs="Tahoma"/>
          <w:color w:val="000000"/>
        </w:rPr>
        <w:t xml:space="preserve"> provides a framework for interorganizational data </w:t>
      </w:r>
      <w:r w:rsidR="007F6F71">
        <w:rPr>
          <w:rFonts w:ascii="Tahoma" w:hAnsi="Tahoma" w:cs="Tahoma"/>
          <w:color w:val="000000"/>
        </w:rPr>
        <w:t>exchange</w:t>
      </w:r>
      <w:r w:rsidRPr="0058512F">
        <w:rPr>
          <w:rFonts w:ascii="Tahoma" w:hAnsi="Tahoma" w:cs="Tahoma"/>
          <w:color w:val="000000"/>
        </w:rPr>
        <w:t xml:space="preserve">, data and model synthesis, and system performance analysis </w:t>
      </w:r>
      <w:r w:rsidR="007F6F71">
        <w:rPr>
          <w:rFonts w:ascii="Tahoma" w:hAnsi="Tahoma" w:cs="Tahoma"/>
          <w:color w:val="000000"/>
        </w:rPr>
        <w:t>across multiple</w:t>
      </w:r>
      <w:r w:rsidRPr="0058512F">
        <w:rPr>
          <w:rFonts w:ascii="Tahoma" w:hAnsi="Tahoma" w:cs="Tahoma"/>
          <w:color w:val="000000"/>
        </w:rPr>
        <w:t xml:space="preserve"> power systems tools</w:t>
      </w:r>
      <w:r w:rsidR="004A0C08" w:rsidRPr="0058512F">
        <w:rPr>
          <w:rFonts w:ascii="Tahoma" w:hAnsi="Tahoma" w:cs="Tahoma"/>
          <w:color w:val="000000"/>
        </w:rPr>
        <w:t>.</w:t>
      </w:r>
      <w:r w:rsidR="007C7274" w:rsidRPr="0058512F">
        <w:rPr>
          <w:rFonts w:ascii="Tahoma" w:hAnsi="Tahoma" w:cs="Tahoma"/>
          <w:color w:val="000000"/>
        </w:rPr>
        <w:t xml:space="preserve"> </w:t>
      </w:r>
      <w:r w:rsidRPr="0058512F">
        <w:rPr>
          <w:rFonts w:ascii="Tahoma" w:hAnsi="Tahoma" w:cs="Tahoma"/>
          <w:color w:val="000000"/>
        </w:rPr>
        <w:t xml:space="preserve"> </w:t>
      </w:r>
      <w:proofErr w:type="spellStart"/>
      <w:r w:rsidRPr="0058512F">
        <w:rPr>
          <w:rFonts w:ascii="Tahoma" w:hAnsi="Tahoma" w:cs="Tahoma"/>
          <w:color w:val="000000"/>
        </w:rPr>
        <w:t>OpenFIDO</w:t>
      </w:r>
      <w:proofErr w:type="spellEnd"/>
      <w:r w:rsidRPr="0058512F">
        <w:rPr>
          <w:rFonts w:ascii="Tahoma" w:hAnsi="Tahoma" w:cs="Tahoma"/>
          <w:color w:val="000000"/>
        </w:rPr>
        <w:t xml:space="preserve"> </w:t>
      </w:r>
      <w:r w:rsidR="00F402D8" w:rsidRPr="0058512F">
        <w:rPr>
          <w:rFonts w:ascii="Tahoma" w:hAnsi="Tahoma" w:cs="Tahoma"/>
          <w:color w:val="000000"/>
        </w:rPr>
        <w:t>is</w:t>
      </w:r>
      <w:r w:rsidRPr="0058512F">
        <w:rPr>
          <w:rFonts w:ascii="Tahoma" w:hAnsi="Tahoma" w:cs="Tahoma"/>
          <w:color w:val="000000"/>
        </w:rPr>
        <w:t xml:space="preserve"> used to (1) collect data from a wide variety of sources; (2) transfer model and telemetry data between tools; and (3) </w:t>
      </w:r>
      <w:r w:rsidR="0077439A" w:rsidRPr="0058512F">
        <w:rPr>
          <w:rFonts w:ascii="Tahoma" w:hAnsi="Tahoma" w:cs="Tahoma"/>
          <w:color w:val="000000"/>
        </w:rPr>
        <w:t>enable creation of</w:t>
      </w:r>
      <w:r w:rsidRPr="0058512F">
        <w:rPr>
          <w:rFonts w:ascii="Tahoma" w:hAnsi="Tahoma" w:cs="Tahoma"/>
          <w:color w:val="000000"/>
        </w:rPr>
        <w:t xml:space="preserve"> permanently available reproducible results. </w:t>
      </w:r>
    </w:p>
    <w:p w14:paraId="7D6AA5E4" w14:textId="789636EC" w:rsidR="00CE2D54" w:rsidRPr="0058512F" w:rsidRDefault="00CE2D54" w:rsidP="00CE2D54">
      <w:pPr>
        <w:pStyle w:val="NormalWeb"/>
        <w:spacing w:before="0" w:beforeAutospacing="0" w:after="140" w:afterAutospacing="0"/>
        <w:rPr>
          <w:rFonts w:ascii="Tahoma" w:hAnsi="Tahoma" w:cs="Tahoma"/>
          <w:color w:val="000000"/>
        </w:rPr>
      </w:pPr>
      <w:proofErr w:type="spellStart"/>
      <w:r w:rsidRPr="0058512F">
        <w:rPr>
          <w:rFonts w:ascii="Tahoma" w:hAnsi="Tahoma" w:cs="Tahoma"/>
          <w:color w:val="000000"/>
        </w:rPr>
        <w:t>OpenFIDO</w:t>
      </w:r>
      <w:proofErr w:type="spellEnd"/>
      <w:r w:rsidRPr="0058512F">
        <w:rPr>
          <w:rFonts w:ascii="Tahoma" w:hAnsi="Tahoma" w:cs="Tahoma"/>
          <w:color w:val="000000"/>
        </w:rPr>
        <w:t xml:space="preserve"> </w:t>
      </w:r>
      <w:r w:rsidR="00760115" w:rsidRPr="0058512F">
        <w:rPr>
          <w:rFonts w:ascii="Tahoma" w:hAnsi="Tahoma" w:cs="Tahoma"/>
          <w:color w:val="000000"/>
        </w:rPr>
        <w:t>allows</w:t>
      </w:r>
      <w:r w:rsidRPr="0058512F">
        <w:rPr>
          <w:rFonts w:ascii="Tahoma" w:hAnsi="Tahoma" w:cs="Tahoma"/>
          <w:color w:val="000000"/>
        </w:rPr>
        <w:t xml:space="preserve"> utility planners and grid researchers to move data </w:t>
      </w:r>
      <w:r w:rsidR="00B16E42" w:rsidRPr="0058512F">
        <w:rPr>
          <w:rFonts w:ascii="Tahoma" w:hAnsi="Tahoma" w:cs="Tahoma"/>
          <w:color w:val="000000"/>
        </w:rPr>
        <w:t xml:space="preserve">quickly </w:t>
      </w:r>
      <w:r w:rsidR="001E3F38" w:rsidRPr="0058512F">
        <w:rPr>
          <w:rFonts w:ascii="Tahoma" w:hAnsi="Tahoma" w:cs="Tahoma"/>
          <w:color w:val="000000"/>
        </w:rPr>
        <w:t>between applications</w:t>
      </w:r>
      <w:r w:rsidRPr="0058512F">
        <w:rPr>
          <w:rFonts w:ascii="Tahoma" w:hAnsi="Tahoma" w:cs="Tahoma"/>
          <w:color w:val="000000"/>
        </w:rPr>
        <w:t xml:space="preserve">. </w:t>
      </w:r>
      <w:proofErr w:type="spellStart"/>
      <w:r w:rsidRPr="0058512F">
        <w:rPr>
          <w:rFonts w:ascii="Tahoma" w:hAnsi="Tahoma" w:cs="Tahoma"/>
          <w:color w:val="000000"/>
        </w:rPr>
        <w:t>OpenFIDO</w:t>
      </w:r>
      <w:proofErr w:type="spellEnd"/>
      <w:r w:rsidRPr="0058512F">
        <w:rPr>
          <w:rFonts w:ascii="Tahoma" w:hAnsi="Tahoma" w:cs="Tahoma"/>
          <w:color w:val="000000"/>
        </w:rPr>
        <w:t xml:space="preserve"> supports emerging user groups </w:t>
      </w:r>
      <w:r w:rsidR="00F41232" w:rsidRPr="0058512F">
        <w:rPr>
          <w:rFonts w:ascii="Tahoma" w:hAnsi="Tahoma" w:cs="Tahoma"/>
          <w:color w:val="000000"/>
        </w:rPr>
        <w:t>including</w:t>
      </w:r>
      <w:r w:rsidRPr="0058512F">
        <w:rPr>
          <w:rFonts w:ascii="Tahoma" w:hAnsi="Tahoma" w:cs="Tahoma"/>
          <w:color w:val="000000"/>
        </w:rPr>
        <w:t xml:space="preserve"> DER system integrators and aggregators </w:t>
      </w:r>
      <w:r w:rsidR="009E2548" w:rsidRPr="0058512F">
        <w:rPr>
          <w:rFonts w:ascii="Tahoma" w:hAnsi="Tahoma" w:cs="Tahoma"/>
          <w:color w:val="000000"/>
        </w:rPr>
        <w:t>who</w:t>
      </w:r>
      <w:r w:rsidRPr="0058512F">
        <w:rPr>
          <w:rFonts w:ascii="Tahoma" w:hAnsi="Tahoma" w:cs="Tahoma"/>
          <w:color w:val="000000"/>
        </w:rPr>
        <w:t xml:space="preserve"> use multiple tools to analyze</w:t>
      </w:r>
      <w:r w:rsidR="00A0403D" w:rsidRPr="0058512F">
        <w:rPr>
          <w:rFonts w:ascii="Tahoma" w:hAnsi="Tahoma" w:cs="Tahoma"/>
          <w:color w:val="000000"/>
        </w:rPr>
        <w:t xml:space="preserve"> DER</w:t>
      </w:r>
      <w:r w:rsidRPr="0058512F">
        <w:rPr>
          <w:rFonts w:ascii="Tahoma" w:hAnsi="Tahoma" w:cs="Tahoma"/>
          <w:color w:val="000000"/>
        </w:rPr>
        <w:t xml:space="preserve"> grid impacts, </w:t>
      </w:r>
      <w:r w:rsidR="00F41232" w:rsidRPr="0058512F">
        <w:rPr>
          <w:rFonts w:ascii="Tahoma" w:hAnsi="Tahoma" w:cs="Tahoma"/>
          <w:color w:val="000000"/>
        </w:rPr>
        <w:t>and</w:t>
      </w:r>
      <w:r w:rsidRPr="0058512F">
        <w:rPr>
          <w:rFonts w:ascii="Tahoma" w:hAnsi="Tahoma" w:cs="Tahoma"/>
          <w:color w:val="000000"/>
        </w:rPr>
        <w:t xml:space="preserve"> governments and agencies </w:t>
      </w:r>
      <w:r w:rsidR="00C4717E" w:rsidRPr="0058512F">
        <w:rPr>
          <w:rFonts w:ascii="Tahoma" w:hAnsi="Tahoma" w:cs="Tahoma"/>
          <w:color w:val="000000"/>
        </w:rPr>
        <w:t>using</w:t>
      </w:r>
      <w:r w:rsidRPr="0058512F">
        <w:rPr>
          <w:rFonts w:ascii="Tahoma" w:hAnsi="Tahoma" w:cs="Tahoma"/>
          <w:color w:val="000000"/>
        </w:rPr>
        <w:t xml:space="preserve"> models </w:t>
      </w:r>
      <w:r w:rsidR="002F2190" w:rsidRPr="0058512F">
        <w:rPr>
          <w:rFonts w:ascii="Tahoma" w:hAnsi="Tahoma" w:cs="Tahoma"/>
          <w:color w:val="000000"/>
        </w:rPr>
        <w:t>for</w:t>
      </w:r>
      <w:r w:rsidRPr="0058512F">
        <w:rPr>
          <w:rFonts w:ascii="Tahoma" w:hAnsi="Tahoma" w:cs="Tahoma"/>
          <w:color w:val="000000"/>
        </w:rPr>
        <w:t xml:space="preserve"> oversight</w:t>
      </w:r>
      <w:r w:rsidR="00C4327A" w:rsidRPr="0058512F">
        <w:rPr>
          <w:rFonts w:ascii="Tahoma" w:hAnsi="Tahoma" w:cs="Tahoma"/>
          <w:color w:val="000000"/>
        </w:rPr>
        <w:t xml:space="preserve"> and</w:t>
      </w:r>
      <w:r w:rsidR="008804BF" w:rsidRPr="0058512F">
        <w:rPr>
          <w:rFonts w:ascii="Tahoma" w:hAnsi="Tahoma" w:cs="Tahoma"/>
          <w:color w:val="000000"/>
        </w:rPr>
        <w:t xml:space="preserve"> planning</w:t>
      </w:r>
      <w:r w:rsidRPr="0058512F">
        <w:rPr>
          <w:rFonts w:ascii="Tahoma" w:hAnsi="Tahoma" w:cs="Tahoma"/>
          <w:color w:val="000000"/>
        </w:rPr>
        <w:t xml:space="preserve"> clean energy deployment</w:t>
      </w:r>
      <w:r w:rsidR="008804BF" w:rsidRPr="0058512F">
        <w:rPr>
          <w:rFonts w:ascii="Tahoma" w:hAnsi="Tahoma" w:cs="Tahoma"/>
          <w:color w:val="000000"/>
        </w:rPr>
        <w:t>s</w:t>
      </w:r>
      <w:r w:rsidRPr="0058512F">
        <w:rPr>
          <w:rFonts w:ascii="Tahoma" w:hAnsi="Tahoma" w:cs="Tahoma"/>
          <w:color w:val="000000"/>
        </w:rPr>
        <w:t>. </w:t>
      </w:r>
    </w:p>
    <w:p w14:paraId="4DDD8272" w14:textId="534C2E2A" w:rsidR="00CE2D54" w:rsidRPr="00981480" w:rsidRDefault="007F6F71" w:rsidP="00981480">
      <w:pPr>
        <w:pStyle w:val="NormalWeb"/>
        <w:spacing w:before="0" w:beforeAutospacing="0" w:after="140" w:afterAutospacing="0"/>
        <w:rPr>
          <w:rFonts w:ascii="Tahoma" w:hAnsi="Tahoma" w:cs="Tahoma"/>
          <w:color w:val="000000"/>
        </w:rPr>
      </w:pPr>
      <w:commentRangeStart w:id="2"/>
      <w:r>
        <w:rPr>
          <w:rFonts w:ascii="Tahoma" w:hAnsi="Tahoma" w:cs="Tahoma"/>
          <w:color w:val="000000"/>
        </w:rPr>
        <w:t>Project results</w:t>
      </w:r>
      <w:r w:rsidR="00F275C7" w:rsidRPr="0058512F">
        <w:rPr>
          <w:rFonts w:ascii="Tahoma" w:hAnsi="Tahoma" w:cs="Tahoma"/>
          <w:color w:val="000000"/>
        </w:rPr>
        <w:t xml:space="preserve"> include</w:t>
      </w:r>
      <w:ins w:id="3" w:author="Chassin, David P" w:date="2023-02-28T10:10:00Z">
        <w:r w:rsidR="00323F35">
          <w:rPr>
            <w:rFonts w:ascii="Tahoma" w:hAnsi="Tahoma" w:cs="Tahoma"/>
            <w:color w:val="000000"/>
          </w:rPr>
          <w:t>d</w:t>
        </w:r>
      </w:ins>
      <w:r w:rsidR="003E133C" w:rsidRPr="0058512F">
        <w:rPr>
          <w:rFonts w:ascii="Tahoma" w:hAnsi="Tahoma" w:cs="Tahoma"/>
          <w:color w:val="000000"/>
        </w:rPr>
        <w:t xml:space="preserve"> (1)</w:t>
      </w:r>
      <w:r w:rsidR="00F275C7" w:rsidRPr="0058512F">
        <w:rPr>
          <w:rFonts w:ascii="Tahoma" w:hAnsi="Tahoma" w:cs="Tahoma"/>
          <w:color w:val="000000"/>
        </w:rPr>
        <w:t xml:space="preserve"> </w:t>
      </w:r>
      <w:del w:id="4" w:author="Chassin, David P" w:date="2023-02-28T10:13:00Z">
        <w:r w:rsidR="00E76EE6" w:rsidRPr="0058512F" w:rsidDel="00323F35">
          <w:rPr>
            <w:rFonts w:ascii="Tahoma" w:hAnsi="Tahoma" w:cs="Tahoma"/>
            <w:color w:val="000000"/>
          </w:rPr>
          <w:delText>identif</w:delText>
        </w:r>
        <w:r w:rsidR="00541BB2" w:rsidRPr="0058512F" w:rsidDel="00323F35">
          <w:rPr>
            <w:rFonts w:ascii="Tahoma" w:hAnsi="Tahoma" w:cs="Tahoma"/>
            <w:color w:val="000000"/>
          </w:rPr>
          <w:delText>ying</w:delText>
        </w:r>
        <w:r w:rsidR="00E76EE6" w:rsidRPr="0058512F" w:rsidDel="00323F35">
          <w:rPr>
            <w:rFonts w:ascii="Tahoma" w:hAnsi="Tahoma" w:cs="Tahoma"/>
            <w:color w:val="000000"/>
          </w:rPr>
          <w:delText xml:space="preserve"> </w:delText>
        </w:r>
      </w:del>
      <w:ins w:id="5" w:author="Chassin, David P" w:date="2023-02-28T10:13:00Z">
        <w:r w:rsidR="00323F35" w:rsidRPr="0058512F">
          <w:rPr>
            <w:rFonts w:ascii="Tahoma" w:hAnsi="Tahoma" w:cs="Tahoma"/>
            <w:color w:val="000000"/>
          </w:rPr>
          <w:t>identif</w:t>
        </w:r>
        <w:r w:rsidR="00323F35">
          <w:rPr>
            <w:rFonts w:ascii="Tahoma" w:hAnsi="Tahoma" w:cs="Tahoma"/>
            <w:color w:val="000000"/>
          </w:rPr>
          <w:t>ied</w:t>
        </w:r>
        <w:r w:rsidR="00323F35" w:rsidRPr="0058512F">
          <w:rPr>
            <w:rFonts w:ascii="Tahoma" w:hAnsi="Tahoma" w:cs="Tahoma"/>
            <w:color w:val="000000"/>
          </w:rPr>
          <w:t xml:space="preserve"> </w:t>
        </w:r>
      </w:ins>
      <w:r w:rsidR="00E76EE6" w:rsidRPr="0058512F">
        <w:rPr>
          <w:rFonts w:ascii="Tahoma" w:hAnsi="Tahoma" w:cs="Tahoma"/>
          <w:color w:val="000000"/>
        </w:rPr>
        <w:t>data analysis requirements needed to support critical electricity use-cases</w:t>
      </w:r>
      <w:r w:rsidR="00D13373" w:rsidRPr="0058512F">
        <w:rPr>
          <w:rFonts w:ascii="Tahoma" w:hAnsi="Tahoma" w:cs="Tahoma"/>
          <w:color w:val="000000"/>
        </w:rPr>
        <w:t xml:space="preserve">; </w:t>
      </w:r>
      <w:r w:rsidR="00E60FC7" w:rsidRPr="0058512F">
        <w:rPr>
          <w:rFonts w:ascii="Tahoma" w:hAnsi="Tahoma" w:cs="Tahoma"/>
          <w:color w:val="000000"/>
        </w:rPr>
        <w:t xml:space="preserve">(2) </w:t>
      </w:r>
      <w:del w:id="6" w:author="Chassin, David P" w:date="2023-02-28T10:12:00Z">
        <w:r w:rsidR="00D13373" w:rsidRPr="0058512F" w:rsidDel="00323F35">
          <w:rPr>
            <w:rFonts w:ascii="Tahoma" w:hAnsi="Tahoma" w:cs="Tahoma"/>
            <w:color w:val="000000"/>
          </w:rPr>
          <w:delText>delivering</w:delText>
        </w:r>
        <w:r w:rsidR="00E76EE6" w:rsidRPr="0058512F" w:rsidDel="00323F35">
          <w:rPr>
            <w:rFonts w:ascii="Tahoma" w:hAnsi="Tahoma" w:cs="Tahoma"/>
            <w:color w:val="000000"/>
          </w:rPr>
          <w:delText xml:space="preserve"> </w:delText>
        </w:r>
      </w:del>
      <w:ins w:id="7" w:author="Chassin, David P" w:date="2023-02-28T10:12:00Z">
        <w:r w:rsidR="00323F35">
          <w:rPr>
            <w:rFonts w:ascii="Tahoma" w:hAnsi="Tahoma" w:cs="Tahoma"/>
            <w:color w:val="000000"/>
          </w:rPr>
          <w:t>delivered</w:t>
        </w:r>
        <w:r w:rsidR="00323F35" w:rsidRPr="0058512F">
          <w:rPr>
            <w:rFonts w:ascii="Tahoma" w:hAnsi="Tahoma" w:cs="Tahoma"/>
            <w:color w:val="000000"/>
          </w:rPr>
          <w:t xml:space="preserve"> </w:t>
        </w:r>
      </w:ins>
      <w:r w:rsidR="00E76EE6" w:rsidRPr="0058512F">
        <w:rPr>
          <w:rFonts w:ascii="Tahoma" w:hAnsi="Tahoma" w:cs="Tahoma"/>
          <w:color w:val="000000"/>
        </w:rPr>
        <w:t xml:space="preserve">a new open-source utility data </w:t>
      </w:r>
      <w:ins w:id="8" w:author="Chassin, David P" w:date="2023-02-28T10:13:00Z">
        <w:r w:rsidR="00323F35" w:rsidRPr="0058512F">
          <w:rPr>
            <w:rFonts w:ascii="Tahoma" w:hAnsi="Tahoma" w:cs="Tahoma"/>
            <w:color w:val="000000"/>
          </w:rPr>
          <w:t xml:space="preserve">interoperability </w:t>
        </w:r>
        <w:r w:rsidR="00323F35">
          <w:rPr>
            <w:rFonts w:ascii="Tahoma" w:hAnsi="Tahoma" w:cs="Tahoma"/>
            <w:color w:val="000000"/>
          </w:rPr>
          <w:t xml:space="preserve">and </w:t>
        </w:r>
      </w:ins>
      <w:r w:rsidR="00E76EE6" w:rsidRPr="0058512F">
        <w:rPr>
          <w:rFonts w:ascii="Tahoma" w:hAnsi="Tahoma" w:cs="Tahoma"/>
          <w:color w:val="000000"/>
        </w:rPr>
        <w:t xml:space="preserve">analytics workflow management platform </w:t>
      </w:r>
      <w:del w:id="9" w:author="Chassin, David P" w:date="2023-02-28T10:14:00Z">
        <w:r w:rsidR="00E76EE6" w:rsidRPr="0058512F" w:rsidDel="00323F35">
          <w:rPr>
            <w:rFonts w:ascii="Tahoma" w:hAnsi="Tahoma" w:cs="Tahoma"/>
            <w:color w:val="000000"/>
          </w:rPr>
          <w:delText xml:space="preserve">designed for </w:delText>
        </w:r>
      </w:del>
      <w:del w:id="10" w:author="Chassin, David P" w:date="2023-02-28T10:13:00Z">
        <w:r w:rsidR="00E76EE6" w:rsidRPr="0058512F" w:rsidDel="00323F35">
          <w:rPr>
            <w:rFonts w:ascii="Tahoma" w:hAnsi="Tahoma" w:cs="Tahoma"/>
            <w:color w:val="000000"/>
          </w:rPr>
          <w:delText xml:space="preserve">interoperability </w:delText>
        </w:r>
      </w:del>
      <w:del w:id="11" w:author="Chassin, David P" w:date="2023-02-28T10:14:00Z">
        <w:r w:rsidR="00E76EE6" w:rsidRPr="0058512F" w:rsidDel="00323F35">
          <w:rPr>
            <w:rFonts w:ascii="Tahoma" w:hAnsi="Tahoma" w:cs="Tahoma"/>
            <w:color w:val="000000"/>
          </w:rPr>
          <w:delText>using workstation-only, on-premise servers, and cloud infrastructure</w:delText>
        </w:r>
      </w:del>
      <w:ins w:id="12" w:author="Chassin, David P" w:date="2023-02-28T10:13:00Z">
        <w:r w:rsidR="00323F35">
          <w:rPr>
            <w:rFonts w:ascii="Tahoma" w:hAnsi="Tahoma" w:cs="Tahoma"/>
            <w:color w:val="000000"/>
          </w:rPr>
          <w:t>at</w:t>
        </w:r>
      </w:ins>
      <w:ins w:id="13" w:author="Chassin, David P" w:date="2023-02-28T10:11:00Z">
        <w:r w:rsidR="00323F35">
          <w:rPr>
            <w:rFonts w:ascii="Tahoma" w:hAnsi="Tahoma" w:cs="Tahoma"/>
            <w:color w:val="000000"/>
          </w:rPr>
          <w:t xml:space="preserve"> Southern </w:t>
        </w:r>
      </w:ins>
      <w:ins w:id="14" w:author="Chassin, David P" w:date="2023-02-28T10:12:00Z">
        <w:r w:rsidR="00323F35">
          <w:rPr>
            <w:rFonts w:ascii="Tahoma" w:hAnsi="Tahoma" w:cs="Tahoma"/>
            <w:color w:val="000000"/>
          </w:rPr>
          <w:t>California Edison</w:t>
        </w:r>
      </w:ins>
      <w:r w:rsidR="004968E4" w:rsidRPr="0058512F">
        <w:rPr>
          <w:rFonts w:ascii="Tahoma" w:hAnsi="Tahoma" w:cs="Tahoma"/>
          <w:color w:val="000000"/>
        </w:rPr>
        <w:t>;</w:t>
      </w:r>
      <w:r w:rsidR="003E133C" w:rsidRPr="0058512F">
        <w:rPr>
          <w:rFonts w:ascii="Tahoma" w:hAnsi="Tahoma" w:cs="Tahoma"/>
          <w:color w:val="000000"/>
        </w:rPr>
        <w:t xml:space="preserve"> and</w:t>
      </w:r>
      <w:r w:rsidR="008408B6" w:rsidRPr="0058512F">
        <w:rPr>
          <w:rFonts w:ascii="Tahoma" w:hAnsi="Tahoma" w:cs="Tahoma"/>
          <w:color w:val="000000"/>
        </w:rPr>
        <w:t xml:space="preserve"> (3)</w:t>
      </w:r>
      <w:r w:rsidR="004968E4" w:rsidRPr="0058512F">
        <w:rPr>
          <w:rFonts w:ascii="Tahoma" w:hAnsi="Tahoma" w:cs="Tahoma"/>
          <w:color w:val="000000"/>
        </w:rPr>
        <w:t xml:space="preserve"> </w:t>
      </w:r>
      <w:del w:id="15" w:author="Chassin, David P" w:date="2023-02-28T10:12:00Z">
        <w:r w:rsidR="004968E4" w:rsidRPr="0058512F" w:rsidDel="00323F35">
          <w:rPr>
            <w:rFonts w:ascii="Tahoma" w:hAnsi="Tahoma" w:cs="Tahoma"/>
            <w:color w:val="000000"/>
          </w:rPr>
          <w:delText>sup</w:delText>
        </w:r>
        <w:r w:rsidR="00A0359B" w:rsidRPr="0058512F" w:rsidDel="00323F35">
          <w:rPr>
            <w:rFonts w:ascii="Tahoma" w:hAnsi="Tahoma" w:cs="Tahoma"/>
            <w:color w:val="000000"/>
          </w:rPr>
          <w:delText xml:space="preserve">porting </w:delText>
        </w:r>
      </w:del>
      <w:ins w:id="16" w:author="Chassin, David P" w:date="2023-02-28T10:12:00Z">
        <w:r w:rsidR="00323F35">
          <w:rPr>
            <w:rFonts w:ascii="Tahoma" w:hAnsi="Tahoma" w:cs="Tahoma"/>
            <w:color w:val="000000"/>
          </w:rPr>
          <w:t>delivered</w:t>
        </w:r>
        <w:r w:rsidR="00323F35" w:rsidRPr="0058512F">
          <w:rPr>
            <w:rFonts w:ascii="Tahoma" w:hAnsi="Tahoma" w:cs="Tahoma"/>
            <w:color w:val="000000"/>
          </w:rPr>
          <w:t xml:space="preserve"> </w:t>
        </w:r>
      </w:ins>
      <w:r w:rsidR="00E76EE6" w:rsidRPr="0058512F">
        <w:rPr>
          <w:rFonts w:ascii="Tahoma" w:hAnsi="Tahoma" w:cs="Tahoma"/>
          <w:color w:val="000000"/>
        </w:rPr>
        <w:t xml:space="preserve">an open-source analytic tool delivery environment </w:t>
      </w:r>
      <w:ins w:id="17" w:author="Chassin, David P" w:date="2023-02-28T10:14:00Z">
        <w:r w:rsidR="00323F35">
          <w:rPr>
            <w:rFonts w:ascii="Tahoma" w:hAnsi="Tahoma" w:cs="Tahoma"/>
            <w:color w:val="000000"/>
          </w:rPr>
          <w:t xml:space="preserve">for workstation, on-premises server, and cloud infrastructure </w:t>
        </w:r>
      </w:ins>
      <w:r w:rsidR="00E76EE6" w:rsidRPr="0058512F">
        <w:rPr>
          <w:rFonts w:ascii="Tahoma" w:hAnsi="Tahoma" w:cs="Tahoma"/>
          <w:color w:val="000000"/>
        </w:rPr>
        <w:t>t</w:t>
      </w:r>
      <w:r w:rsidR="00C61E81" w:rsidRPr="0058512F">
        <w:rPr>
          <w:rFonts w:ascii="Tahoma" w:hAnsi="Tahoma" w:cs="Tahoma"/>
          <w:color w:val="000000"/>
        </w:rPr>
        <w:t>o</w:t>
      </w:r>
      <w:r w:rsidR="00E76EE6" w:rsidRPr="0058512F">
        <w:rPr>
          <w:rFonts w:ascii="Tahoma" w:hAnsi="Tahoma" w:cs="Tahoma"/>
          <w:color w:val="000000"/>
        </w:rPr>
        <w:t xml:space="preserve"> </w:t>
      </w:r>
      <w:commentRangeStart w:id="18"/>
      <w:r>
        <w:rPr>
          <w:rFonts w:ascii="Tahoma" w:hAnsi="Tahoma" w:cs="Tahoma"/>
          <w:color w:val="000000"/>
        </w:rPr>
        <w:t>enable</w:t>
      </w:r>
      <w:r w:rsidR="00E76EE6" w:rsidRPr="0058512F">
        <w:rPr>
          <w:rFonts w:ascii="Tahoma" w:hAnsi="Tahoma" w:cs="Tahoma"/>
          <w:color w:val="000000"/>
        </w:rPr>
        <w:t xml:space="preserve"> key utility use-cases</w:t>
      </w:r>
      <w:commentRangeEnd w:id="18"/>
      <w:r w:rsidR="00FC7BEF">
        <w:rPr>
          <w:rStyle w:val="CommentReference"/>
          <w:rFonts w:ascii="Arial" w:eastAsia="SimSun" w:hAnsi="Arial"/>
        </w:rPr>
        <w:commentReference w:id="18"/>
      </w:r>
      <w:ins w:id="19" w:author="Chassin, David P" w:date="2023-02-28T10:12:00Z">
        <w:r w:rsidR="00323F35">
          <w:rPr>
            <w:rFonts w:ascii="Tahoma" w:hAnsi="Tahoma" w:cs="Tahoma"/>
            <w:color w:val="000000"/>
          </w:rPr>
          <w:t xml:space="preserve"> for commercialization by Linux Foundation Energy</w:t>
        </w:r>
      </w:ins>
      <w:r w:rsidR="00E76EE6" w:rsidRPr="0058512F">
        <w:rPr>
          <w:rFonts w:ascii="Tahoma" w:hAnsi="Tahoma" w:cs="Tahoma"/>
          <w:color w:val="000000"/>
        </w:rPr>
        <w:t>.</w:t>
      </w:r>
      <w:commentRangeEnd w:id="2"/>
      <w:r w:rsidR="007869FA">
        <w:rPr>
          <w:rStyle w:val="CommentReference"/>
          <w:rFonts w:ascii="Arial" w:eastAsia="SimSun" w:hAnsi="Arial"/>
        </w:rPr>
        <w:commentReference w:id="2"/>
      </w:r>
      <w:r w:rsidR="00BB6FA1" w:rsidRPr="0058512F">
        <w:rPr>
          <w:rFonts w:ascii="Tahoma" w:hAnsi="Tahoma" w:cs="Tahoma"/>
          <w:color w:val="000000"/>
        </w:rPr>
        <w:t xml:space="preserve"> </w:t>
      </w:r>
      <w:commentRangeStart w:id="20"/>
      <w:del w:id="21" w:author="Chassin, David P" w:date="2023-02-28T10:12:00Z">
        <w:r w:rsidR="00E76EE6" w:rsidRPr="0058512F" w:rsidDel="00323F35">
          <w:rPr>
            <w:rFonts w:ascii="Tahoma" w:hAnsi="Tahoma" w:cs="Tahoma"/>
            <w:color w:val="000000"/>
          </w:rPr>
          <w:delText xml:space="preserve">OpenFIDO is </w:delText>
        </w:r>
        <w:r w:rsidR="00866EB3" w:rsidRPr="0058512F" w:rsidDel="00323F35">
          <w:rPr>
            <w:rFonts w:ascii="Tahoma" w:hAnsi="Tahoma" w:cs="Tahoma"/>
            <w:color w:val="000000"/>
          </w:rPr>
          <w:delText>commercialization-</w:delText>
        </w:r>
        <w:r w:rsidR="00E76EE6" w:rsidRPr="0058512F" w:rsidDel="00323F35">
          <w:rPr>
            <w:rFonts w:ascii="Tahoma" w:hAnsi="Tahoma" w:cs="Tahoma"/>
            <w:color w:val="000000"/>
          </w:rPr>
          <w:delText>ready as a scalable utility data analytics platform.</w:delText>
        </w:r>
        <w:commentRangeEnd w:id="20"/>
        <w:r w:rsidR="00D72CBA" w:rsidDel="00323F35">
          <w:rPr>
            <w:rStyle w:val="CommentReference"/>
            <w:rFonts w:ascii="Arial" w:eastAsia="SimSun" w:hAnsi="Arial"/>
          </w:rPr>
          <w:commentReference w:id="20"/>
        </w:r>
      </w:del>
    </w:p>
    <w:permEnd w:id="1292508830"/>
    <w:p w14:paraId="4FA1C423" w14:textId="42056C74" w:rsidR="27D08EA7" w:rsidRDefault="27D08EA7" w:rsidP="00C128C8">
      <w:pPr>
        <w:pStyle w:val="ListParagraph"/>
        <w:numPr>
          <w:ilvl w:val="0"/>
          <w:numId w:val="0"/>
        </w:numPr>
        <w:ind w:left="720"/>
        <w:rPr>
          <w:rStyle w:val="normaltextrun"/>
        </w:rPr>
      </w:pPr>
    </w:p>
    <w:p w14:paraId="0270B68E" w14:textId="77777777" w:rsidR="00801ED4" w:rsidRDefault="00801ED4" w:rsidP="00917E1D">
      <w:pPr>
        <w:ind w:left="720"/>
        <w:rPr>
          <w:rFonts w:cs="Arial"/>
          <w:b/>
          <w:color w:val="000000" w:themeColor="text1"/>
          <w:sz w:val="40"/>
          <w:szCs w:val="40"/>
        </w:rPr>
        <w:sectPr w:rsidR="00801ED4">
          <w:footerReference w:type="default" r:id="rId16"/>
          <w:pgSz w:w="12240" w:h="15840"/>
          <w:pgMar w:top="1440" w:right="1440" w:bottom="1440" w:left="1440" w:header="720" w:footer="720" w:gutter="0"/>
          <w:cols w:space="720"/>
          <w:docGrid w:linePitch="360"/>
        </w:sectPr>
      </w:pPr>
    </w:p>
    <w:p w14:paraId="51C65368" w14:textId="77777777" w:rsidR="004A0FF5" w:rsidRDefault="004A0FF5" w:rsidP="00917E1D">
      <w:pPr>
        <w:ind w:left="720"/>
        <w:rPr>
          <w:rFonts w:cs="Arial"/>
          <w:b/>
          <w:color w:val="000000" w:themeColor="text1"/>
          <w:sz w:val="40"/>
          <w:szCs w:val="40"/>
        </w:rPr>
      </w:pPr>
    </w:p>
    <w:p w14:paraId="407AA023" w14:textId="77777777" w:rsidR="006C6C72" w:rsidRDefault="00917E1D" w:rsidP="00197E42">
      <w:pPr>
        <w:spacing w:before="360"/>
        <w:ind w:left="720"/>
        <w:rPr>
          <w:rFonts w:cs="Arial"/>
          <w:b/>
          <w:color w:val="000000" w:themeColor="text1"/>
          <w:sz w:val="40"/>
          <w:szCs w:val="40"/>
        </w:rPr>
      </w:pPr>
      <w:r w:rsidRPr="007C4AD9">
        <w:rPr>
          <w:rFonts w:cs="Arial"/>
          <w:b/>
          <w:color w:val="000000" w:themeColor="text1"/>
          <w:sz w:val="40"/>
          <w:szCs w:val="40"/>
        </w:rPr>
        <w:t>FINAL PROJECT REPORT</w:t>
      </w:r>
    </w:p>
    <w:p w14:paraId="3B5E3303" w14:textId="77777777" w:rsidR="006C6C72" w:rsidRDefault="006C6C72" w:rsidP="006C6C72">
      <w:pPr>
        <w:ind w:left="720"/>
        <w:rPr>
          <w:rFonts w:cs="Arial"/>
          <w:b/>
          <w:color w:val="000000" w:themeColor="text1"/>
          <w:sz w:val="40"/>
          <w:szCs w:val="40"/>
        </w:rPr>
      </w:pPr>
    </w:p>
    <w:p w14:paraId="27D7BAD4" w14:textId="49D22F44" w:rsidR="00917E1D" w:rsidRPr="006C6C72" w:rsidRDefault="00581AB3" w:rsidP="006C6C72">
      <w:pPr>
        <w:ind w:left="720"/>
        <w:rPr>
          <w:rStyle w:val="CoverPageTitle"/>
          <w:rFonts w:cs="Arial"/>
          <w:color w:val="000000" w:themeColor="text1"/>
          <w:spacing w:val="0"/>
          <w:sz w:val="40"/>
          <w:szCs w:val="40"/>
        </w:rPr>
      </w:pPr>
      <w:permStart w:id="1413487302" w:edGrp="everyone"/>
      <w:r>
        <w:rPr>
          <w:rStyle w:val="CoverPageTitle"/>
          <w:rFonts w:cs="Arial"/>
          <w:color w:val="000000" w:themeColor="text1"/>
          <w:sz w:val="36"/>
          <w:szCs w:val="36"/>
        </w:rPr>
        <w:t>Open Framework for Integrated Data Operations (</w:t>
      </w:r>
      <w:proofErr w:type="spellStart"/>
      <w:r>
        <w:rPr>
          <w:rStyle w:val="CoverPageTitle"/>
          <w:rFonts w:cs="Arial"/>
          <w:color w:val="000000" w:themeColor="text1"/>
          <w:sz w:val="36"/>
          <w:szCs w:val="36"/>
        </w:rPr>
        <w:t>OpenFIDO</w:t>
      </w:r>
      <w:proofErr w:type="spellEnd"/>
      <w:r>
        <w:rPr>
          <w:rStyle w:val="CoverPageTitle"/>
          <w:rFonts w:cs="Arial"/>
          <w:color w:val="000000" w:themeColor="text1"/>
          <w:sz w:val="36"/>
          <w:szCs w:val="36"/>
        </w:rPr>
        <w:t>)</w:t>
      </w:r>
    </w:p>
    <w:permEnd w:id="1413487302"/>
    <w:p w14:paraId="1A272E76" w14:textId="77777777" w:rsidR="003B5BFA" w:rsidRDefault="003B5BFA" w:rsidP="008E3322">
      <w:pPr>
        <w:rPr>
          <w:color w:val="000000" w:themeColor="text1"/>
        </w:rPr>
      </w:pPr>
    </w:p>
    <w:p w14:paraId="6C2E175E" w14:textId="3D1048F2" w:rsidR="0F0AA92E" w:rsidRDefault="003B5BFA" w:rsidP="006A2F0B">
      <w:pPr>
        <w:spacing w:before="360" w:after="360"/>
        <w:rPr>
          <w:color w:val="000000" w:themeColor="text1"/>
        </w:rPr>
      </w:pPr>
      <w:r>
        <w:rPr>
          <w:rFonts w:cs="Tahoma"/>
          <w:b/>
          <w:bCs/>
          <w:color w:val="000000" w:themeColor="text1"/>
        </w:rPr>
        <w:tab/>
      </w:r>
      <w:r>
        <w:rPr>
          <w:rFonts w:cs="Tahoma"/>
          <w:b/>
          <w:bCs/>
          <w:color w:val="000000" w:themeColor="text1"/>
        </w:rPr>
        <w:tab/>
      </w:r>
      <w:r w:rsidR="003F3FA8" w:rsidRPr="0F0AA92E">
        <w:rPr>
          <w:rFonts w:cs="Tahoma"/>
          <w:b/>
          <w:bCs/>
          <w:color w:val="000000" w:themeColor="text1"/>
        </w:rPr>
        <w:t>Agreement</w:t>
      </w:r>
      <w:r w:rsidR="00BB3925" w:rsidRPr="0F0AA92E">
        <w:rPr>
          <w:rFonts w:cs="Tahoma"/>
          <w:b/>
          <w:bCs/>
          <w:color w:val="000000" w:themeColor="text1"/>
        </w:rPr>
        <w:t xml:space="preserve"> Number</w:t>
      </w:r>
      <w:r w:rsidR="00BB3925" w:rsidRPr="0F0AA92E">
        <w:rPr>
          <w:rFonts w:cs="Tahoma"/>
          <w:color w:val="000000" w:themeColor="text1"/>
        </w:rPr>
        <w:t xml:space="preserve">:  </w:t>
      </w:r>
      <w:permStart w:id="983657667" w:edGrp="everyone"/>
      <w:r w:rsidR="00311A26" w:rsidRPr="0058512F">
        <w:rPr>
          <w:rFonts w:ascii="Tahoma" w:hAnsi="Tahoma" w:cs="Tahoma"/>
          <w:color w:val="000000" w:themeColor="text1"/>
        </w:rPr>
        <w:t>EPC</w:t>
      </w:r>
      <w:r w:rsidR="00BB3925" w:rsidRPr="0058512F">
        <w:rPr>
          <w:rFonts w:ascii="Tahoma" w:hAnsi="Tahoma" w:cs="Tahoma"/>
          <w:color w:val="000000" w:themeColor="text1"/>
        </w:rPr>
        <w:t>-</w:t>
      </w:r>
      <w:r w:rsidR="00311A26" w:rsidRPr="0058512F">
        <w:rPr>
          <w:rFonts w:ascii="Tahoma" w:hAnsi="Tahoma" w:cs="Tahoma"/>
          <w:color w:val="000000" w:themeColor="text1"/>
        </w:rPr>
        <w:t>17</w:t>
      </w:r>
      <w:r w:rsidR="00BB3925" w:rsidRPr="0058512F">
        <w:rPr>
          <w:rFonts w:ascii="Tahoma" w:hAnsi="Tahoma" w:cs="Tahoma"/>
          <w:color w:val="000000" w:themeColor="text1"/>
        </w:rPr>
        <w:t>-</w:t>
      </w:r>
      <w:r w:rsidR="00311A26" w:rsidRPr="0058512F">
        <w:rPr>
          <w:rFonts w:ascii="Tahoma" w:hAnsi="Tahoma" w:cs="Tahoma"/>
          <w:color w:val="000000" w:themeColor="text1"/>
        </w:rPr>
        <w:t>047</w:t>
      </w:r>
      <w:permEnd w:id="983657667"/>
    </w:p>
    <w:p w14:paraId="3F435B52" w14:textId="77777777" w:rsidR="00BB3925" w:rsidRDefault="52DF7805" w:rsidP="008E3322">
      <w:pPr>
        <w:ind w:left="720"/>
        <w:rPr>
          <w:rFonts w:cs="Tahoma"/>
          <w:color w:val="000000" w:themeColor="text1"/>
        </w:rPr>
      </w:pPr>
      <w:r w:rsidRPr="2A381696">
        <w:rPr>
          <w:rFonts w:cs="Tahoma"/>
          <w:b/>
          <w:bCs/>
          <w:color w:val="000000" w:themeColor="text1"/>
        </w:rPr>
        <w:t>Author(s)</w:t>
      </w:r>
      <w:r w:rsidRPr="2A381696">
        <w:rPr>
          <w:rFonts w:cs="Tahoma"/>
          <w:color w:val="000000" w:themeColor="text1"/>
        </w:rPr>
        <w:t>:</w:t>
      </w:r>
      <w:r w:rsidR="528ED7BA" w:rsidRPr="2A381696">
        <w:rPr>
          <w:rFonts w:cs="Tahoma"/>
          <w:color w:val="000000" w:themeColor="text1"/>
        </w:rPr>
        <w:t xml:space="preserve"> </w:t>
      </w:r>
    </w:p>
    <w:p w14:paraId="134D9E8B" w14:textId="6F8D95D1" w:rsidR="00037FD3" w:rsidRDefault="00581AB3" w:rsidP="00F202F8">
      <w:pPr>
        <w:ind w:left="720"/>
        <w:rPr>
          <w:rFonts w:ascii="Tahoma" w:hAnsi="Tahoma" w:cs="Tahoma"/>
          <w:color w:val="000000" w:themeColor="text1"/>
        </w:rPr>
      </w:pPr>
      <w:permStart w:id="1704863214" w:edGrp="everyone"/>
      <w:r w:rsidRPr="0058512F">
        <w:rPr>
          <w:rFonts w:ascii="Tahoma" w:hAnsi="Tahoma" w:cs="Tahoma"/>
          <w:color w:val="000000" w:themeColor="text1"/>
        </w:rPr>
        <w:t xml:space="preserve">David P. </w:t>
      </w:r>
      <w:proofErr w:type="spellStart"/>
      <w:r w:rsidRPr="0058512F">
        <w:rPr>
          <w:rFonts w:ascii="Tahoma" w:hAnsi="Tahoma" w:cs="Tahoma"/>
          <w:color w:val="000000" w:themeColor="text1"/>
        </w:rPr>
        <w:t>Chassin</w:t>
      </w:r>
      <w:proofErr w:type="spellEnd"/>
      <w:r w:rsidR="00BA53D5" w:rsidRPr="0058512F">
        <w:rPr>
          <w:rFonts w:ascii="Tahoma" w:hAnsi="Tahoma" w:cs="Tahoma"/>
          <w:color w:val="000000" w:themeColor="text1"/>
        </w:rPr>
        <w:t>, Duncan Ragsdale</w:t>
      </w:r>
      <w:r w:rsidR="00D079F6" w:rsidRPr="0058512F">
        <w:rPr>
          <w:rFonts w:ascii="Tahoma" w:hAnsi="Tahoma" w:cs="Tahoma"/>
          <w:color w:val="000000" w:themeColor="text1"/>
        </w:rPr>
        <w:t xml:space="preserve">, Alyona I. </w:t>
      </w:r>
      <w:proofErr w:type="spellStart"/>
      <w:r w:rsidR="00D079F6" w:rsidRPr="0058512F">
        <w:rPr>
          <w:rFonts w:ascii="Tahoma" w:hAnsi="Tahoma" w:cs="Tahoma"/>
          <w:color w:val="000000" w:themeColor="text1"/>
        </w:rPr>
        <w:t>Teyber</w:t>
      </w:r>
      <w:proofErr w:type="spellEnd"/>
      <w:r w:rsidR="00221492">
        <w:rPr>
          <w:rFonts w:ascii="Tahoma" w:hAnsi="Tahoma" w:cs="Tahoma"/>
          <w:color w:val="000000" w:themeColor="text1"/>
        </w:rPr>
        <w:t xml:space="preserve"> </w:t>
      </w:r>
      <w:r w:rsidR="00E93AB4">
        <w:rPr>
          <w:rFonts w:ascii="Tahoma" w:hAnsi="Tahoma" w:cs="Tahoma"/>
          <w:color w:val="000000" w:themeColor="text1"/>
        </w:rPr>
        <w:t>(</w:t>
      </w:r>
      <w:r w:rsidR="00037FD3" w:rsidRPr="002157B8">
        <w:rPr>
          <w:rFonts w:ascii="Tahoma" w:hAnsi="Tahoma" w:cs="Tahoma"/>
          <w:color w:val="000000" w:themeColor="text1"/>
        </w:rPr>
        <w:t>SLAC National Accelerator Laboratory</w:t>
      </w:r>
      <w:r w:rsidR="00E93AB4">
        <w:rPr>
          <w:rFonts w:ascii="Tahoma" w:hAnsi="Tahoma" w:cs="Tahoma"/>
          <w:color w:val="000000" w:themeColor="text1"/>
        </w:rPr>
        <w:t>)</w:t>
      </w:r>
    </w:p>
    <w:p w14:paraId="7C67E110" w14:textId="77777777" w:rsidR="00E93AB4" w:rsidRDefault="00E93AB4" w:rsidP="00F66F1F">
      <w:pPr>
        <w:rPr>
          <w:rFonts w:ascii="Tahoma" w:hAnsi="Tahoma" w:cs="Tahoma"/>
          <w:color w:val="000000" w:themeColor="text1"/>
        </w:rPr>
      </w:pPr>
    </w:p>
    <w:p w14:paraId="393B041A" w14:textId="2B97DF8D" w:rsidR="007A56FD" w:rsidRDefault="00D079F6" w:rsidP="00F202F8">
      <w:pPr>
        <w:ind w:left="720"/>
        <w:rPr>
          <w:rFonts w:ascii="Tahoma" w:hAnsi="Tahoma" w:cs="Tahoma"/>
          <w:color w:val="000000" w:themeColor="text1"/>
        </w:rPr>
      </w:pPr>
      <w:r w:rsidRPr="0058512F">
        <w:rPr>
          <w:rFonts w:ascii="Tahoma" w:hAnsi="Tahoma" w:cs="Tahoma"/>
          <w:color w:val="000000" w:themeColor="text1"/>
        </w:rPr>
        <w:t xml:space="preserve">Kevin </w:t>
      </w:r>
      <w:proofErr w:type="spellStart"/>
      <w:r w:rsidRPr="0058512F">
        <w:rPr>
          <w:rFonts w:ascii="Tahoma" w:hAnsi="Tahoma" w:cs="Tahoma"/>
          <w:color w:val="000000" w:themeColor="text1"/>
        </w:rPr>
        <w:t>Rohling</w:t>
      </w:r>
      <w:proofErr w:type="spellEnd"/>
      <w:r w:rsidR="00F202F8">
        <w:rPr>
          <w:rFonts w:ascii="Tahoma" w:hAnsi="Tahoma" w:cs="Tahoma"/>
          <w:color w:val="000000" w:themeColor="text1"/>
        </w:rPr>
        <w:t xml:space="preserve"> </w:t>
      </w:r>
      <w:r w:rsidR="00E93AB4">
        <w:rPr>
          <w:rFonts w:ascii="Tahoma" w:hAnsi="Tahoma" w:cs="Tahoma"/>
          <w:color w:val="000000" w:themeColor="text1"/>
        </w:rPr>
        <w:t>(</w:t>
      </w:r>
      <w:r w:rsidR="007A56FD" w:rsidRPr="002157B8">
        <w:rPr>
          <w:rFonts w:ascii="Tahoma" w:hAnsi="Tahoma" w:cs="Tahoma"/>
          <w:color w:val="000000" w:themeColor="text1"/>
        </w:rPr>
        <w:t>Presence Product Group</w:t>
      </w:r>
      <w:r w:rsidR="00E93AB4">
        <w:rPr>
          <w:rFonts w:ascii="Tahoma" w:hAnsi="Tahoma" w:cs="Tahoma"/>
          <w:color w:val="000000" w:themeColor="text1"/>
        </w:rPr>
        <w:t>)</w:t>
      </w:r>
    </w:p>
    <w:p w14:paraId="738AC3D2" w14:textId="77777777" w:rsidR="00E93AB4" w:rsidRDefault="00E93AB4" w:rsidP="00E93AB4">
      <w:pPr>
        <w:ind w:left="720"/>
        <w:rPr>
          <w:rFonts w:ascii="Tahoma" w:hAnsi="Tahoma" w:cs="Tahoma"/>
          <w:color w:val="000000" w:themeColor="text1"/>
        </w:rPr>
      </w:pPr>
    </w:p>
    <w:p w14:paraId="4031DCFC" w14:textId="38320F89" w:rsidR="007A56FD" w:rsidRDefault="00D079F6" w:rsidP="008E3322">
      <w:pPr>
        <w:ind w:left="720"/>
        <w:rPr>
          <w:rFonts w:ascii="Tahoma" w:hAnsi="Tahoma" w:cs="Tahoma"/>
          <w:color w:val="000000" w:themeColor="text1"/>
        </w:rPr>
      </w:pPr>
      <w:r w:rsidRPr="007A56FD">
        <w:rPr>
          <w:rFonts w:ascii="Tahoma" w:hAnsi="Tahoma" w:cs="Tahoma"/>
          <w:color w:val="000000" w:themeColor="text1"/>
        </w:rPr>
        <w:t>Matthew</w:t>
      </w:r>
      <w:r w:rsidRPr="0058512F">
        <w:rPr>
          <w:rFonts w:ascii="Tahoma" w:hAnsi="Tahoma" w:cs="Tahoma"/>
          <w:color w:val="000000" w:themeColor="text1"/>
        </w:rPr>
        <w:t xml:space="preserve"> Tisdale, Katie Wu</w:t>
      </w:r>
      <w:r w:rsidR="00E93AB4">
        <w:rPr>
          <w:rFonts w:ascii="Tahoma" w:hAnsi="Tahoma" w:cs="Tahoma"/>
          <w:color w:val="000000" w:themeColor="text1"/>
        </w:rPr>
        <w:t xml:space="preserve"> (</w:t>
      </w:r>
      <w:r w:rsidR="007A56FD" w:rsidRPr="002157B8">
        <w:rPr>
          <w:rFonts w:ascii="Tahoma" w:hAnsi="Tahoma" w:cs="Tahoma"/>
          <w:color w:val="000000" w:themeColor="text1"/>
        </w:rPr>
        <w:t>Grid</w:t>
      </w:r>
      <w:r w:rsidR="00BA53D5" w:rsidRPr="002157B8">
        <w:rPr>
          <w:rFonts w:ascii="Tahoma" w:hAnsi="Tahoma" w:cs="Tahoma"/>
          <w:color w:val="000000" w:themeColor="text1"/>
        </w:rPr>
        <w:t>works</w:t>
      </w:r>
      <w:r w:rsidR="00E93AB4">
        <w:rPr>
          <w:rFonts w:ascii="Tahoma" w:hAnsi="Tahoma" w:cs="Tahoma"/>
          <w:color w:val="000000" w:themeColor="text1"/>
        </w:rPr>
        <w:t>)</w:t>
      </w:r>
    </w:p>
    <w:p w14:paraId="3B940000" w14:textId="77777777" w:rsidR="00E93AB4" w:rsidRDefault="00E93AB4" w:rsidP="008E3322">
      <w:pPr>
        <w:ind w:left="720"/>
        <w:rPr>
          <w:rFonts w:ascii="Tahoma" w:hAnsi="Tahoma" w:cs="Tahoma"/>
          <w:color w:val="000000" w:themeColor="text1"/>
        </w:rPr>
      </w:pPr>
    </w:p>
    <w:p w14:paraId="16134177" w14:textId="2D875350" w:rsidR="00AF4326" w:rsidRPr="002157B8" w:rsidRDefault="00D079F6" w:rsidP="008E3322">
      <w:pPr>
        <w:ind w:left="720"/>
        <w:rPr>
          <w:rFonts w:ascii="Tahoma" w:hAnsi="Tahoma" w:cs="Tahoma"/>
          <w:color w:val="000000" w:themeColor="text1"/>
        </w:rPr>
      </w:pPr>
      <w:r w:rsidRPr="0058512F">
        <w:rPr>
          <w:rFonts w:ascii="Tahoma" w:hAnsi="Tahoma" w:cs="Tahoma"/>
          <w:color w:val="000000" w:themeColor="text1"/>
        </w:rPr>
        <w:t xml:space="preserve">Bo Yang, </w:t>
      </w:r>
      <w:proofErr w:type="spellStart"/>
      <w:r w:rsidR="00BA53D5">
        <w:rPr>
          <w:rFonts w:ascii="Tahoma" w:hAnsi="Tahoma" w:cs="Tahoma"/>
          <w:color w:val="000000" w:themeColor="text1"/>
        </w:rPr>
        <w:t>Yanzhu</w:t>
      </w:r>
      <w:proofErr w:type="spellEnd"/>
      <w:r w:rsidR="00BA53D5">
        <w:rPr>
          <w:rFonts w:ascii="Tahoma" w:hAnsi="Tahoma" w:cs="Tahoma"/>
          <w:color w:val="000000" w:themeColor="text1"/>
        </w:rPr>
        <w:t xml:space="preserve"> Yu</w:t>
      </w:r>
      <w:r w:rsidR="00E93AB4">
        <w:rPr>
          <w:rFonts w:ascii="Tahoma" w:hAnsi="Tahoma" w:cs="Tahoma"/>
          <w:color w:val="000000" w:themeColor="text1"/>
        </w:rPr>
        <w:t xml:space="preserve"> (</w:t>
      </w:r>
      <w:r w:rsidR="00BA53D5" w:rsidRPr="002157B8">
        <w:rPr>
          <w:rFonts w:ascii="Tahoma" w:hAnsi="Tahoma" w:cs="Tahoma"/>
          <w:color w:val="000000" w:themeColor="text1"/>
        </w:rPr>
        <w:t>Hitachi America Laboratories</w:t>
      </w:r>
      <w:r w:rsidR="00E93AB4">
        <w:rPr>
          <w:rFonts w:ascii="Tahoma" w:hAnsi="Tahoma" w:cs="Tahoma"/>
          <w:color w:val="000000" w:themeColor="text1"/>
        </w:rPr>
        <w:t>)</w:t>
      </w:r>
    </w:p>
    <w:permEnd w:id="1704863214"/>
    <w:p w14:paraId="0CDD10A4" w14:textId="77777777" w:rsidR="2A381696" w:rsidRDefault="2A381696" w:rsidP="2A381696">
      <w:pPr>
        <w:ind w:left="720"/>
        <w:rPr>
          <w:b/>
          <w:bCs/>
          <w:color w:val="000000" w:themeColor="text1"/>
        </w:rPr>
      </w:pPr>
    </w:p>
    <w:p w14:paraId="17D408F8" w14:textId="77777777" w:rsidR="52DF7805" w:rsidRDefault="003A3775" w:rsidP="006A2F0B">
      <w:pPr>
        <w:spacing w:before="240"/>
        <w:rPr>
          <w:rFonts w:cs="Tahoma"/>
          <w:b/>
          <w:bCs/>
          <w:color w:val="000000" w:themeColor="text1"/>
        </w:rPr>
      </w:pPr>
      <w:r>
        <w:rPr>
          <w:rFonts w:cs="Tahoma"/>
          <w:b/>
          <w:bCs/>
          <w:color w:val="000000" w:themeColor="text1"/>
        </w:rPr>
        <w:tab/>
      </w:r>
      <w:r>
        <w:rPr>
          <w:rFonts w:cs="Tahoma"/>
          <w:b/>
          <w:bCs/>
          <w:color w:val="000000" w:themeColor="text1"/>
        </w:rPr>
        <w:tab/>
      </w:r>
      <w:r w:rsidR="52DF7805" w:rsidRPr="2A381696">
        <w:rPr>
          <w:rFonts w:cs="Tahoma"/>
          <w:b/>
          <w:bCs/>
          <w:color w:val="000000" w:themeColor="text1"/>
        </w:rPr>
        <w:t>California Energy Commission Project Manager:</w:t>
      </w:r>
    </w:p>
    <w:p w14:paraId="1E1C396C" w14:textId="484A4DA7" w:rsidR="00115961" w:rsidRPr="00E64C81" w:rsidRDefault="00D079F6" w:rsidP="00544EDB">
      <w:pPr>
        <w:ind w:firstLine="720"/>
        <w:rPr>
          <w:rFonts w:ascii="Tahoma" w:hAnsi="Tahoma" w:cs="Tahoma"/>
          <w:color w:val="000000" w:themeColor="text1"/>
        </w:rPr>
      </w:pPr>
      <w:permStart w:id="1528983358" w:edGrp="everyone"/>
      <w:r w:rsidRPr="00E64C81">
        <w:rPr>
          <w:rFonts w:ascii="Tahoma" w:hAnsi="Tahoma" w:cs="Tahoma"/>
          <w:color w:val="000000" w:themeColor="text1"/>
        </w:rPr>
        <w:t>Qing Tian</w:t>
      </w:r>
      <w:ins w:id="22" w:author="Tian, Qing@Energy" w:date="2023-02-02T11:25:00Z">
        <w:r w:rsidR="007E56A7" w:rsidRPr="007E56A7">
          <w:rPr>
            <w:rFonts w:ascii="Tahoma" w:hAnsi="Tahoma" w:cs="Tahoma"/>
            <w:color w:val="000000" w:themeColor="text1"/>
          </w:rPr>
          <w:t>, Ph.D., P.E.</w:t>
        </w:r>
      </w:ins>
      <w:ins w:id="23" w:author="Tian, Qing@Energy" w:date="2023-02-02T11:24:00Z">
        <w:r w:rsidR="00252BE2">
          <w:rPr>
            <w:rFonts w:ascii="Tahoma" w:hAnsi="Tahoma" w:cs="Tahoma"/>
            <w:color w:val="000000" w:themeColor="text1"/>
          </w:rPr>
          <w:t xml:space="preserve"> </w:t>
        </w:r>
      </w:ins>
    </w:p>
    <w:permEnd w:id="1528983358"/>
    <w:p w14:paraId="3BD3B8C1" w14:textId="77777777" w:rsidR="004A0FF5" w:rsidRDefault="08BC9238" w:rsidP="004A0FF5">
      <w:pPr>
        <w:ind w:left="720"/>
        <w:rPr>
          <w:color w:val="000000" w:themeColor="text1"/>
        </w:rPr>
      </w:pPr>
      <w:r w:rsidRPr="2A381696">
        <w:rPr>
          <w:rFonts w:cs="Tahoma"/>
          <w:color w:val="000000" w:themeColor="text1"/>
        </w:rPr>
        <w:t>Energy Research and Development Division</w:t>
      </w:r>
    </w:p>
    <w:p w14:paraId="446399C2" w14:textId="77777777" w:rsidR="004A0FF5" w:rsidRDefault="004A0FF5" w:rsidP="004A0FF5">
      <w:pPr>
        <w:ind w:left="720"/>
        <w:rPr>
          <w:color w:val="000000" w:themeColor="text1"/>
        </w:rPr>
      </w:pPr>
    </w:p>
    <w:p w14:paraId="3C0E728E" w14:textId="77777777" w:rsidR="002D2068" w:rsidRDefault="00917E1D" w:rsidP="006A2F0B">
      <w:pPr>
        <w:spacing w:before="240"/>
        <w:ind w:left="720"/>
        <w:rPr>
          <w:rFonts w:cs="Arial"/>
          <w:b/>
          <w:color w:val="000000" w:themeColor="text1"/>
        </w:rPr>
      </w:pPr>
      <w:r w:rsidRPr="0F0AA92E">
        <w:rPr>
          <w:rFonts w:cs="Arial"/>
          <w:b/>
          <w:bCs/>
          <w:color w:val="000000" w:themeColor="text1"/>
        </w:rPr>
        <w:t>Month Year | CEC-500-XXXX-XXX</w:t>
      </w:r>
    </w:p>
    <w:p w14:paraId="4EB75D16" w14:textId="77777777" w:rsidR="003107B4" w:rsidRDefault="003107B4" w:rsidP="006A2F0B">
      <w:pPr>
        <w:spacing w:before="240"/>
        <w:ind w:left="720"/>
        <w:rPr>
          <w:rFonts w:cs="Arial"/>
          <w:b/>
          <w:bCs/>
          <w:color w:val="000000" w:themeColor="text1"/>
        </w:rPr>
      </w:pPr>
    </w:p>
    <w:p w14:paraId="25BCC921" w14:textId="77777777" w:rsidR="00B239BE" w:rsidRPr="006C6C72" w:rsidRDefault="00B239BE" w:rsidP="006A2F0B">
      <w:pPr>
        <w:spacing w:before="240"/>
        <w:ind w:left="720"/>
        <w:rPr>
          <w:color w:val="000000" w:themeColor="text1"/>
        </w:rPr>
      </w:pPr>
    </w:p>
    <w:p w14:paraId="114D8B94" w14:textId="77777777" w:rsidR="004A0FF5" w:rsidRPr="00917E1D" w:rsidRDefault="004A0FF5" w:rsidP="004A0FF5">
      <w:pPr>
        <w:pBdr>
          <w:top w:val="single" w:sz="4" w:space="1" w:color="auto"/>
          <w:left w:val="single" w:sz="4" w:space="4" w:color="auto"/>
          <w:bottom w:val="single" w:sz="4" w:space="1" w:color="auto"/>
          <w:right w:val="single" w:sz="4" w:space="4" w:color="auto"/>
        </w:pBdr>
        <w:spacing w:before="600"/>
        <w:jc w:val="center"/>
        <w:rPr>
          <w:rFonts w:cs="Tahoma"/>
          <w:b/>
          <w:color w:val="000000" w:themeColor="text1"/>
        </w:rPr>
      </w:pPr>
      <w:r w:rsidRPr="00917E1D">
        <w:rPr>
          <w:rFonts w:cs="Tahoma"/>
          <w:b/>
          <w:color w:val="000000" w:themeColor="text1"/>
        </w:rPr>
        <w:t>DISCLAIMER</w:t>
      </w:r>
    </w:p>
    <w:p w14:paraId="10A96B19" w14:textId="77777777" w:rsidR="004A0FF5" w:rsidRDefault="004A0FF5" w:rsidP="006A2F0B">
      <w:pPr>
        <w:pBdr>
          <w:top w:val="single" w:sz="4" w:space="1" w:color="auto"/>
          <w:left w:val="single" w:sz="4" w:space="4" w:color="auto"/>
          <w:bottom w:val="single" w:sz="4" w:space="1" w:color="auto"/>
          <w:right w:val="single" w:sz="4" w:space="4" w:color="auto"/>
        </w:pBdr>
        <w:spacing w:before="240" w:line="280" w:lineRule="exact"/>
        <w:rPr>
          <w:rFonts w:cs="Tahoma"/>
          <w:b/>
          <w:color w:val="000000" w:themeColor="text1"/>
          <w:sz w:val="16"/>
          <w:szCs w:val="16"/>
        </w:rPr>
      </w:pPr>
      <w:r w:rsidRPr="00917E1D">
        <w:rPr>
          <w:rFonts w:cs="Tahoma"/>
          <w:b/>
          <w:color w:val="000000" w:themeColor="text1"/>
          <w:sz w:val="16"/>
          <w:szCs w:val="16"/>
        </w:rPr>
        <w:t xml:space="preserve">This report was prepared as the result of work sponsored by the California Energy Commission. It does not necessarily represent the views of the Energy Commission, its </w:t>
      </w:r>
      <w:proofErr w:type="gramStart"/>
      <w:r w:rsidRPr="00917E1D">
        <w:rPr>
          <w:rFonts w:cs="Tahoma"/>
          <w:b/>
          <w:color w:val="000000" w:themeColor="text1"/>
          <w:sz w:val="16"/>
          <w:szCs w:val="16"/>
        </w:rPr>
        <w:t>employees</w:t>
      </w:r>
      <w:proofErr w:type="gramEnd"/>
      <w:r w:rsidRPr="00917E1D">
        <w:rPr>
          <w:rFonts w:cs="Tahoma"/>
          <w:b/>
          <w:color w:val="000000" w:themeColor="text1"/>
          <w:sz w:val="16"/>
          <w:szCs w:val="16"/>
        </w:rPr>
        <w:t xml:space="preserve"> or the State of California. The Energy Commission, the State of California, its employees, contractors, and subcontractors make no warranty, express or implied, and assume no legal liability for the information in this report; nor does any party represent that the uses of this information will not infringe upon privately owned rights. This report has not been approved or disapproved by the California Energy Commission nor has the California Energy Commission passed upon the accuracy or adequacy of the information in this </w:t>
      </w:r>
      <w:proofErr w:type="gramStart"/>
      <w:r w:rsidRPr="00917E1D">
        <w:rPr>
          <w:rFonts w:cs="Tahoma"/>
          <w:b/>
          <w:color w:val="000000" w:themeColor="text1"/>
          <w:sz w:val="16"/>
          <w:szCs w:val="16"/>
        </w:rPr>
        <w:t>repo</w:t>
      </w:r>
      <w:r w:rsidR="00056427">
        <w:rPr>
          <w:rFonts w:cs="Tahoma"/>
          <w:b/>
          <w:color w:val="000000" w:themeColor="text1"/>
          <w:sz w:val="16"/>
          <w:szCs w:val="16"/>
        </w:rPr>
        <w:t>rt</w:t>
      </w:r>
      <w:proofErr w:type="gramEnd"/>
    </w:p>
    <w:p w14:paraId="2F86523D" w14:textId="38FA390C" w:rsidR="00495E4D" w:rsidRDefault="00495E4D">
      <w:pPr>
        <w:tabs>
          <w:tab w:val="clear" w:pos="360"/>
        </w:tabs>
        <w:suppressAutoHyphens w:val="0"/>
        <w:spacing w:after="200" w:line="276" w:lineRule="auto"/>
        <w:rPr>
          <w:rFonts w:cs="Tahoma"/>
          <w:b/>
          <w:color w:val="000000" w:themeColor="text1"/>
        </w:rPr>
        <w:sectPr w:rsidR="00495E4D" w:rsidSect="0030366B">
          <w:headerReference w:type="default" r:id="rId17"/>
          <w:footerReference w:type="default" r:id="rId18"/>
          <w:pgSz w:w="12240" w:h="15840"/>
          <w:pgMar w:top="1440" w:right="1440" w:bottom="1440" w:left="1440" w:header="720" w:footer="720" w:gutter="0"/>
          <w:pgNumType w:fmt="lowerRoman" w:start="1"/>
          <w:cols w:space="720"/>
          <w:docGrid w:linePitch="360"/>
        </w:sectPr>
      </w:pPr>
    </w:p>
    <w:p w14:paraId="12EB836E" w14:textId="3CB216CB" w:rsidR="00A728BF" w:rsidRDefault="64E8AA00" w:rsidP="005C2705">
      <w:pPr>
        <w:pStyle w:val="Heading1"/>
      </w:pPr>
      <w:bookmarkStart w:id="24" w:name="_Toc137112216"/>
      <w:bookmarkStart w:id="25" w:name="_Toc44705246"/>
      <w:bookmarkStart w:id="26" w:name="_Toc1310635644"/>
      <w:permStart w:id="933321214" w:edGrp="everyone"/>
      <w:r>
        <w:lastRenderedPageBreak/>
        <w:t>Table of Contents</w:t>
      </w:r>
      <w:bookmarkEnd w:id="24"/>
      <w:r w:rsidR="1439019C">
        <w:t xml:space="preserve"> </w:t>
      </w:r>
      <w:del w:id="27" w:author="Chassin, David P" w:date="2023-06-08T08:55:00Z">
        <w:r w:rsidR="1439019C" w:rsidDel="006D5929">
          <w:rPr>
            <w:b w:val="0"/>
          </w:rPr>
          <w:delText>(Optional)</w:delText>
        </w:r>
      </w:del>
      <w:bookmarkEnd w:id="25"/>
      <w:bookmarkEnd w:id="26"/>
    </w:p>
    <w:sdt>
      <w:sdtPr>
        <w:rPr>
          <w:noProof w:val="0"/>
        </w:rPr>
        <w:id w:val="186106972"/>
        <w:docPartObj>
          <w:docPartGallery w:val="Table of Contents"/>
          <w:docPartUnique/>
        </w:docPartObj>
      </w:sdtPr>
      <w:sdtEndPr>
        <w:rPr>
          <w:rFonts w:ascii="Tahoma" w:hAnsi="Tahoma" w:cs="Tahoma"/>
          <w:b/>
          <w:bCs/>
        </w:rPr>
      </w:sdtEndPr>
      <w:sdtContent>
        <w:p w14:paraId="62DCBEFC" w14:textId="2F537A7D" w:rsidR="00632DC3" w:rsidRDefault="00D51935" w:rsidP="00632DC3">
          <w:pPr>
            <w:pStyle w:val="TOC1"/>
            <w:rPr>
              <w:ins w:id="28" w:author="Chassin, David P" w:date="2023-06-08T10:23:00Z"/>
              <w:rFonts w:asciiTheme="minorHAnsi" w:eastAsiaTheme="minorEastAsia" w:hAnsiTheme="minorHAnsi" w:cstheme="minorBidi"/>
              <w:kern w:val="2"/>
              <w14:ligatures w14:val="standardContextual"/>
            </w:rPr>
          </w:pPr>
          <w:r w:rsidRPr="00E64C81">
            <w:rPr>
              <w:rFonts w:ascii="Tahoma" w:hAnsi="Tahoma" w:cs="Tahoma"/>
            </w:rPr>
            <w:fldChar w:fldCharType="begin"/>
          </w:r>
          <w:r w:rsidR="00A728BF" w:rsidRPr="00E64C81">
            <w:rPr>
              <w:rFonts w:ascii="Tahoma" w:hAnsi="Tahoma" w:cs="Tahoma"/>
            </w:rPr>
            <w:instrText xml:space="preserve"> TOC \o "1-3" \h \z \u </w:instrText>
          </w:r>
          <w:r w:rsidRPr="00E64C81">
            <w:rPr>
              <w:rFonts w:ascii="Tahoma" w:hAnsi="Tahoma" w:cs="Tahoma"/>
            </w:rPr>
            <w:fldChar w:fldCharType="separate"/>
          </w:r>
          <w:ins w:id="29" w:author="Chassin, David P" w:date="2023-06-08T10:23:00Z">
            <w:r w:rsidR="00632DC3" w:rsidRPr="00D92EA1">
              <w:rPr>
                <w:rStyle w:val="Hyperlink"/>
              </w:rPr>
              <w:fldChar w:fldCharType="begin"/>
            </w:r>
            <w:r w:rsidR="00632DC3" w:rsidRPr="00D92EA1">
              <w:rPr>
                <w:rStyle w:val="Hyperlink"/>
              </w:rPr>
              <w:instrText xml:space="preserve"> </w:instrText>
            </w:r>
            <w:r w:rsidR="00632DC3">
              <w:instrText>HYPERLINK \l "_Toc137112216"</w:instrText>
            </w:r>
            <w:r w:rsidR="00632DC3" w:rsidRPr="00D92EA1">
              <w:rPr>
                <w:rStyle w:val="Hyperlink"/>
              </w:rPr>
              <w:instrText xml:space="preserve"> </w:instrText>
            </w:r>
            <w:r w:rsidR="00632DC3" w:rsidRPr="00D92EA1">
              <w:rPr>
                <w:rStyle w:val="Hyperlink"/>
              </w:rPr>
            </w:r>
            <w:r w:rsidR="00632DC3" w:rsidRPr="00D92EA1">
              <w:rPr>
                <w:rStyle w:val="Hyperlink"/>
              </w:rPr>
              <w:fldChar w:fldCharType="separate"/>
            </w:r>
            <w:r w:rsidR="00632DC3" w:rsidRPr="00D92EA1">
              <w:rPr>
                <w:rStyle w:val="Hyperlink"/>
              </w:rPr>
              <w:t>Table of Contents</w:t>
            </w:r>
            <w:r w:rsidR="00632DC3">
              <w:rPr>
                <w:webHidden/>
              </w:rPr>
              <w:tab/>
            </w:r>
            <w:r w:rsidR="00632DC3">
              <w:rPr>
                <w:webHidden/>
              </w:rPr>
              <w:fldChar w:fldCharType="begin"/>
            </w:r>
            <w:r w:rsidR="00632DC3">
              <w:rPr>
                <w:webHidden/>
              </w:rPr>
              <w:instrText xml:space="preserve"> PAGEREF _Toc137112216 \h </w:instrText>
            </w:r>
          </w:ins>
          <w:r w:rsidR="00632DC3">
            <w:rPr>
              <w:webHidden/>
            </w:rPr>
          </w:r>
          <w:r w:rsidR="00632DC3">
            <w:rPr>
              <w:webHidden/>
            </w:rPr>
            <w:fldChar w:fldCharType="separate"/>
          </w:r>
          <w:ins w:id="30" w:author="Chassin, David P" w:date="2023-06-08T10:24:00Z">
            <w:r w:rsidR="00632DC3">
              <w:rPr>
                <w:webHidden/>
              </w:rPr>
              <w:t>i</w:t>
            </w:r>
          </w:ins>
          <w:ins w:id="31" w:author="Chassin, David P" w:date="2023-06-08T10:23:00Z">
            <w:r w:rsidR="00632DC3">
              <w:rPr>
                <w:webHidden/>
              </w:rPr>
              <w:fldChar w:fldCharType="end"/>
            </w:r>
            <w:r w:rsidR="00632DC3" w:rsidRPr="00D92EA1">
              <w:rPr>
                <w:rStyle w:val="Hyperlink"/>
              </w:rPr>
              <w:fldChar w:fldCharType="end"/>
            </w:r>
          </w:ins>
        </w:p>
        <w:p w14:paraId="4997A209" w14:textId="0EC5EEEA" w:rsidR="00632DC3" w:rsidRDefault="00632DC3">
          <w:pPr>
            <w:pStyle w:val="TOC2"/>
            <w:rPr>
              <w:ins w:id="32" w:author="Chassin, David P" w:date="2023-06-08T10:23:00Z"/>
              <w:rFonts w:asciiTheme="minorHAnsi" w:eastAsiaTheme="minorEastAsia" w:hAnsiTheme="minorHAnsi" w:cstheme="minorBidi"/>
              <w:noProof/>
              <w:kern w:val="2"/>
              <w14:ligatures w14:val="standardContextual"/>
            </w:rPr>
          </w:pPr>
          <w:ins w:id="33" w:author="Chassin, David P" w:date="2023-06-08T10:23:00Z">
            <w:r w:rsidRPr="00D92EA1">
              <w:rPr>
                <w:rStyle w:val="Hyperlink"/>
                <w:noProof/>
              </w:rPr>
              <w:fldChar w:fldCharType="begin"/>
            </w:r>
            <w:r w:rsidRPr="00D92EA1">
              <w:rPr>
                <w:rStyle w:val="Hyperlink"/>
                <w:noProof/>
              </w:rPr>
              <w:instrText xml:space="preserve"> </w:instrText>
            </w:r>
            <w:r>
              <w:rPr>
                <w:noProof/>
              </w:rPr>
              <w:instrText>HYPERLINK \l "_Toc137112217"</w:instrText>
            </w:r>
            <w:r w:rsidRPr="00D92EA1">
              <w:rPr>
                <w:rStyle w:val="Hyperlink"/>
                <w:noProof/>
              </w:rPr>
              <w:instrText xml:space="preserve"> </w:instrText>
            </w:r>
            <w:r w:rsidRPr="00D92EA1">
              <w:rPr>
                <w:rStyle w:val="Hyperlink"/>
                <w:noProof/>
              </w:rPr>
            </w:r>
            <w:r w:rsidRPr="00D92EA1">
              <w:rPr>
                <w:rStyle w:val="Hyperlink"/>
                <w:noProof/>
              </w:rPr>
              <w:fldChar w:fldCharType="separate"/>
            </w:r>
            <w:r w:rsidRPr="00D92EA1">
              <w:rPr>
                <w:rStyle w:val="Hyperlink"/>
                <w:noProof/>
              </w:rPr>
              <w:t>List of Figures</w:t>
            </w:r>
            <w:r>
              <w:rPr>
                <w:noProof/>
                <w:webHidden/>
              </w:rPr>
              <w:tab/>
            </w:r>
            <w:r>
              <w:rPr>
                <w:noProof/>
                <w:webHidden/>
              </w:rPr>
              <w:fldChar w:fldCharType="begin"/>
            </w:r>
            <w:r>
              <w:rPr>
                <w:noProof/>
                <w:webHidden/>
              </w:rPr>
              <w:instrText xml:space="preserve"> PAGEREF _Toc137112217 \h </w:instrText>
            </w:r>
          </w:ins>
          <w:r>
            <w:rPr>
              <w:noProof/>
              <w:webHidden/>
            </w:rPr>
          </w:r>
          <w:r>
            <w:rPr>
              <w:noProof/>
              <w:webHidden/>
            </w:rPr>
            <w:fldChar w:fldCharType="separate"/>
          </w:r>
          <w:ins w:id="34" w:author="Chassin, David P" w:date="2023-06-08T10:24:00Z">
            <w:r>
              <w:rPr>
                <w:noProof/>
                <w:webHidden/>
              </w:rPr>
              <w:t>ii</w:t>
            </w:r>
          </w:ins>
          <w:ins w:id="35" w:author="Chassin, David P" w:date="2023-06-08T10:23:00Z">
            <w:r>
              <w:rPr>
                <w:noProof/>
                <w:webHidden/>
              </w:rPr>
              <w:fldChar w:fldCharType="end"/>
            </w:r>
            <w:r w:rsidRPr="00D92EA1">
              <w:rPr>
                <w:rStyle w:val="Hyperlink"/>
                <w:noProof/>
              </w:rPr>
              <w:fldChar w:fldCharType="end"/>
            </w:r>
          </w:ins>
        </w:p>
        <w:p w14:paraId="593020F7" w14:textId="5EBAF833" w:rsidR="00632DC3" w:rsidRDefault="00632DC3">
          <w:pPr>
            <w:pStyle w:val="TOC2"/>
            <w:rPr>
              <w:ins w:id="36" w:author="Chassin, David P" w:date="2023-06-08T10:23:00Z"/>
              <w:rFonts w:asciiTheme="minorHAnsi" w:eastAsiaTheme="minorEastAsia" w:hAnsiTheme="minorHAnsi" w:cstheme="minorBidi"/>
              <w:noProof/>
              <w:kern w:val="2"/>
              <w14:ligatures w14:val="standardContextual"/>
            </w:rPr>
          </w:pPr>
          <w:ins w:id="37" w:author="Chassin, David P" w:date="2023-06-08T10:23:00Z">
            <w:r w:rsidRPr="00D92EA1">
              <w:rPr>
                <w:rStyle w:val="Hyperlink"/>
                <w:noProof/>
              </w:rPr>
              <w:fldChar w:fldCharType="begin"/>
            </w:r>
            <w:r w:rsidRPr="00D92EA1">
              <w:rPr>
                <w:rStyle w:val="Hyperlink"/>
                <w:noProof/>
              </w:rPr>
              <w:instrText xml:space="preserve"> </w:instrText>
            </w:r>
            <w:r>
              <w:rPr>
                <w:noProof/>
              </w:rPr>
              <w:instrText>HYPERLINK \l "_Toc137112218"</w:instrText>
            </w:r>
            <w:r w:rsidRPr="00D92EA1">
              <w:rPr>
                <w:rStyle w:val="Hyperlink"/>
                <w:noProof/>
              </w:rPr>
              <w:instrText xml:space="preserve"> </w:instrText>
            </w:r>
            <w:r w:rsidRPr="00D92EA1">
              <w:rPr>
                <w:rStyle w:val="Hyperlink"/>
                <w:noProof/>
              </w:rPr>
            </w:r>
            <w:r w:rsidRPr="00D92EA1">
              <w:rPr>
                <w:rStyle w:val="Hyperlink"/>
                <w:noProof/>
              </w:rPr>
              <w:fldChar w:fldCharType="separate"/>
            </w:r>
            <w:r w:rsidRPr="00D92EA1">
              <w:rPr>
                <w:rStyle w:val="Hyperlink"/>
                <w:rFonts w:ascii="Tahoma" w:hAnsi="Tahoma" w:cs="Tahoma"/>
                <w:bCs/>
                <w:noProof/>
              </w:rPr>
              <w:t>List of Tables</w:t>
            </w:r>
            <w:r>
              <w:rPr>
                <w:noProof/>
                <w:webHidden/>
              </w:rPr>
              <w:tab/>
            </w:r>
            <w:r>
              <w:rPr>
                <w:noProof/>
                <w:webHidden/>
              </w:rPr>
              <w:fldChar w:fldCharType="begin"/>
            </w:r>
            <w:r>
              <w:rPr>
                <w:noProof/>
                <w:webHidden/>
              </w:rPr>
              <w:instrText xml:space="preserve"> PAGEREF _Toc137112218 \h </w:instrText>
            </w:r>
          </w:ins>
          <w:r>
            <w:rPr>
              <w:noProof/>
              <w:webHidden/>
            </w:rPr>
          </w:r>
          <w:r>
            <w:rPr>
              <w:noProof/>
              <w:webHidden/>
            </w:rPr>
            <w:fldChar w:fldCharType="separate"/>
          </w:r>
          <w:ins w:id="38" w:author="Chassin, David P" w:date="2023-06-08T10:24:00Z">
            <w:r>
              <w:rPr>
                <w:noProof/>
                <w:webHidden/>
              </w:rPr>
              <w:t>ii</w:t>
            </w:r>
          </w:ins>
          <w:ins w:id="39" w:author="Chassin, David P" w:date="2023-06-08T10:23:00Z">
            <w:r>
              <w:rPr>
                <w:noProof/>
                <w:webHidden/>
              </w:rPr>
              <w:fldChar w:fldCharType="end"/>
            </w:r>
            <w:r w:rsidRPr="00D92EA1">
              <w:rPr>
                <w:rStyle w:val="Hyperlink"/>
                <w:noProof/>
              </w:rPr>
              <w:fldChar w:fldCharType="end"/>
            </w:r>
          </w:ins>
        </w:p>
        <w:p w14:paraId="266D7A93" w14:textId="715B80D5" w:rsidR="00632DC3" w:rsidRDefault="00632DC3" w:rsidP="00632DC3">
          <w:pPr>
            <w:pStyle w:val="TOC1"/>
            <w:rPr>
              <w:ins w:id="40" w:author="Chassin, David P" w:date="2023-06-08T10:23:00Z"/>
              <w:rFonts w:asciiTheme="minorHAnsi" w:eastAsiaTheme="minorEastAsia" w:hAnsiTheme="minorHAnsi" w:cstheme="minorBidi"/>
              <w:kern w:val="2"/>
              <w14:ligatures w14:val="standardContextual"/>
            </w:rPr>
          </w:pPr>
          <w:ins w:id="41" w:author="Chassin, David P" w:date="2023-06-08T10:23:00Z">
            <w:r w:rsidRPr="00D92EA1">
              <w:rPr>
                <w:rStyle w:val="Hyperlink"/>
              </w:rPr>
              <w:fldChar w:fldCharType="begin"/>
            </w:r>
            <w:r w:rsidRPr="00D92EA1">
              <w:rPr>
                <w:rStyle w:val="Hyperlink"/>
              </w:rPr>
              <w:instrText xml:space="preserve"> </w:instrText>
            </w:r>
            <w:r>
              <w:instrText>HYPERLINK \l "_Toc137112219"</w:instrText>
            </w:r>
            <w:r w:rsidRPr="00D92EA1">
              <w:rPr>
                <w:rStyle w:val="Hyperlink"/>
              </w:rPr>
              <w:instrText xml:space="preserve"> </w:instrText>
            </w:r>
            <w:r w:rsidRPr="00D92EA1">
              <w:rPr>
                <w:rStyle w:val="Hyperlink"/>
              </w:rPr>
            </w:r>
            <w:r w:rsidRPr="00D92EA1">
              <w:rPr>
                <w:rStyle w:val="Hyperlink"/>
              </w:rPr>
              <w:fldChar w:fldCharType="separate"/>
            </w:r>
            <w:r w:rsidRPr="00D92EA1">
              <w:rPr>
                <w:rStyle w:val="Hyperlink"/>
              </w:rPr>
              <w:t>Executive Summary</w:t>
            </w:r>
            <w:r>
              <w:rPr>
                <w:webHidden/>
              </w:rPr>
              <w:tab/>
            </w:r>
            <w:r>
              <w:rPr>
                <w:webHidden/>
              </w:rPr>
              <w:fldChar w:fldCharType="begin"/>
            </w:r>
            <w:r>
              <w:rPr>
                <w:webHidden/>
              </w:rPr>
              <w:instrText xml:space="preserve"> PAGEREF _Toc137112219 \h </w:instrText>
            </w:r>
          </w:ins>
          <w:r>
            <w:rPr>
              <w:webHidden/>
            </w:rPr>
          </w:r>
          <w:r>
            <w:rPr>
              <w:webHidden/>
            </w:rPr>
            <w:fldChar w:fldCharType="separate"/>
          </w:r>
          <w:ins w:id="42" w:author="Chassin, David P" w:date="2023-06-08T10:24:00Z">
            <w:r>
              <w:rPr>
                <w:webHidden/>
              </w:rPr>
              <w:t>1</w:t>
            </w:r>
          </w:ins>
          <w:ins w:id="43" w:author="Chassin, David P" w:date="2023-06-08T10:23:00Z">
            <w:r>
              <w:rPr>
                <w:webHidden/>
              </w:rPr>
              <w:fldChar w:fldCharType="end"/>
            </w:r>
            <w:r w:rsidRPr="00D92EA1">
              <w:rPr>
                <w:rStyle w:val="Hyperlink"/>
              </w:rPr>
              <w:fldChar w:fldCharType="end"/>
            </w:r>
          </w:ins>
        </w:p>
        <w:p w14:paraId="510420E2" w14:textId="2F753581" w:rsidR="00632DC3" w:rsidRDefault="00632DC3">
          <w:pPr>
            <w:pStyle w:val="TOC2"/>
            <w:rPr>
              <w:ins w:id="44" w:author="Chassin, David P" w:date="2023-06-08T10:23:00Z"/>
              <w:rFonts w:asciiTheme="minorHAnsi" w:eastAsiaTheme="minorEastAsia" w:hAnsiTheme="minorHAnsi" w:cstheme="minorBidi"/>
              <w:noProof/>
              <w:kern w:val="2"/>
              <w14:ligatures w14:val="standardContextual"/>
            </w:rPr>
          </w:pPr>
          <w:ins w:id="45" w:author="Chassin, David P" w:date="2023-06-08T10:23:00Z">
            <w:r w:rsidRPr="00D92EA1">
              <w:rPr>
                <w:rStyle w:val="Hyperlink"/>
                <w:noProof/>
              </w:rPr>
              <w:fldChar w:fldCharType="begin"/>
            </w:r>
            <w:r w:rsidRPr="00D92EA1">
              <w:rPr>
                <w:rStyle w:val="Hyperlink"/>
                <w:noProof/>
              </w:rPr>
              <w:instrText xml:space="preserve"> </w:instrText>
            </w:r>
            <w:r>
              <w:rPr>
                <w:noProof/>
              </w:rPr>
              <w:instrText>HYPERLINK \l "_Toc137112220"</w:instrText>
            </w:r>
            <w:r w:rsidRPr="00D92EA1">
              <w:rPr>
                <w:rStyle w:val="Hyperlink"/>
                <w:noProof/>
              </w:rPr>
              <w:instrText xml:space="preserve"> </w:instrText>
            </w:r>
            <w:r w:rsidRPr="00D92EA1">
              <w:rPr>
                <w:rStyle w:val="Hyperlink"/>
                <w:noProof/>
              </w:rPr>
            </w:r>
            <w:r w:rsidRPr="00D92EA1">
              <w:rPr>
                <w:rStyle w:val="Hyperlink"/>
                <w:noProof/>
              </w:rPr>
              <w:fldChar w:fldCharType="separate"/>
            </w:r>
            <w:r w:rsidRPr="00D92EA1">
              <w:rPr>
                <w:rStyle w:val="Hyperlink"/>
                <w:noProof/>
              </w:rPr>
              <w:t>Background</w:t>
            </w:r>
            <w:r>
              <w:rPr>
                <w:noProof/>
                <w:webHidden/>
              </w:rPr>
              <w:tab/>
            </w:r>
            <w:r>
              <w:rPr>
                <w:noProof/>
                <w:webHidden/>
              </w:rPr>
              <w:fldChar w:fldCharType="begin"/>
            </w:r>
            <w:r>
              <w:rPr>
                <w:noProof/>
                <w:webHidden/>
              </w:rPr>
              <w:instrText xml:space="preserve"> PAGEREF _Toc137112220 \h </w:instrText>
            </w:r>
          </w:ins>
          <w:r>
            <w:rPr>
              <w:noProof/>
              <w:webHidden/>
            </w:rPr>
          </w:r>
          <w:r>
            <w:rPr>
              <w:noProof/>
              <w:webHidden/>
            </w:rPr>
            <w:fldChar w:fldCharType="separate"/>
          </w:r>
          <w:ins w:id="46" w:author="Chassin, David P" w:date="2023-06-08T10:24:00Z">
            <w:r>
              <w:rPr>
                <w:noProof/>
                <w:webHidden/>
              </w:rPr>
              <w:t>1</w:t>
            </w:r>
          </w:ins>
          <w:ins w:id="47" w:author="Chassin, David P" w:date="2023-06-08T10:23:00Z">
            <w:r>
              <w:rPr>
                <w:noProof/>
                <w:webHidden/>
              </w:rPr>
              <w:fldChar w:fldCharType="end"/>
            </w:r>
            <w:r w:rsidRPr="00D92EA1">
              <w:rPr>
                <w:rStyle w:val="Hyperlink"/>
                <w:noProof/>
              </w:rPr>
              <w:fldChar w:fldCharType="end"/>
            </w:r>
          </w:ins>
        </w:p>
        <w:p w14:paraId="266E62E2" w14:textId="104D5B2A" w:rsidR="00632DC3" w:rsidRDefault="00632DC3">
          <w:pPr>
            <w:pStyle w:val="TOC2"/>
            <w:rPr>
              <w:ins w:id="48" w:author="Chassin, David P" w:date="2023-06-08T10:23:00Z"/>
              <w:rFonts w:asciiTheme="minorHAnsi" w:eastAsiaTheme="minorEastAsia" w:hAnsiTheme="minorHAnsi" w:cstheme="minorBidi"/>
              <w:noProof/>
              <w:kern w:val="2"/>
              <w14:ligatures w14:val="standardContextual"/>
            </w:rPr>
          </w:pPr>
          <w:ins w:id="49" w:author="Chassin, David P" w:date="2023-06-08T10:23:00Z">
            <w:r w:rsidRPr="00D92EA1">
              <w:rPr>
                <w:rStyle w:val="Hyperlink"/>
                <w:noProof/>
              </w:rPr>
              <w:fldChar w:fldCharType="begin"/>
            </w:r>
            <w:r w:rsidRPr="00D92EA1">
              <w:rPr>
                <w:rStyle w:val="Hyperlink"/>
                <w:noProof/>
              </w:rPr>
              <w:instrText xml:space="preserve"> </w:instrText>
            </w:r>
            <w:r>
              <w:rPr>
                <w:noProof/>
              </w:rPr>
              <w:instrText>HYPERLINK \l "_Toc137112221"</w:instrText>
            </w:r>
            <w:r w:rsidRPr="00D92EA1">
              <w:rPr>
                <w:rStyle w:val="Hyperlink"/>
                <w:noProof/>
              </w:rPr>
              <w:instrText xml:space="preserve"> </w:instrText>
            </w:r>
            <w:r w:rsidRPr="00D92EA1">
              <w:rPr>
                <w:rStyle w:val="Hyperlink"/>
                <w:noProof/>
              </w:rPr>
            </w:r>
            <w:r w:rsidRPr="00D92EA1">
              <w:rPr>
                <w:rStyle w:val="Hyperlink"/>
                <w:noProof/>
              </w:rPr>
              <w:fldChar w:fldCharType="separate"/>
            </w:r>
            <w:r w:rsidRPr="00D92EA1">
              <w:rPr>
                <w:rStyle w:val="Hyperlink"/>
                <w:noProof/>
              </w:rPr>
              <w:t>Project Purpose and Approach</w:t>
            </w:r>
            <w:r>
              <w:rPr>
                <w:noProof/>
                <w:webHidden/>
              </w:rPr>
              <w:tab/>
            </w:r>
            <w:r>
              <w:rPr>
                <w:noProof/>
                <w:webHidden/>
              </w:rPr>
              <w:fldChar w:fldCharType="begin"/>
            </w:r>
            <w:r>
              <w:rPr>
                <w:noProof/>
                <w:webHidden/>
              </w:rPr>
              <w:instrText xml:space="preserve"> PAGEREF _Toc137112221 \h </w:instrText>
            </w:r>
          </w:ins>
          <w:r>
            <w:rPr>
              <w:noProof/>
              <w:webHidden/>
            </w:rPr>
          </w:r>
          <w:r>
            <w:rPr>
              <w:noProof/>
              <w:webHidden/>
            </w:rPr>
            <w:fldChar w:fldCharType="separate"/>
          </w:r>
          <w:ins w:id="50" w:author="Chassin, David P" w:date="2023-06-08T10:24:00Z">
            <w:r>
              <w:rPr>
                <w:noProof/>
                <w:webHidden/>
              </w:rPr>
              <w:t>1</w:t>
            </w:r>
          </w:ins>
          <w:ins w:id="51" w:author="Chassin, David P" w:date="2023-06-08T10:23:00Z">
            <w:r>
              <w:rPr>
                <w:noProof/>
                <w:webHidden/>
              </w:rPr>
              <w:fldChar w:fldCharType="end"/>
            </w:r>
            <w:r w:rsidRPr="00D92EA1">
              <w:rPr>
                <w:rStyle w:val="Hyperlink"/>
                <w:noProof/>
              </w:rPr>
              <w:fldChar w:fldCharType="end"/>
            </w:r>
          </w:ins>
        </w:p>
        <w:p w14:paraId="73D43757" w14:textId="11978C7F" w:rsidR="00632DC3" w:rsidRDefault="00632DC3">
          <w:pPr>
            <w:pStyle w:val="TOC2"/>
            <w:rPr>
              <w:ins w:id="52" w:author="Chassin, David P" w:date="2023-06-08T10:23:00Z"/>
              <w:rFonts w:asciiTheme="minorHAnsi" w:eastAsiaTheme="minorEastAsia" w:hAnsiTheme="minorHAnsi" w:cstheme="minorBidi"/>
              <w:noProof/>
              <w:kern w:val="2"/>
              <w14:ligatures w14:val="standardContextual"/>
            </w:rPr>
          </w:pPr>
          <w:ins w:id="53" w:author="Chassin, David P" w:date="2023-06-08T10:23:00Z">
            <w:r w:rsidRPr="00D92EA1">
              <w:rPr>
                <w:rStyle w:val="Hyperlink"/>
                <w:noProof/>
              </w:rPr>
              <w:fldChar w:fldCharType="begin"/>
            </w:r>
            <w:r w:rsidRPr="00D92EA1">
              <w:rPr>
                <w:rStyle w:val="Hyperlink"/>
                <w:noProof/>
              </w:rPr>
              <w:instrText xml:space="preserve"> </w:instrText>
            </w:r>
            <w:r>
              <w:rPr>
                <w:noProof/>
              </w:rPr>
              <w:instrText>HYPERLINK \l "_Toc137112222"</w:instrText>
            </w:r>
            <w:r w:rsidRPr="00D92EA1">
              <w:rPr>
                <w:rStyle w:val="Hyperlink"/>
                <w:noProof/>
              </w:rPr>
              <w:instrText xml:space="preserve"> </w:instrText>
            </w:r>
            <w:r w:rsidRPr="00D92EA1">
              <w:rPr>
                <w:rStyle w:val="Hyperlink"/>
                <w:noProof/>
              </w:rPr>
            </w:r>
            <w:r w:rsidRPr="00D92EA1">
              <w:rPr>
                <w:rStyle w:val="Hyperlink"/>
                <w:noProof/>
              </w:rPr>
              <w:fldChar w:fldCharType="separate"/>
            </w:r>
            <w:r w:rsidRPr="00D92EA1">
              <w:rPr>
                <w:rStyle w:val="Hyperlink"/>
                <w:noProof/>
              </w:rPr>
              <w:t>Key Results</w:t>
            </w:r>
            <w:r>
              <w:rPr>
                <w:noProof/>
                <w:webHidden/>
              </w:rPr>
              <w:tab/>
            </w:r>
            <w:r>
              <w:rPr>
                <w:noProof/>
                <w:webHidden/>
              </w:rPr>
              <w:fldChar w:fldCharType="begin"/>
            </w:r>
            <w:r>
              <w:rPr>
                <w:noProof/>
                <w:webHidden/>
              </w:rPr>
              <w:instrText xml:space="preserve"> PAGEREF _Toc137112222 \h </w:instrText>
            </w:r>
          </w:ins>
          <w:r>
            <w:rPr>
              <w:noProof/>
              <w:webHidden/>
            </w:rPr>
          </w:r>
          <w:r>
            <w:rPr>
              <w:noProof/>
              <w:webHidden/>
            </w:rPr>
            <w:fldChar w:fldCharType="separate"/>
          </w:r>
          <w:ins w:id="54" w:author="Chassin, David P" w:date="2023-06-08T10:24:00Z">
            <w:r>
              <w:rPr>
                <w:noProof/>
                <w:webHidden/>
              </w:rPr>
              <w:t>3</w:t>
            </w:r>
          </w:ins>
          <w:ins w:id="55" w:author="Chassin, David P" w:date="2023-06-08T10:23:00Z">
            <w:r>
              <w:rPr>
                <w:noProof/>
                <w:webHidden/>
              </w:rPr>
              <w:fldChar w:fldCharType="end"/>
            </w:r>
            <w:r w:rsidRPr="00D92EA1">
              <w:rPr>
                <w:rStyle w:val="Hyperlink"/>
                <w:noProof/>
              </w:rPr>
              <w:fldChar w:fldCharType="end"/>
            </w:r>
          </w:ins>
        </w:p>
        <w:p w14:paraId="2F5BEA22" w14:textId="536CD7B3" w:rsidR="00632DC3" w:rsidRDefault="00632DC3">
          <w:pPr>
            <w:pStyle w:val="TOC2"/>
            <w:rPr>
              <w:ins w:id="56" w:author="Chassin, David P" w:date="2023-06-08T10:23:00Z"/>
              <w:rFonts w:asciiTheme="minorHAnsi" w:eastAsiaTheme="minorEastAsia" w:hAnsiTheme="minorHAnsi" w:cstheme="minorBidi"/>
              <w:noProof/>
              <w:kern w:val="2"/>
              <w14:ligatures w14:val="standardContextual"/>
            </w:rPr>
          </w:pPr>
          <w:ins w:id="57" w:author="Chassin, David P" w:date="2023-06-08T10:23:00Z">
            <w:r w:rsidRPr="00D92EA1">
              <w:rPr>
                <w:rStyle w:val="Hyperlink"/>
                <w:noProof/>
              </w:rPr>
              <w:fldChar w:fldCharType="begin"/>
            </w:r>
            <w:r w:rsidRPr="00D92EA1">
              <w:rPr>
                <w:rStyle w:val="Hyperlink"/>
                <w:noProof/>
              </w:rPr>
              <w:instrText xml:space="preserve"> </w:instrText>
            </w:r>
            <w:r>
              <w:rPr>
                <w:noProof/>
              </w:rPr>
              <w:instrText>HYPERLINK \l "_Toc137112223"</w:instrText>
            </w:r>
            <w:r w:rsidRPr="00D92EA1">
              <w:rPr>
                <w:rStyle w:val="Hyperlink"/>
                <w:noProof/>
              </w:rPr>
              <w:instrText xml:space="preserve"> </w:instrText>
            </w:r>
            <w:r w:rsidRPr="00D92EA1">
              <w:rPr>
                <w:rStyle w:val="Hyperlink"/>
                <w:noProof/>
              </w:rPr>
            </w:r>
            <w:r w:rsidRPr="00D92EA1">
              <w:rPr>
                <w:rStyle w:val="Hyperlink"/>
                <w:noProof/>
              </w:rPr>
              <w:fldChar w:fldCharType="separate"/>
            </w:r>
            <w:r w:rsidRPr="00D92EA1">
              <w:rPr>
                <w:rStyle w:val="Hyperlink"/>
                <w:noProof/>
              </w:rPr>
              <w:t>Knowledge Transfer and Next Steps</w:t>
            </w:r>
            <w:r>
              <w:rPr>
                <w:noProof/>
                <w:webHidden/>
              </w:rPr>
              <w:tab/>
            </w:r>
            <w:r>
              <w:rPr>
                <w:noProof/>
                <w:webHidden/>
              </w:rPr>
              <w:fldChar w:fldCharType="begin"/>
            </w:r>
            <w:r>
              <w:rPr>
                <w:noProof/>
                <w:webHidden/>
              </w:rPr>
              <w:instrText xml:space="preserve"> PAGEREF _Toc137112223 \h </w:instrText>
            </w:r>
          </w:ins>
          <w:r>
            <w:rPr>
              <w:noProof/>
              <w:webHidden/>
            </w:rPr>
          </w:r>
          <w:r>
            <w:rPr>
              <w:noProof/>
              <w:webHidden/>
            </w:rPr>
            <w:fldChar w:fldCharType="separate"/>
          </w:r>
          <w:ins w:id="58" w:author="Chassin, David P" w:date="2023-06-08T10:24:00Z">
            <w:r>
              <w:rPr>
                <w:noProof/>
                <w:webHidden/>
              </w:rPr>
              <w:t>3</w:t>
            </w:r>
          </w:ins>
          <w:ins w:id="59" w:author="Chassin, David P" w:date="2023-06-08T10:23:00Z">
            <w:r>
              <w:rPr>
                <w:noProof/>
                <w:webHidden/>
              </w:rPr>
              <w:fldChar w:fldCharType="end"/>
            </w:r>
            <w:r w:rsidRPr="00D92EA1">
              <w:rPr>
                <w:rStyle w:val="Hyperlink"/>
                <w:noProof/>
              </w:rPr>
              <w:fldChar w:fldCharType="end"/>
            </w:r>
          </w:ins>
        </w:p>
        <w:p w14:paraId="7431F8FC" w14:textId="2015E3E9" w:rsidR="00632DC3" w:rsidRDefault="00632DC3" w:rsidP="00632DC3">
          <w:pPr>
            <w:pStyle w:val="TOC1"/>
            <w:rPr>
              <w:ins w:id="60" w:author="Chassin, David P" w:date="2023-06-08T10:23:00Z"/>
              <w:rFonts w:asciiTheme="minorHAnsi" w:eastAsiaTheme="minorEastAsia" w:hAnsiTheme="minorHAnsi" w:cstheme="minorBidi"/>
              <w:kern w:val="2"/>
              <w14:ligatures w14:val="standardContextual"/>
            </w:rPr>
          </w:pPr>
          <w:ins w:id="61" w:author="Chassin, David P" w:date="2023-06-08T10:23:00Z">
            <w:r w:rsidRPr="00D92EA1">
              <w:rPr>
                <w:rStyle w:val="Hyperlink"/>
              </w:rPr>
              <w:fldChar w:fldCharType="begin"/>
            </w:r>
            <w:r w:rsidRPr="00D92EA1">
              <w:rPr>
                <w:rStyle w:val="Hyperlink"/>
              </w:rPr>
              <w:instrText xml:space="preserve"> </w:instrText>
            </w:r>
            <w:r>
              <w:instrText>HYPERLINK \l "_Toc137112224"</w:instrText>
            </w:r>
            <w:r w:rsidRPr="00D92EA1">
              <w:rPr>
                <w:rStyle w:val="Hyperlink"/>
              </w:rPr>
              <w:instrText xml:space="preserve"> </w:instrText>
            </w:r>
            <w:r w:rsidRPr="00D92EA1">
              <w:rPr>
                <w:rStyle w:val="Hyperlink"/>
              </w:rPr>
            </w:r>
            <w:r w:rsidRPr="00D92EA1">
              <w:rPr>
                <w:rStyle w:val="Hyperlink"/>
              </w:rPr>
              <w:fldChar w:fldCharType="separate"/>
            </w:r>
            <w:r w:rsidRPr="00D92EA1">
              <w:rPr>
                <w:rStyle w:val="Hyperlink"/>
              </w:rPr>
              <w:t>Introduction</w:t>
            </w:r>
            <w:r>
              <w:rPr>
                <w:webHidden/>
              </w:rPr>
              <w:tab/>
            </w:r>
            <w:r>
              <w:rPr>
                <w:webHidden/>
              </w:rPr>
              <w:fldChar w:fldCharType="begin"/>
            </w:r>
            <w:r>
              <w:rPr>
                <w:webHidden/>
              </w:rPr>
              <w:instrText xml:space="preserve"> PAGEREF _Toc137112224 \h </w:instrText>
            </w:r>
          </w:ins>
          <w:r>
            <w:rPr>
              <w:webHidden/>
            </w:rPr>
          </w:r>
          <w:r>
            <w:rPr>
              <w:webHidden/>
            </w:rPr>
            <w:fldChar w:fldCharType="separate"/>
          </w:r>
          <w:ins w:id="62" w:author="Chassin, David P" w:date="2023-06-08T10:24:00Z">
            <w:r>
              <w:rPr>
                <w:webHidden/>
              </w:rPr>
              <w:t>5</w:t>
            </w:r>
          </w:ins>
          <w:ins w:id="63" w:author="Chassin, David P" w:date="2023-06-08T10:23:00Z">
            <w:r>
              <w:rPr>
                <w:webHidden/>
              </w:rPr>
              <w:fldChar w:fldCharType="end"/>
            </w:r>
            <w:r w:rsidRPr="00D92EA1">
              <w:rPr>
                <w:rStyle w:val="Hyperlink"/>
              </w:rPr>
              <w:fldChar w:fldCharType="end"/>
            </w:r>
          </w:ins>
        </w:p>
        <w:p w14:paraId="3C29C532" w14:textId="44614EE1" w:rsidR="00632DC3" w:rsidRDefault="00632DC3" w:rsidP="00632DC3">
          <w:pPr>
            <w:pStyle w:val="TOC1"/>
            <w:rPr>
              <w:ins w:id="64" w:author="Chassin, David P" w:date="2023-06-08T10:23:00Z"/>
              <w:rFonts w:asciiTheme="minorHAnsi" w:eastAsiaTheme="minorEastAsia" w:hAnsiTheme="minorHAnsi" w:cstheme="minorBidi"/>
              <w:kern w:val="2"/>
              <w14:ligatures w14:val="standardContextual"/>
            </w:rPr>
          </w:pPr>
          <w:ins w:id="65" w:author="Chassin, David P" w:date="2023-06-08T10:23:00Z">
            <w:r w:rsidRPr="00D92EA1">
              <w:rPr>
                <w:rStyle w:val="Hyperlink"/>
              </w:rPr>
              <w:fldChar w:fldCharType="begin"/>
            </w:r>
            <w:r w:rsidRPr="00D92EA1">
              <w:rPr>
                <w:rStyle w:val="Hyperlink"/>
              </w:rPr>
              <w:instrText xml:space="preserve"> </w:instrText>
            </w:r>
            <w:r>
              <w:instrText>HYPERLINK \l "_Toc137112225"</w:instrText>
            </w:r>
            <w:r w:rsidRPr="00D92EA1">
              <w:rPr>
                <w:rStyle w:val="Hyperlink"/>
              </w:rPr>
              <w:instrText xml:space="preserve"> </w:instrText>
            </w:r>
            <w:r w:rsidRPr="00D92EA1">
              <w:rPr>
                <w:rStyle w:val="Hyperlink"/>
              </w:rPr>
            </w:r>
            <w:r w:rsidRPr="00D92EA1">
              <w:rPr>
                <w:rStyle w:val="Hyperlink"/>
              </w:rPr>
              <w:fldChar w:fldCharType="separate"/>
            </w:r>
            <w:r w:rsidRPr="00D92EA1">
              <w:rPr>
                <w:rStyle w:val="Hyperlink"/>
              </w:rPr>
              <w:t>Project Approach</w:t>
            </w:r>
            <w:r>
              <w:rPr>
                <w:webHidden/>
              </w:rPr>
              <w:tab/>
            </w:r>
            <w:r>
              <w:rPr>
                <w:webHidden/>
              </w:rPr>
              <w:fldChar w:fldCharType="begin"/>
            </w:r>
            <w:r>
              <w:rPr>
                <w:webHidden/>
              </w:rPr>
              <w:instrText xml:space="preserve"> PAGEREF _Toc137112225 \h </w:instrText>
            </w:r>
          </w:ins>
          <w:r>
            <w:rPr>
              <w:webHidden/>
            </w:rPr>
          </w:r>
          <w:r>
            <w:rPr>
              <w:webHidden/>
            </w:rPr>
            <w:fldChar w:fldCharType="separate"/>
          </w:r>
          <w:ins w:id="66" w:author="Chassin, David P" w:date="2023-06-08T10:24:00Z">
            <w:r>
              <w:rPr>
                <w:webHidden/>
              </w:rPr>
              <w:t>7</w:t>
            </w:r>
          </w:ins>
          <w:ins w:id="67" w:author="Chassin, David P" w:date="2023-06-08T10:23:00Z">
            <w:r>
              <w:rPr>
                <w:webHidden/>
              </w:rPr>
              <w:fldChar w:fldCharType="end"/>
            </w:r>
            <w:r w:rsidRPr="00D92EA1">
              <w:rPr>
                <w:rStyle w:val="Hyperlink"/>
              </w:rPr>
              <w:fldChar w:fldCharType="end"/>
            </w:r>
          </w:ins>
        </w:p>
        <w:p w14:paraId="297EED80" w14:textId="2041E268" w:rsidR="00632DC3" w:rsidRDefault="00632DC3">
          <w:pPr>
            <w:pStyle w:val="TOC2"/>
            <w:rPr>
              <w:ins w:id="68" w:author="Chassin, David P" w:date="2023-06-08T10:23:00Z"/>
              <w:rFonts w:asciiTheme="minorHAnsi" w:eastAsiaTheme="minorEastAsia" w:hAnsiTheme="minorHAnsi" w:cstheme="minorBidi"/>
              <w:noProof/>
              <w:kern w:val="2"/>
              <w14:ligatures w14:val="standardContextual"/>
            </w:rPr>
          </w:pPr>
          <w:ins w:id="69" w:author="Chassin, David P" w:date="2023-06-08T10:23:00Z">
            <w:r w:rsidRPr="00D92EA1">
              <w:rPr>
                <w:rStyle w:val="Hyperlink"/>
                <w:noProof/>
              </w:rPr>
              <w:fldChar w:fldCharType="begin"/>
            </w:r>
            <w:r w:rsidRPr="00D92EA1">
              <w:rPr>
                <w:rStyle w:val="Hyperlink"/>
                <w:noProof/>
              </w:rPr>
              <w:instrText xml:space="preserve"> </w:instrText>
            </w:r>
            <w:r>
              <w:rPr>
                <w:noProof/>
              </w:rPr>
              <w:instrText>HYPERLINK \l "_Toc137112226"</w:instrText>
            </w:r>
            <w:r w:rsidRPr="00D92EA1">
              <w:rPr>
                <w:rStyle w:val="Hyperlink"/>
                <w:noProof/>
              </w:rPr>
              <w:instrText xml:space="preserve"> </w:instrText>
            </w:r>
            <w:r w:rsidRPr="00D92EA1">
              <w:rPr>
                <w:rStyle w:val="Hyperlink"/>
                <w:noProof/>
              </w:rPr>
            </w:r>
            <w:r w:rsidRPr="00D92EA1">
              <w:rPr>
                <w:rStyle w:val="Hyperlink"/>
                <w:noProof/>
              </w:rPr>
              <w:fldChar w:fldCharType="separate"/>
            </w:r>
            <w:r w:rsidRPr="00D92EA1">
              <w:rPr>
                <w:rStyle w:val="Hyperlink"/>
                <w:noProof/>
              </w:rPr>
              <w:t>Concept of Operations</w:t>
            </w:r>
            <w:r>
              <w:rPr>
                <w:noProof/>
                <w:webHidden/>
              </w:rPr>
              <w:tab/>
            </w:r>
            <w:r>
              <w:rPr>
                <w:noProof/>
                <w:webHidden/>
              </w:rPr>
              <w:fldChar w:fldCharType="begin"/>
            </w:r>
            <w:r>
              <w:rPr>
                <w:noProof/>
                <w:webHidden/>
              </w:rPr>
              <w:instrText xml:space="preserve"> PAGEREF _Toc137112226 \h </w:instrText>
            </w:r>
          </w:ins>
          <w:r>
            <w:rPr>
              <w:noProof/>
              <w:webHidden/>
            </w:rPr>
          </w:r>
          <w:r>
            <w:rPr>
              <w:noProof/>
              <w:webHidden/>
            </w:rPr>
            <w:fldChar w:fldCharType="separate"/>
          </w:r>
          <w:ins w:id="70" w:author="Chassin, David P" w:date="2023-06-08T10:24:00Z">
            <w:r>
              <w:rPr>
                <w:noProof/>
                <w:webHidden/>
              </w:rPr>
              <w:t>7</w:t>
            </w:r>
          </w:ins>
          <w:ins w:id="71" w:author="Chassin, David P" w:date="2023-06-08T10:23:00Z">
            <w:r>
              <w:rPr>
                <w:noProof/>
                <w:webHidden/>
              </w:rPr>
              <w:fldChar w:fldCharType="end"/>
            </w:r>
            <w:r w:rsidRPr="00D92EA1">
              <w:rPr>
                <w:rStyle w:val="Hyperlink"/>
                <w:noProof/>
              </w:rPr>
              <w:fldChar w:fldCharType="end"/>
            </w:r>
          </w:ins>
        </w:p>
        <w:p w14:paraId="056A1548" w14:textId="3C9C8E97" w:rsidR="00632DC3" w:rsidRDefault="00632DC3">
          <w:pPr>
            <w:pStyle w:val="TOC3"/>
            <w:tabs>
              <w:tab w:val="right" w:leader="dot" w:pos="10070"/>
            </w:tabs>
            <w:rPr>
              <w:ins w:id="72" w:author="Chassin, David P" w:date="2023-06-08T10:23:00Z"/>
              <w:rFonts w:asciiTheme="minorHAnsi" w:eastAsiaTheme="minorEastAsia" w:hAnsiTheme="minorHAnsi" w:cstheme="minorBidi"/>
              <w:noProof/>
              <w:kern w:val="2"/>
              <w14:ligatures w14:val="standardContextual"/>
            </w:rPr>
          </w:pPr>
          <w:ins w:id="73" w:author="Chassin, David P" w:date="2023-06-08T10:23:00Z">
            <w:r w:rsidRPr="00D92EA1">
              <w:rPr>
                <w:rStyle w:val="Hyperlink"/>
                <w:noProof/>
              </w:rPr>
              <w:fldChar w:fldCharType="begin"/>
            </w:r>
            <w:r w:rsidRPr="00D92EA1">
              <w:rPr>
                <w:rStyle w:val="Hyperlink"/>
                <w:noProof/>
              </w:rPr>
              <w:instrText xml:space="preserve"> </w:instrText>
            </w:r>
            <w:r>
              <w:rPr>
                <w:noProof/>
              </w:rPr>
              <w:instrText>HYPERLINK \l "_Toc137112227"</w:instrText>
            </w:r>
            <w:r w:rsidRPr="00D92EA1">
              <w:rPr>
                <w:rStyle w:val="Hyperlink"/>
                <w:noProof/>
              </w:rPr>
              <w:instrText xml:space="preserve"> </w:instrText>
            </w:r>
            <w:r w:rsidRPr="00D92EA1">
              <w:rPr>
                <w:rStyle w:val="Hyperlink"/>
                <w:noProof/>
              </w:rPr>
            </w:r>
            <w:r w:rsidRPr="00D92EA1">
              <w:rPr>
                <w:rStyle w:val="Hyperlink"/>
                <w:noProof/>
              </w:rPr>
              <w:fldChar w:fldCharType="separate"/>
            </w:r>
            <w:r w:rsidRPr="00D92EA1">
              <w:rPr>
                <w:rStyle w:val="Hyperlink"/>
                <w:rFonts w:ascii="Tahoma" w:hAnsi="Tahoma" w:cs="Tahoma"/>
                <w:noProof/>
              </w:rPr>
              <w:t>Platform Portability</w:t>
            </w:r>
            <w:r>
              <w:rPr>
                <w:noProof/>
                <w:webHidden/>
              </w:rPr>
              <w:tab/>
            </w:r>
            <w:r>
              <w:rPr>
                <w:noProof/>
                <w:webHidden/>
              </w:rPr>
              <w:fldChar w:fldCharType="begin"/>
            </w:r>
            <w:r>
              <w:rPr>
                <w:noProof/>
                <w:webHidden/>
              </w:rPr>
              <w:instrText xml:space="preserve"> PAGEREF _Toc137112227 \h </w:instrText>
            </w:r>
          </w:ins>
          <w:r>
            <w:rPr>
              <w:noProof/>
              <w:webHidden/>
            </w:rPr>
          </w:r>
          <w:r>
            <w:rPr>
              <w:noProof/>
              <w:webHidden/>
            </w:rPr>
            <w:fldChar w:fldCharType="separate"/>
          </w:r>
          <w:ins w:id="74" w:author="Chassin, David P" w:date="2023-06-08T10:24:00Z">
            <w:r>
              <w:rPr>
                <w:noProof/>
                <w:webHidden/>
              </w:rPr>
              <w:t>8</w:t>
            </w:r>
          </w:ins>
          <w:ins w:id="75" w:author="Chassin, David P" w:date="2023-06-08T10:23:00Z">
            <w:r>
              <w:rPr>
                <w:noProof/>
                <w:webHidden/>
              </w:rPr>
              <w:fldChar w:fldCharType="end"/>
            </w:r>
            <w:r w:rsidRPr="00D92EA1">
              <w:rPr>
                <w:rStyle w:val="Hyperlink"/>
                <w:noProof/>
              </w:rPr>
              <w:fldChar w:fldCharType="end"/>
            </w:r>
          </w:ins>
        </w:p>
        <w:p w14:paraId="51BF0D19" w14:textId="569B08D9" w:rsidR="00632DC3" w:rsidRDefault="00632DC3">
          <w:pPr>
            <w:pStyle w:val="TOC3"/>
            <w:tabs>
              <w:tab w:val="right" w:leader="dot" w:pos="10070"/>
            </w:tabs>
            <w:rPr>
              <w:ins w:id="76" w:author="Chassin, David P" w:date="2023-06-08T10:23:00Z"/>
              <w:rFonts w:asciiTheme="minorHAnsi" w:eastAsiaTheme="minorEastAsia" w:hAnsiTheme="minorHAnsi" w:cstheme="minorBidi"/>
              <w:noProof/>
              <w:kern w:val="2"/>
              <w14:ligatures w14:val="standardContextual"/>
            </w:rPr>
          </w:pPr>
          <w:ins w:id="77" w:author="Chassin, David P" w:date="2023-06-08T10:23:00Z">
            <w:r w:rsidRPr="00D92EA1">
              <w:rPr>
                <w:rStyle w:val="Hyperlink"/>
                <w:noProof/>
              </w:rPr>
              <w:fldChar w:fldCharType="begin"/>
            </w:r>
            <w:r w:rsidRPr="00D92EA1">
              <w:rPr>
                <w:rStyle w:val="Hyperlink"/>
                <w:noProof/>
              </w:rPr>
              <w:instrText xml:space="preserve"> </w:instrText>
            </w:r>
            <w:r>
              <w:rPr>
                <w:noProof/>
              </w:rPr>
              <w:instrText>HYPERLINK \l "_Toc137112228"</w:instrText>
            </w:r>
            <w:r w:rsidRPr="00D92EA1">
              <w:rPr>
                <w:rStyle w:val="Hyperlink"/>
                <w:noProof/>
              </w:rPr>
              <w:instrText xml:space="preserve"> </w:instrText>
            </w:r>
            <w:r w:rsidRPr="00D92EA1">
              <w:rPr>
                <w:rStyle w:val="Hyperlink"/>
                <w:noProof/>
              </w:rPr>
            </w:r>
            <w:r w:rsidRPr="00D92EA1">
              <w:rPr>
                <w:rStyle w:val="Hyperlink"/>
                <w:noProof/>
              </w:rPr>
              <w:fldChar w:fldCharType="separate"/>
            </w:r>
            <w:r w:rsidRPr="00D92EA1">
              <w:rPr>
                <w:rStyle w:val="Hyperlink"/>
                <w:rFonts w:ascii="Tahoma" w:hAnsi="Tahoma" w:cs="Tahoma"/>
                <w:noProof/>
              </w:rPr>
              <w:t>Open-Source Distribution</w:t>
            </w:r>
            <w:r>
              <w:rPr>
                <w:noProof/>
                <w:webHidden/>
              </w:rPr>
              <w:tab/>
            </w:r>
            <w:r>
              <w:rPr>
                <w:noProof/>
                <w:webHidden/>
              </w:rPr>
              <w:fldChar w:fldCharType="begin"/>
            </w:r>
            <w:r>
              <w:rPr>
                <w:noProof/>
                <w:webHidden/>
              </w:rPr>
              <w:instrText xml:space="preserve"> PAGEREF _Toc137112228 \h </w:instrText>
            </w:r>
          </w:ins>
          <w:r>
            <w:rPr>
              <w:noProof/>
              <w:webHidden/>
            </w:rPr>
          </w:r>
          <w:r>
            <w:rPr>
              <w:noProof/>
              <w:webHidden/>
            </w:rPr>
            <w:fldChar w:fldCharType="separate"/>
          </w:r>
          <w:ins w:id="78" w:author="Chassin, David P" w:date="2023-06-08T10:24:00Z">
            <w:r>
              <w:rPr>
                <w:noProof/>
                <w:webHidden/>
              </w:rPr>
              <w:t>9</w:t>
            </w:r>
          </w:ins>
          <w:ins w:id="79" w:author="Chassin, David P" w:date="2023-06-08T10:23:00Z">
            <w:r>
              <w:rPr>
                <w:noProof/>
                <w:webHidden/>
              </w:rPr>
              <w:fldChar w:fldCharType="end"/>
            </w:r>
            <w:r w:rsidRPr="00D92EA1">
              <w:rPr>
                <w:rStyle w:val="Hyperlink"/>
                <w:noProof/>
              </w:rPr>
              <w:fldChar w:fldCharType="end"/>
            </w:r>
          </w:ins>
        </w:p>
        <w:p w14:paraId="29665CCA" w14:textId="23456583" w:rsidR="00632DC3" w:rsidRDefault="00632DC3">
          <w:pPr>
            <w:pStyle w:val="TOC3"/>
            <w:tabs>
              <w:tab w:val="right" w:leader="dot" w:pos="10070"/>
            </w:tabs>
            <w:rPr>
              <w:ins w:id="80" w:author="Chassin, David P" w:date="2023-06-08T10:23:00Z"/>
              <w:rFonts w:asciiTheme="minorHAnsi" w:eastAsiaTheme="minorEastAsia" w:hAnsiTheme="minorHAnsi" w:cstheme="minorBidi"/>
              <w:noProof/>
              <w:kern w:val="2"/>
              <w14:ligatures w14:val="standardContextual"/>
            </w:rPr>
          </w:pPr>
          <w:ins w:id="81" w:author="Chassin, David P" w:date="2023-06-08T10:23:00Z">
            <w:r w:rsidRPr="00D92EA1">
              <w:rPr>
                <w:rStyle w:val="Hyperlink"/>
                <w:noProof/>
              </w:rPr>
              <w:fldChar w:fldCharType="begin"/>
            </w:r>
            <w:r w:rsidRPr="00D92EA1">
              <w:rPr>
                <w:rStyle w:val="Hyperlink"/>
                <w:noProof/>
              </w:rPr>
              <w:instrText xml:space="preserve"> </w:instrText>
            </w:r>
            <w:r>
              <w:rPr>
                <w:noProof/>
              </w:rPr>
              <w:instrText>HYPERLINK \l "_Toc137112229"</w:instrText>
            </w:r>
            <w:r w:rsidRPr="00D92EA1">
              <w:rPr>
                <w:rStyle w:val="Hyperlink"/>
                <w:noProof/>
              </w:rPr>
              <w:instrText xml:space="preserve"> </w:instrText>
            </w:r>
            <w:r w:rsidRPr="00D92EA1">
              <w:rPr>
                <w:rStyle w:val="Hyperlink"/>
                <w:noProof/>
              </w:rPr>
            </w:r>
            <w:r w:rsidRPr="00D92EA1">
              <w:rPr>
                <w:rStyle w:val="Hyperlink"/>
                <w:noProof/>
              </w:rPr>
              <w:fldChar w:fldCharType="separate"/>
            </w:r>
            <w:r w:rsidRPr="00D92EA1">
              <w:rPr>
                <w:rStyle w:val="Hyperlink"/>
                <w:rFonts w:ascii="Tahoma" w:hAnsi="Tahoma" w:cs="Tahoma"/>
                <w:noProof/>
              </w:rPr>
              <w:t>Scalable Computing</w:t>
            </w:r>
            <w:r>
              <w:rPr>
                <w:noProof/>
                <w:webHidden/>
              </w:rPr>
              <w:tab/>
            </w:r>
            <w:r>
              <w:rPr>
                <w:noProof/>
                <w:webHidden/>
              </w:rPr>
              <w:fldChar w:fldCharType="begin"/>
            </w:r>
            <w:r>
              <w:rPr>
                <w:noProof/>
                <w:webHidden/>
              </w:rPr>
              <w:instrText xml:space="preserve"> PAGEREF _Toc137112229 \h </w:instrText>
            </w:r>
          </w:ins>
          <w:r>
            <w:rPr>
              <w:noProof/>
              <w:webHidden/>
            </w:rPr>
          </w:r>
          <w:r>
            <w:rPr>
              <w:noProof/>
              <w:webHidden/>
            </w:rPr>
            <w:fldChar w:fldCharType="separate"/>
          </w:r>
          <w:ins w:id="82" w:author="Chassin, David P" w:date="2023-06-08T10:24:00Z">
            <w:r>
              <w:rPr>
                <w:noProof/>
                <w:webHidden/>
              </w:rPr>
              <w:t>9</w:t>
            </w:r>
          </w:ins>
          <w:ins w:id="83" w:author="Chassin, David P" w:date="2023-06-08T10:23:00Z">
            <w:r>
              <w:rPr>
                <w:noProof/>
                <w:webHidden/>
              </w:rPr>
              <w:fldChar w:fldCharType="end"/>
            </w:r>
            <w:r w:rsidRPr="00D92EA1">
              <w:rPr>
                <w:rStyle w:val="Hyperlink"/>
                <w:noProof/>
              </w:rPr>
              <w:fldChar w:fldCharType="end"/>
            </w:r>
          </w:ins>
        </w:p>
        <w:p w14:paraId="570269A7" w14:textId="0D118DFA" w:rsidR="00632DC3" w:rsidRDefault="00632DC3">
          <w:pPr>
            <w:pStyle w:val="TOC3"/>
            <w:tabs>
              <w:tab w:val="right" w:leader="dot" w:pos="10070"/>
            </w:tabs>
            <w:rPr>
              <w:ins w:id="84" w:author="Chassin, David P" w:date="2023-06-08T10:23:00Z"/>
              <w:rFonts w:asciiTheme="minorHAnsi" w:eastAsiaTheme="minorEastAsia" w:hAnsiTheme="minorHAnsi" w:cstheme="minorBidi"/>
              <w:noProof/>
              <w:kern w:val="2"/>
              <w14:ligatures w14:val="standardContextual"/>
            </w:rPr>
          </w:pPr>
          <w:ins w:id="85" w:author="Chassin, David P" w:date="2023-06-08T10:23:00Z">
            <w:r w:rsidRPr="00D92EA1">
              <w:rPr>
                <w:rStyle w:val="Hyperlink"/>
                <w:noProof/>
              </w:rPr>
              <w:fldChar w:fldCharType="begin"/>
            </w:r>
            <w:r w:rsidRPr="00D92EA1">
              <w:rPr>
                <w:rStyle w:val="Hyperlink"/>
                <w:noProof/>
              </w:rPr>
              <w:instrText xml:space="preserve"> </w:instrText>
            </w:r>
            <w:r>
              <w:rPr>
                <w:noProof/>
              </w:rPr>
              <w:instrText>HYPERLINK \l "_Toc137112230"</w:instrText>
            </w:r>
            <w:r w:rsidRPr="00D92EA1">
              <w:rPr>
                <w:rStyle w:val="Hyperlink"/>
                <w:noProof/>
              </w:rPr>
              <w:instrText xml:space="preserve"> </w:instrText>
            </w:r>
            <w:r w:rsidRPr="00D92EA1">
              <w:rPr>
                <w:rStyle w:val="Hyperlink"/>
                <w:noProof/>
              </w:rPr>
            </w:r>
            <w:r w:rsidRPr="00D92EA1">
              <w:rPr>
                <w:rStyle w:val="Hyperlink"/>
                <w:noProof/>
              </w:rPr>
              <w:fldChar w:fldCharType="separate"/>
            </w:r>
            <w:r w:rsidRPr="00D92EA1">
              <w:rPr>
                <w:rStyle w:val="Hyperlink"/>
                <w:rFonts w:ascii="Tahoma" w:hAnsi="Tahoma" w:cs="Tahoma"/>
                <w:noProof/>
              </w:rPr>
              <w:t>Open Analytics</w:t>
            </w:r>
            <w:r>
              <w:rPr>
                <w:noProof/>
                <w:webHidden/>
              </w:rPr>
              <w:tab/>
            </w:r>
            <w:r>
              <w:rPr>
                <w:noProof/>
                <w:webHidden/>
              </w:rPr>
              <w:fldChar w:fldCharType="begin"/>
            </w:r>
            <w:r>
              <w:rPr>
                <w:noProof/>
                <w:webHidden/>
              </w:rPr>
              <w:instrText xml:space="preserve"> PAGEREF _Toc137112230 \h </w:instrText>
            </w:r>
          </w:ins>
          <w:r>
            <w:rPr>
              <w:noProof/>
              <w:webHidden/>
            </w:rPr>
          </w:r>
          <w:r>
            <w:rPr>
              <w:noProof/>
              <w:webHidden/>
            </w:rPr>
            <w:fldChar w:fldCharType="separate"/>
          </w:r>
          <w:ins w:id="86" w:author="Chassin, David P" w:date="2023-06-08T10:24:00Z">
            <w:r>
              <w:rPr>
                <w:noProof/>
                <w:webHidden/>
              </w:rPr>
              <w:t>10</w:t>
            </w:r>
          </w:ins>
          <w:ins w:id="87" w:author="Chassin, David P" w:date="2023-06-08T10:23:00Z">
            <w:r>
              <w:rPr>
                <w:noProof/>
                <w:webHidden/>
              </w:rPr>
              <w:fldChar w:fldCharType="end"/>
            </w:r>
            <w:r w:rsidRPr="00D92EA1">
              <w:rPr>
                <w:rStyle w:val="Hyperlink"/>
                <w:noProof/>
              </w:rPr>
              <w:fldChar w:fldCharType="end"/>
            </w:r>
          </w:ins>
        </w:p>
        <w:p w14:paraId="129C1552" w14:textId="5A6E00C5" w:rsidR="00632DC3" w:rsidRDefault="00632DC3">
          <w:pPr>
            <w:pStyle w:val="TOC3"/>
            <w:tabs>
              <w:tab w:val="right" w:leader="dot" w:pos="10070"/>
            </w:tabs>
            <w:rPr>
              <w:ins w:id="88" w:author="Chassin, David P" w:date="2023-06-08T10:23:00Z"/>
              <w:rFonts w:asciiTheme="minorHAnsi" w:eastAsiaTheme="minorEastAsia" w:hAnsiTheme="minorHAnsi" w:cstheme="minorBidi"/>
              <w:noProof/>
              <w:kern w:val="2"/>
              <w14:ligatures w14:val="standardContextual"/>
            </w:rPr>
          </w:pPr>
          <w:ins w:id="89" w:author="Chassin, David P" w:date="2023-06-08T10:23:00Z">
            <w:r w:rsidRPr="00D92EA1">
              <w:rPr>
                <w:rStyle w:val="Hyperlink"/>
                <w:noProof/>
              </w:rPr>
              <w:fldChar w:fldCharType="begin"/>
            </w:r>
            <w:r w:rsidRPr="00D92EA1">
              <w:rPr>
                <w:rStyle w:val="Hyperlink"/>
                <w:noProof/>
              </w:rPr>
              <w:instrText xml:space="preserve"> </w:instrText>
            </w:r>
            <w:r>
              <w:rPr>
                <w:noProof/>
              </w:rPr>
              <w:instrText>HYPERLINK \l "_Toc137112231"</w:instrText>
            </w:r>
            <w:r w:rsidRPr="00D92EA1">
              <w:rPr>
                <w:rStyle w:val="Hyperlink"/>
                <w:noProof/>
              </w:rPr>
              <w:instrText xml:space="preserve"> </w:instrText>
            </w:r>
            <w:r w:rsidRPr="00D92EA1">
              <w:rPr>
                <w:rStyle w:val="Hyperlink"/>
                <w:noProof/>
              </w:rPr>
            </w:r>
            <w:r w:rsidRPr="00D92EA1">
              <w:rPr>
                <w:rStyle w:val="Hyperlink"/>
                <w:noProof/>
              </w:rPr>
              <w:fldChar w:fldCharType="separate"/>
            </w:r>
            <w:r w:rsidRPr="00D92EA1">
              <w:rPr>
                <w:rStyle w:val="Hyperlink"/>
                <w:rFonts w:ascii="Tahoma" w:hAnsi="Tahoma" w:cs="Tahoma"/>
                <w:noProof/>
              </w:rPr>
              <w:t>Application-Level Security</w:t>
            </w:r>
            <w:r>
              <w:rPr>
                <w:noProof/>
                <w:webHidden/>
              </w:rPr>
              <w:tab/>
            </w:r>
            <w:r>
              <w:rPr>
                <w:noProof/>
                <w:webHidden/>
              </w:rPr>
              <w:fldChar w:fldCharType="begin"/>
            </w:r>
            <w:r>
              <w:rPr>
                <w:noProof/>
                <w:webHidden/>
              </w:rPr>
              <w:instrText xml:space="preserve"> PAGEREF _Toc137112231 \h </w:instrText>
            </w:r>
          </w:ins>
          <w:r>
            <w:rPr>
              <w:noProof/>
              <w:webHidden/>
            </w:rPr>
          </w:r>
          <w:r>
            <w:rPr>
              <w:noProof/>
              <w:webHidden/>
            </w:rPr>
            <w:fldChar w:fldCharType="separate"/>
          </w:r>
          <w:ins w:id="90" w:author="Chassin, David P" w:date="2023-06-08T10:24:00Z">
            <w:r>
              <w:rPr>
                <w:noProof/>
                <w:webHidden/>
              </w:rPr>
              <w:t>11</w:t>
            </w:r>
          </w:ins>
          <w:ins w:id="91" w:author="Chassin, David P" w:date="2023-06-08T10:23:00Z">
            <w:r>
              <w:rPr>
                <w:noProof/>
                <w:webHidden/>
              </w:rPr>
              <w:fldChar w:fldCharType="end"/>
            </w:r>
            <w:r w:rsidRPr="00D92EA1">
              <w:rPr>
                <w:rStyle w:val="Hyperlink"/>
                <w:noProof/>
              </w:rPr>
              <w:fldChar w:fldCharType="end"/>
            </w:r>
          </w:ins>
        </w:p>
        <w:p w14:paraId="08EAA29D" w14:textId="7C714DFF" w:rsidR="00632DC3" w:rsidRDefault="00632DC3">
          <w:pPr>
            <w:pStyle w:val="TOC3"/>
            <w:tabs>
              <w:tab w:val="right" w:leader="dot" w:pos="10070"/>
            </w:tabs>
            <w:rPr>
              <w:ins w:id="92" w:author="Chassin, David P" w:date="2023-06-08T10:23:00Z"/>
              <w:rFonts w:asciiTheme="minorHAnsi" w:eastAsiaTheme="minorEastAsia" w:hAnsiTheme="minorHAnsi" w:cstheme="minorBidi"/>
              <w:noProof/>
              <w:kern w:val="2"/>
              <w14:ligatures w14:val="standardContextual"/>
            </w:rPr>
          </w:pPr>
          <w:ins w:id="93" w:author="Chassin, David P" w:date="2023-06-08T10:23:00Z">
            <w:r w:rsidRPr="00D92EA1">
              <w:rPr>
                <w:rStyle w:val="Hyperlink"/>
                <w:noProof/>
              </w:rPr>
              <w:fldChar w:fldCharType="begin"/>
            </w:r>
            <w:r w:rsidRPr="00D92EA1">
              <w:rPr>
                <w:rStyle w:val="Hyperlink"/>
                <w:noProof/>
              </w:rPr>
              <w:instrText xml:space="preserve"> </w:instrText>
            </w:r>
            <w:r>
              <w:rPr>
                <w:noProof/>
              </w:rPr>
              <w:instrText>HYPERLINK \l "_Toc137112232"</w:instrText>
            </w:r>
            <w:r w:rsidRPr="00D92EA1">
              <w:rPr>
                <w:rStyle w:val="Hyperlink"/>
                <w:noProof/>
              </w:rPr>
              <w:instrText xml:space="preserve"> </w:instrText>
            </w:r>
            <w:r w:rsidRPr="00D92EA1">
              <w:rPr>
                <w:rStyle w:val="Hyperlink"/>
                <w:noProof/>
              </w:rPr>
            </w:r>
            <w:r w:rsidRPr="00D92EA1">
              <w:rPr>
                <w:rStyle w:val="Hyperlink"/>
                <w:noProof/>
              </w:rPr>
              <w:fldChar w:fldCharType="separate"/>
            </w:r>
            <w:r w:rsidRPr="00D92EA1">
              <w:rPr>
                <w:rStyle w:val="Hyperlink"/>
                <w:rFonts w:ascii="Tahoma" w:hAnsi="Tahoma" w:cs="Tahoma"/>
                <w:noProof/>
              </w:rPr>
              <w:t>Endpoint Interfaces</w:t>
            </w:r>
            <w:r>
              <w:rPr>
                <w:noProof/>
                <w:webHidden/>
              </w:rPr>
              <w:tab/>
            </w:r>
            <w:r>
              <w:rPr>
                <w:noProof/>
                <w:webHidden/>
              </w:rPr>
              <w:fldChar w:fldCharType="begin"/>
            </w:r>
            <w:r>
              <w:rPr>
                <w:noProof/>
                <w:webHidden/>
              </w:rPr>
              <w:instrText xml:space="preserve"> PAGEREF _Toc137112232 \h </w:instrText>
            </w:r>
          </w:ins>
          <w:r>
            <w:rPr>
              <w:noProof/>
              <w:webHidden/>
            </w:rPr>
          </w:r>
          <w:r>
            <w:rPr>
              <w:noProof/>
              <w:webHidden/>
            </w:rPr>
            <w:fldChar w:fldCharType="separate"/>
          </w:r>
          <w:ins w:id="94" w:author="Chassin, David P" w:date="2023-06-08T10:24:00Z">
            <w:r>
              <w:rPr>
                <w:noProof/>
                <w:webHidden/>
              </w:rPr>
              <w:t>11</w:t>
            </w:r>
          </w:ins>
          <w:ins w:id="95" w:author="Chassin, David P" w:date="2023-06-08T10:23:00Z">
            <w:r>
              <w:rPr>
                <w:noProof/>
                <w:webHidden/>
              </w:rPr>
              <w:fldChar w:fldCharType="end"/>
            </w:r>
            <w:r w:rsidRPr="00D92EA1">
              <w:rPr>
                <w:rStyle w:val="Hyperlink"/>
                <w:noProof/>
              </w:rPr>
              <w:fldChar w:fldCharType="end"/>
            </w:r>
          </w:ins>
        </w:p>
        <w:p w14:paraId="2C6D20E0" w14:textId="66A54550" w:rsidR="00632DC3" w:rsidRDefault="00632DC3">
          <w:pPr>
            <w:pStyle w:val="TOC3"/>
            <w:tabs>
              <w:tab w:val="right" w:leader="dot" w:pos="10070"/>
            </w:tabs>
            <w:rPr>
              <w:ins w:id="96" w:author="Chassin, David P" w:date="2023-06-08T10:23:00Z"/>
              <w:rFonts w:asciiTheme="minorHAnsi" w:eastAsiaTheme="minorEastAsia" w:hAnsiTheme="minorHAnsi" w:cstheme="minorBidi"/>
              <w:noProof/>
              <w:kern w:val="2"/>
              <w14:ligatures w14:val="standardContextual"/>
            </w:rPr>
          </w:pPr>
          <w:ins w:id="97" w:author="Chassin, David P" w:date="2023-06-08T10:23:00Z">
            <w:r w:rsidRPr="00D92EA1">
              <w:rPr>
                <w:rStyle w:val="Hyperlink"/>
                <w:noProof/>
              </w:rPr>
              <w:fldChar w:fldCharType="begin"/>
            </w:r>
            <w:r w:rsidRPr="00D92EA1">
              <w:rPr>
                <w:rStyle w:val="Hyperlink"/>
                <w:noProof/>
              </w:rPr>
              <w:instrText xml:space="preserve"> </w:instrText>
            </w:r>
            <w:r>
              <w:rPr>
                <w:noProof/>
              </w:rPr>
              <w:instrText>HYPERLINK \l "_Toc137112233"</w:instrText>
            </w:r>
            <w:r w:rsidRPr="00D92EA1">
              <w:rPr>
                <w:rStyle w:val="Hyperlink"/>
                <w:noProof/>
              </w:rPr>
              <w:instrText xml:space="preserve"> </w:instrText>
            </w:r>
            <w:r w:rsidRPr="00D92EA1">
              <w:rPr>
                <w:rStyle w:val="Hyperlink"/>
                <w:noProof/>
              </w:rPr>
            </w:r>
            <w:r w:rsidRPr="00D92EA1">
              <w:rPr>
                <w:rStyle w:val="Hyperlink"/>
                <w:noProof/>
              </w:rPr>
              <w:fldChar w:fldCharType="separate"/>
            </w:r>
            <w:r w:rsidRPr="00D92EA1">
              <w:rPr>
                <w:rStyle w:val="Hyperlink"/>
                <w:rFonts w:ascii="Tahoma" w:hAnsi="Tahoma" w:cs="Tahoma"/>
                <w:noProof/>
              </w:rPr>
              <w:t>Separate Formats and Semantics</w:t>
            </w:r>
            <w:r>
              <w:rPr>
                <w:noProof/>
                <w:webHidden/>
              </w:rPr>
              <w:tab/>
            </w:r>
            <w:r>
              <w:rPr>
                <w:noProof/>
                <w:webHidden/>
              </w:rPr>
              <w:fldChar w:fldCharType="begin"/>
            </w:r>
            <w:r>
              <w:rPr>
                <w:noProof/>
                <w:webHidden/>
              </w:rPr>
              <w:instrText xml:space="preserve"> PAGEREF _Toc137112233 \h </w:instrText>
            </w:r>
          </w:ins>
          <w:r>
            <w:rPr>
              <w:noProof/>
              <w:webHidden/>
            </w:rPr>
          </w:r>
          <w:r>
            <w:rPr>
              <w:noProof/>
              <w:webHidden/>
            </w:rPr>
            <w:fldChar w:fldCharType="separate"/>
          </w:r>
          <w:ins w:id="98" w:author="Chassin, David P" w:date="2023-06-08T10:24:00Z">
            <w:r>
              <w:rPr>
                <w:noProof/>
                <w:webHidden/>
              </w:rPr>
              <w:t>11</w:t>
            </w:r>
          </w:ins>
          <w:ins w:id="99" w:author="Chassin, David P" w:date="2023-06-08T10:23:00Z">
            <w:r>
              <w:rPr>
                <w:noProof/>
                <w:webHidden/>
              </w:rPr>
              <w:fldChar w:fldCharType="end"/>
            </w:r>
            <w:r w:rsidRPr="00D92EA1">
              <w:rPr>
                <w:rStyle w:val="Hyperlink"/>
                <w:noProof/>
              </w:rPr>
              <w:fldChar w:fldCharType="end"/>
            </w:r>
          </w:ins>
        </w:p>
        <w:p w14:paraId="719301EC" w14:textId="3D3C9198" w:rsidR="00632DC3" w:rsidRDefault="00632DC3">
          <w:pPr>
            <w:pStyle w:val="TOC3"/>
            <w:tabs>
              <w:tab w:val="right" w:leader="dot" w:pos="10070"/>
            </w:tabs>
            <w:rPr>
              <w:ins w:id="100" w:author="Chassin, David P" w:date="2023-06-08T10:23:00Z"/>
              <w:rFonts w:asciiTheme="minorHAnsi" w:eastAsiaTheme="minorEastAsia" w:hAnsiTheme="minorHAnsi" w:cstheme="minorBidi"/>
              <w:noProof/>
              <w:kern w:val="2"/>
              <w14:ligatures w14:val="standardContextual"/>
            </w:rPr>
          </w:pPr>
          <w:ins w:id="101" w:author="Chassin, David P" w:date="2023-06-08T10:23:00Z">
            <w:r w:rsidRPr="00D92EA1">
              <w:rPr>
                <w:rStyle w:val="Hyperlink"/>
                <w:noProof/>
              </w:rPr>
              <w:fldChar w:fldCharType="begin"/>
            </w:r>
            <w:r w:rsidRPr="00D92EA1">
              <w:rPr>
                <w:rStyle w:val="Hyperlink"/>
                <w:noProof/>
              </w:rPr>
              <w:instrText xml:space="preserve"> </w:instrText>
            </w:r>
            <w:r>
              <w:rPr>
                <w:noProof/>
              </w:rPr>
              <w:instrText>HYPERLINK \l "_Toc137112234"</w:instrText>
            </w:r>
            <w:r w:rsidRPr="00D92EA1">
              <w:rPr>
                <w:rStyle w:val="Hyperlink"/>
                <w:noProof/>
              </w:rPr>
              <w:instrText xml:space="preserve"> </w:instrText>
            </w:r>
            <w:r w:rsidRPr="00D92EA1">
              <w:rPr>
                <w:rStyle w:val="Hyperlink"/>
                <w:noProof/>
              </w:rPr>
            </w:r>
            <w:r w:rsidRPr="00D92EA1">
              <w:rPr>
                <w:rStyle w:val="Hyperlink"/>
                <w:noProof/>
              </w:rPr>
              <w:fldChar w:fldCharType="separate"/>
            </w:r>
            <w:r w:rsidRPr="00D92EA1">
              <w:rPr>
                <w:rStyle w:val="Hyperlink"/>
                <w:rFonts w:ascii="Tahoma" w:hAnsi="Tahoma" w:cs="Tahoma"/>
                <w:noProof/>
              </w:rPr>
              <w:t>Organization-Oriented Access Control</w:t>
            </w:r>
            <w:r>
              <w:rPr>
                <w:noProof/>
                <w:webHidden/>
              </w:rPr>
              <w:tab/>
            </w:r>
            <w:r>
              <w:rPr>
                <w:noProof/>
                <w:webHidden/>
              </w:rPr>
              <w:fldChar w:fldCharType="begin"/>
            </w:r>
            <w:r>
              <w:rPr>
                <w:noProof/>
                <w:webHidden/>
              </w:rPr>
              <w:instrText xml:space="preserve"> PAGEREF _Toc137112234 \h </w:instrText>
            </w:r>
          </w:ins>
          <w:r>
            <w:rPr>
              <w:noProof/>
              <w:webHidden/>
            </w:rPr>
          </w:r>
          <w:r>
            <w:rPr>
              <w:noProof/>
              <w:webHidden/>
            </w:rPr>
            <w:fldChar w:fldCharType="separate"/>
          </w:r>
          <w:ins w:id="102" w:author="Chassin, David P" w:date="2023-06-08T10:24:00Z">
            <w:r>
              <w:rPr>
                <w:noProof/>
                <w:webHidden/>
              </w:rPr>
              <w:t>11</w:t>
            </w:r>
          </w:ins>
          <w:ins w:id="103" w:author="Chassin, David P" w:date="2023-06-08T10:23:00Z">
            <w:r>
              <w:rPr>
                <w:noProof/>
                <w:webHidden/>
              </w:rPr>
              <w:fldChar w:fldCharType="end"/>
            </w:r>
            <w:r w:rsidRPr="00D92EA1">
              <w:rPr>
                <w:rStyle w:val="Hyperlink"/>
                <w:noProof/>
              </w:rPr>
              <w:fldChar w:fldCharType="end"/>
            </w:r>
          </w:ins>
        </w:p>
        <w:p w14:paraId="2FBD9EB1" w14:textId="3B256B43" w:rsidR="00632DC3" w:rsidRDefault="00632DC3">
          <w:pPr>
            <w:pStyle w:val="TOC3"/>
            <w:tabs>
              <w:tab w:val="right" w:leader="dot" w:pos="10070"/>
            </w:tabs>
            <w:rPr>
              <w:ins w:id="104" w:author="Chassin, David P" w:date="2023-06-08T10:23:00Z"/>
              <w:rFonts w:asciiTheme="minorHAnsi" w:eastAsiaTheme="minorEastAsia" w:hAnsiTheme="minorHAnsi" w:cstheme="minorBidi"/>
              <w:noProof/>
              <w:kern w:val="2"/>
              <w14:ligatures w14:val="standardContextual"/>
            </w:rPr>
          </w:pPr>
          <w:ins w:id="105" w:author="Chassin, David P" w:date="2023-06-08T10:23:00Z">
            <w:r w:rsidRPr="00D92EA1">
              <w:rPr>
                <w:rStyle w:val="Hyperlink"/>
                <w:noProof/>
              </w:rPr>
              <w:fldChar w:fldCharType="begin"/>
            </w:r>
            <w:r w:rsidRPr="00D92EA1">
              <w:rPr>
                <w:rStyle w:val="Hyperlink"/>
                <w:noProof/>
              </w:rPr>
              <w:instrText xml:space="preserve"> </w:instrText>
            </w:r>
            <w:r>
              <w:rPr>
                <w:noProof/>
              </w:rPr>
              <w:instrText>HYPERLINK \l "_Toc137112235"</w:instrText>
            </w:r>
            <w:r w:rsidRPr="00D92EA1">
              <w:rPr>
                <w:rStyle w:val="Hyperlink"/>
                <w:noProof/>
              </w:rPr>
              <w:instrText xml:space="preserve"> </w:instrText>
            </w:r>
            <w:r w:rsidRPr="00D92EA1">
              <w:rPr>
                <w:rStyle w:val="Hyperlink"/>
                <w:noProof/>
              </w:rPr>
            </w:r>
            <w:r w:rsidRPr="00D92EA1">
              <w:rPr>
                <w:rStyle w:val="Hyperlink"/>
                <w:noProof/>
              </w:rPr>
              <w:fldChar w:fldCharType="separate"/>
            </w:r>
            <w:r w:rsidRPr="00D92EA1">
              <w:rPr>
                <w:rStyle w:val="Hyperlink"/>
                <w:rFonts w:ascii="Tahoma" w:hAnsi="Tahoma" w:cs="Tahoma"/>
                <w:noProof/>
              </w:rPr>
              <w:t>Navigation tools</w:t>
            </w:r>
            <w:r>
              <w:rPr>
                <w:noProof/>
                <w:webHidden/>
              </w:rPr>
              <w:tab/>
            </w:r>
            <w:r>
              <w:rPr>
                <w:noProof/>
                <w:webHidden/>
              </w:rPr>
              <w:fldChar w:fldCharType="begin"/>
            </w:r>
            <w:r>
              <w:rPr>
                <w:noProof/>
                <w:webHidden/>
              </w:rPr>
              <w:instrText xml:space="preserve"> PAGEREF _Toc137112235 \h </w:instrText>
            </w:r>
          </w:ins>
          <w:r>
            <w:rPr>
              <w:noProof/>
              <w:webHidden/>
            </w:rPr>
          </w:r>
          <w:r>
            <w:rPr>
              <w:noProof/>
              <w:webHidden/>
            </w:rPr>
            <w:fldChar w:fldCharType="separate"/>
          </w:r>
          <w:ins w:id="106" w:author="Chassin, David P" w:date="2023-06-08T10:24:00Z">
            <w:r>
              <w:rPr>
                <w:noProof/>
                <w:webHidden/>
              </w:rPr>
              <w:t>11</w:t>
            </w:r>
          </w:ins>
          <w:ins w:id="107" w:author="Chassin, David P" w:date="2023-06-08T10:23:00Z">
            <w:r>
              <w:rPr>
                <w:noProof/>
                <w:webHidden/>
              </w:rPr>
              <w:fldChar w:fldCharType="end"/>
            </w:r>
            <w:r w:rsidRPr="00D92EA1">
              <w:rPr>
                <w:rStyle w:val="Hyperlink"/>
                <w:noProof/>
              </w:rPr>
              <w:fldChar w:fldCharType="end"/>
            </w:r>
          </w:ins>
        </w:p>
        <w:p w14:paraId="187DABC5" w14:textId="3A4F7368" w:rsidR="00632DC3" w:rsidRDefault="00632DC3" w:rsidP="00632DC3">
          <w:pPr>
            <w:pStyle w:val="TOC1"/>
            <w:rPr>
              <w:ins w:id="108" w:author="Chassin, David P" w:date="2023-06-08T10:23:00Z"/>
              <w:rFonts w:asciiTheme="minorHAnsi" w:eastAsiaTheme="minorEastAsia" w:hAnsiTheme="minorHAnsi" w:cstheme="minorBidi"/>
              <w:kern w:val="2"/>
              <w14:ligatures w14:val="standardContextual"/>
            </w:rPr>
          </w:pPr>
          <w:ins w:id="109" w:author="Chassin, David P" w:date="2023-06-08T10:23:00Z">
            <w:r w:rsidRPr="00D92EA1">
              <w:rPr>
                <w:rStyle w:val="Hyperlink"/>
              </w:rPr>
              <w:fldChar w:fldCharType="begin"/>
            </w:r>
            <w:r w:rsidRPr="00D92EA1">
              <w:rPr>
                <w:rStyle w:val="Hyperlink"/>
              </w:rPr>
              <w:instrText xml:space="preserve"> </w:instrText>
            </w:r>
            <w:r>
              <w:instrText>HYPERLINK \l "_Toc137112236"</w:instrText>
            </w:r>
            <w:r w:rsidRPr="00D92EA1">
              <w:rPr>
                <w:rStyle w:val="Hyperlink"/>
              </w:rPr>
              <w:instrText xml:space="preserve"> </w:instrText>
            </w:r>
            <w:r w:rsidRPr="00D92EA1">
              <w:rPr>
                <w:rStyle w:val="Hyperlink"/>
              </w:rPr>
            </w:r>
            <w:r w:rsidRPr="00D92EA1">
              <w:rPr>
                <w:rStyle w:val="Hyperlink"/>
              </w:rPr>
              <w:fldChar w:fldCharType="separate"/>
            </w:r>
            <w:r w:rsidRPr="00D92EA1">
              <w:rPr>
                <w:rStyle w:val="Hyperlink"/>
              </w:rPr>
              <w:t>Results</w:t>
            </w:r>
            <w:r>
              <w:rPr>
                <w:webHidden/>
              </w:rPr>
              <w:tab/>
            </w:r>
            <w:r>
              <w:rPr>
                <w:webHidden/>
              </w:rPr>
              <w:fldChar w:fldCharType="begin"/>
            </w:r>
            <w:r>
              <w:rPr>
                <w:webHidden/>
              </w:rPr>
              <w:instrText xml:space="preserve"> PAGEREF _Toc137112236 \h </w:instrText>
            </w:r>
          </w:ins>
          <w:r>
            <w:rPr>
              <w:webHidden/>
            </w:rPr>
          </w:r>
          <w:r>
            <w:rPr>
              <w:webHidden/>
            </w:rPr>
            <w:fldChar w:fldCharType="separate"/>
          </w:r>
          <w:ins w:id="110" w:author="Chassin, David P" w:date="2023-06-08T10:24:00Z">
            <w:r>
              <w:rPr>
                <w:webHidden/>
              </w:rPr>
              <w:t>13</w:t>
            </w:r>
          </w:ins>
          <w:ins w:id="111" w:author="Chassin, David P" w:date="2023-06-08T10:23:00Z">
            <w:r>
              <w:rPr>
                <w:webHidden/>
              </w:rPr>
              <w:fldChar w:fldCharType="end"/>
            </w:r>
            <w:r w:rsidRPr="00D92EA1">
              <w:rPr>
                <w:rStyle w:val="Hyperlink"/>
              </w:rPr>
              <w:fldChar w:fldCharType="end"/>
            </w:r>
          </w:ins>
        </w:p>
        <w:p w14:paraId="28335246" w14:textId="67C2DFE2" w:rsidR="00632DC3" w:rsidRDefault="00632DC3">
          <w:pPr>
            <w:pStyle w:val="TOC2"/>
            <w:rPr>
              <w:ins w:id="112" w:author="Chassin, David P" w:date="2023-06-08T10:23:00Z"/>
              <w:rFonts w:asciiTheme="minorHAnsi" w:eastAsiaTheme="minorEastAsia" w:hAnsiTheme="minorHAnsi" w:cstheme="minorBidi"/>
              <w:noProof/>
              <w:kern w:val="2"/>
              <w14:ligatures w14:val="standardContextual"/>
            </w:rPr>
          </w:pPr>
          <w:ins w:id="113" w:author="Chassin, David P" w:date="2023-06-08T10:23:00Z">
            <w:r w:rsidRPr="00D92EA1">
              <w:rPr>
                <w:rStyle w:val="Hyperlink"/>
                <w:noProof/>
              </w:rPr>
              <w:fldChar w:fldCharType="begin"/>
            </w:r>
            <w:r w:rsidRPr="00D92EA1">
              <w:rPr>
                <w:rStyle w:val="Hyperlink"/>
                <w:noProof/>
              </w:rPr>
              <w:instrText xml:space="preserve"> </w:instrText>
            </w:r>
            <w:r>
              <w:rPr>
                <w:noProof/>
              </w:rPr>
              <w:instrText>HYPERLINK \l "_Toc137112237"</w:instrText>
            </w:r>
            <w:r w:rsidRPr="00D92EA1">
              <w:rPr>
                <w:rStyle w:val="Hyperlink"/>
                <w:noProof/>
              </w:rPr>
              <w:instrText xml:space="preserve"> </w:instrText>
            </w:r>
            <w:r w:rsidRPr="00D92EA1">
              <w:rPr>
                <w:rStyle w:val="Hyperlink"/>
                <w:noProof/>
              </w:rPr>
            </w:r>
            <w:r w:rsidRPr="00D92EA1">
              <w:rPr>
                <w:rStyle w:val="Hyperlink"/>
                <w:noProof/>
              </w:rPr>
              <w:fldChar w:fldCharType="separate"/>
            </w:r>
            <w:r w:rsidRPr="00D92EA1">
              <w:rPr>
                <w:rStyle w:val="Hyperlink"/>
                <w:noProof/>
              </w:rPr>
              <w:t>Synergistic Activities and Use-Cases</w:t>
            </w:r>
            <w:r>
              <w:rPr>
                <w:noProof/>
                <w:webHidden/>
              </w:rPr>
              <w:tab/>
            </w:r>
            <w:r>
              <w:rPr>
                <w:noProof/>
                <w:webHidden/>
              </w:rPr>
              <w:fldChar w:fldCharType="begin"/>
            </w:r>
            <w:r>
              <w:rPr>
                <w:noProof/>
                <w:webHidden/>
              </w:rPr>
              <w:instrText xml:space="preserve"> PAGEREF _Toc137112237 \h </w:instrText>
            </w:r>
          </w:ins>
          <w:r>
            <w:rPr>
              <w:noProof/>
              <w:webHidden/>
            </w:rPr>
          </w:r>
          <w:r>
            <w:rPr>
              <w:noProof/>
              <w:webHidden/>
            </w:rPr>
            <w:fldChar w:fldCharType="separate"/>
          </w:r>
          <w:ins w:id="114" w:author="Chassin, David P" w:date="2023-06-08T10:24:00Z">
            <w:r>
              <w:rPr>
                <w:noProof/>
                <w:webHidden/>
              </w:rPr>
              <w:t>14</w:t>
            </w:r>
          </w:ins>
          <w:ins w:id="115" w:author="Chassin, David P" w:date="2023-06-08T10:23:00Z">
            <w:r>
              <w:rPr>
                <w:noProof/>
                <w:webHidden/>
              </w:rPr>
              <w:fldChar w:fldCharType="end"/>
            </w:r>
            <w:r w:rsidRPr="00D92EA1">
              <w:rPr>
                <w:rStyle w:val="Hyperlink"/>
                <w:noProof/>
              </w:rPr>
              <w:fldChar w:fldCharType="end"/>
            </w:r>
          </w:ins>
        </w:p>
        <w:p w14:paraId="53E819A0" w14:textId="25899819" w:rsidR="00632DC3" w:rsidRDefault="00632DC3">
          <w:pPr>
            <w:pStyle w:val="TOC3"/>
            <w:tabs>
              <w:tab w:val="right" w:leader="dot" w:pos="10070"/>
            </w:tabs>
            <w:rPr>
              <w:ins w:id="116" w:author="Chassin, David P" w:date="2023-06-08T10:23:00Z"/>
              <w:rFonts w:asciiTheme="minorHAnsi" w:eastAsiaTheme="minorEastAsia" w:hAnsiTheme="minorHAnsi" w:cstheme="minorBidi"/>
              <w:noProof/>
              <w:kern w:val="2"/>
              <w14:ligatures w14:val="standardContextual"/>
            </w:rPr>
          </w:pPr>
          <w:ins w:id="117" w:author="Chassin, David P" w:date="2023-06-08T10:23:00Z">
            <w:r w:rsidRPr="00D92EA1">
              <w:rPr>
                <w:rStyle w:val="Hyperlink"/>
                <w:noProof/>
              </w:rPr>
              <w:fldChar w:fldCharType="begin"/>
            </w:r>
            <w:r w:rsidRPr="00D92EA1">
              <w:rPr>
                <w:rStyle w:val="Hyperlink"/>
                <w:noProof/>
              </w:rPr>
              <w:instrText xml:space="preserve"> </w:instrText>
            </w:r>
            <w:r>
              <w:rPr>
                <w:noProof/>
              </w:rPr>
              <w:instrText>HYPERLINK \l "_Toc137112238"</w:instrText>
            </w:r>
            <w:r w:rsidRPr="00D92EA1">
              <w:rPr>
                <w:rStyle w:val="Hyperlink"/>
                <w:noProof/>
              </w:rPr>
              <w:instrText xml:space="preserve"> </w:instrText>
            </w:r>
            <w:r w:rsidRPr="00D92EA1">
              <w:rPr>
                <w:rStyle w:val="Hyperlink"/>
                <w:noProof/>
              </w:rPr>
            </w:r>
            <w:r w:rsidRPr="00D92EA1">
              <w:rPr>
                <w:rStyle w:val="Hyperlink"/>
                <w:noProof/>
              </w:rPr>
              <w:fldChar w:fldCharType="separate"/>
            </w:r>
            <w:r w:rsidRPr="00D92EA1">
              <w:rPr>
                <w:rStyle w:val="Hyperlink"/>
                <w:rFonts w:ascii="Tahoma" w:hAnsi="Tahoma" w:cs="Tahoma"/>
                <w:noProof/>
              </w:rPr>
              <w:t>CEC High-Performance Agent-Based Simulation</w:t>
            </w:r>
            <w:r>
              <w:rPr>
                <w:noProof/>
                <w:webHidden/>
              </w:rPr>
              <w:tab/>
            </w:r>
            <w:r>
              <w:rPr>
                <w:noProof/>
                <w:webHidden/>
              </w:rPr>
              <w:fldChar w:fldCharType="begin"/>
            </w:r>
            <w:r>
              <w:rPr>
                <w:noProof/>
                <w:webHidden/>
              </w:rPr>
              <w:instrText xml:space="preserve"> PAGEREF _Toc137112238 \h </w:instrText>
            </w:r>
          </w:ins>
          <w:r>
            <w:rPr>
              <w:noProof/>
              <w:webHidden/>
            </w:rPr>
          </w:r>
          <w:r>
            <w:rPr>
              <w:noProof/>
              <w:webHidden/>
            </w:rPr>
            <w:fldChar w:fldCharType="separate"/>
          </w:r>
          <w:ins w:id="118" w:author="Chassin, David P" w:date="2023-06-08T10:24:00Z">
            <w:r>
              <w:rPr>
                <w:noProof/>
                <w:webHidden/>
              </w:rPr>
              <w:t>15</w:t>
            </w:r>
          </w:ins>
          <w:ins w:id="119" w:author="Chassin, David P" w:date="2023-06-08T10:23:00Z">
            <w:r>
              <w:rPr>
                <w:noProof/>
                <w:webHidden/>
              </w:rPr>
              <w:fldChar w:fldCharType="end"/>
            </w:r>
            <w:r w:rsidRPr="00D92EA1">
              <w:rPr>
                <w:rStyle w:val="Hyperlink"/>
                <w:noProof/>
              </w:rPr>
              <w:fldChar w:fldCharType="end"/>
            </w:r>
          </w:ins>
        </w:p>
        <w:p w14:paraId="0A2BF2EF" w14:textId="5C0ACAC9" w:rsidR="00632DC3" w:rsidRDefault="00632DC3">
          <w:pPr>
            <w:pStyle w:val="TOC3"/>
            <w:tabs>
              <w:tab w:val="right" w:leader="dot" w:pos="10070"/>
            </w:tabs>
            <w:rPr>
              <w:ins w:id="120" w:author="Chassin, David P" w:date="2023-06-08T10:23:00Z"/>
              <w:rFonts w:asciiTheme="minorHAnsi" w:eastAsiaTheme="minorEastAsia" w:hAnsiTheme="minorHAnsi" w:cstheme="minorBidi"/>
              <w:noProof/>
              <w:kern w:val="2"/>
              <w14:ligatures w14:val="standardContextual"/>
            </w:rPr>
          </w:pPr>
          <w:ins w:id="121" w:author="Chassin, David P" w:date="2023-06-08T10:23:00Z">
            <w:r w:rsidRPr="00D92EA1">
              <w:rPr>
                <w:rStyle w:val="Hyperlink"/>
                <w:noProof/>
              </w:rPr>
              <w:fldChar w:fldCharType="begin"/>
            </w:r>
            <w:r w:rsidRPr="00D92EA1">
              <w:rPr>
                <w:rStyle w:val="Hyperlink"/>
                <w:noProof/>
              </w:rPr>
              <w:instrText xml:space="preserve"> </w:instrText>
            </w:r>
            <w:r>
              <w:rPr>
                <w:noProof/>
              </w:rPr>
              <w:instrText>HYPERLINK \l "_Toc137112239"</w:instrText>
            </w:r>
            <w:r w:rsidRPr="00D92EA1">
              <w:rPr>
                <w:rStyle w:val="Hyperlink"/>
                <w:noProof/>
              </w:rPr>
              <w:instrText xml:space="preserve"> </w:instrText>
            </w:r>
            <w:r w:rsidRPr="00D92EA1">
              <w:rPr>
                <w:rStyle w:val="Hyperlink"/>
                <w:noProof/>
              </w:rPr>
            </w:r>
            <w:r w:rsidRPr="00D92EA1">
              <w:rPr>
                <w:rStyle w:val="Hyperlink"/>
                <w:noProof/>
              </w:rPr>
              <w:fldChar w:fldCharType="separate"/>
            </w:r>
            <w:r w:rsidRPr="00D92EA1">
              <w:rPr>
                <w:rStyle w:val="Hyperlink"/>
                <w:rFonts w:ascii="Tahoma" w:hAnsi="Tahoma" w:cs="Tahoma"/>
                <w:noProof/>
              </w:rPr>
              <w:t>CEC GridLAB-D Open Workspace (GLOW)</w:t>
            </w:r>
            <w:r>
              <w:rPr>
                <w:noProof/>
                <w:webHidden/>
              </w:rPr>
              <w:tab/>
            </w:r>
            <w:r>
              <w:rPr>
                <w:noProof/>
                <w:webHidden/>
              </w:rPr>
              <w:fldChar w:fldCharType="begin"/>
            </w:r>
            <w:r>
              <w:rPr>
                <w:noProof/>
                <w:webHidden/>
              </w:rPr>
              <w:instrText xml:space="preserve"> PAGEREF _Toc137112239 \h </w:instrText>
            </w:r>
          </w:ins>
          <w:r>
            <w:rPr>
              <w:noProof/>
              <w:webHidden/>
            </w:rPr>
          </w:r>
          <w:r>
            <w:rPr>
              <w:noProof/>
              <w:webHidden/>
            </w:rPr>
            <w:fldChar w:fldCharType="separate"/>
          </w:r>
          <w:ins w:id="122" w:author="Chassin, David P" w:date="2023-06-08T10:24:00Z">
            <w:r>
              <w:rPr>
                <w:noProof/>
                <w:webHidden/>
              </w:rPr>
              <w:t>18</w:t>
            </w:r>
          </w:ins>
          <w:ins w:id="123" w:author="Chassin, David P" w:date="2023-06-08T10:23:00Z">
            <w:r>
              <w:rPr>
                <w:noProof/>
                <w:webHidden/>
              </w:rPr>
              <w:fldChar w:fldCharType="end"/>
            </w:r>
            <w:r w:rsidRPr="00D92EA1">
              <w:rPr>
                <w:rStyle w:val="Hyperlink"/>
                <w:noProof/>
              </w:rPr>
              <w:fldChar w:fldCharType="end"/>
            </w:r>
          </w:ins>
        </w:p>
        <w:p w14:paraId="53136C33" w14:textId="4EBE1E5E" w:rsidR="00632DC3" w:rsidRDefault="00632DC3">
          <w:pPr>
            <w:pStyle w:val="TOC3"/>
            <w:tabs>
              <w:tab w:val="right" w:leader="dot" w:pos="10070"/>
            </w:tabs>
            <w:rPr>
              <w:ins w:id="124" w:author="Chassin, David P" w:date="2023-06-08T10:23:00Z"/>
              <w:rFonts w:asciiTheme="minorHAnsi" w:eastAsiaTheme="minorEastAsia" w:hAnsiTheme="minorHAnsi" w:cstheme="minorBidi"/>
              <w:noProof/>
              <w:kern w:val="2"/>
              <w14:ligatures w14:val="standardContextual"/>
            </w:rPr>
          </w:pPr>
          <w:ins w:id="125" w:author="Chassin, David P" w:date="2023-06-08T10:23:00Z">
            <w:r w:rsidRPr="00D92EA1">
              <w:rPr>
                <w:rStyle w:val="Hyperlink"/>
                <w:noProof/>
              </w:rPr>
              <w:fldChar w:fldCharType="begin"/>
            </w:r>
            <w:r w:rsidRPr="00D92EA1">
              <w:rPr>
                <w:rStyle w:val="Hyperlink"/>
                <w:noProof/>
              </w:rPr>
              <w:instrText xml:space="preserve"> </w:instrText>
            </w:r>
            <w:r>
              <w:rPr>
                <w:noProof/>
              </w:rPr>
              <w:instrText>HYPERLINK \l "_Toc137112240"</w:instrText>
            </w:r>
            <w:r w:rsidRPr="00D92EA1">
              <w:rPr>
                <w:rStyle w:val="Hyperlink"/>
                <w:noProof/>
              </w:rPr>
              <w:instrText xml:space="preserve"> </w:instrText>
            </w:r>
            <w:r w:rsidRPr="00D92EA1">
              <w:rPr>
                <w:rStyle w:val="Hyperlink"/>
                <w:noProof/>
              </w:rPr>
            </w:r>
            <w:r w:rsidRPr="00D92EA1">
              <w:rPr>
                <w:rStyle w:val="Hyperlink"/>
                <w:noProof/>
              </w:rPr>
              <w:fldChar w:fldCharType="separate"/>
            </w:r>
            <w:r w:rsidRPr="00D92EA1">
              <w:rPr>
                <w:rStyle w:val="Hyperlink"/>
                <w:rFonts w:ascii="Tahoma" w:hAnsi="Tahoma" w:cs="Tahoma"/>
                <w:noProof/>
              </w:rPr>
              <w:t>DOE Advanced Load Modeling</w:t>
            </w:r>
            <w:r>
              <w:rPr>
                <w:noProof/>
                <w:webHidden/>
              </w:rPr>
              <w:tab/>
            </w:r>
            <w:r>
              <w:rPr>
                <w:noProof/>
                <w:webHidden/>
              </w:rPr>
              <w:fldChar w:fldCharType="begin"/>
            </w:r>
            <w:r>
              <w:rPr>
                <w:noProof/>
                <w:webHidden/>
              </w:rPr>
              <w:instrText xml:space="preserve"> PAGEREF _Toc137112240 \h </w:instrText>
            </w:r>
          </w:ins>
          <w:r>
            <w:rPr>
              <w:noProof/>
              <w:webHidden/>
            </w:rPr>
          </w:r>
          <w:r>
            <w:rPr>
              <w:noProof/>
              <w:webHidden/>
            </w:rPr>
            <w:fldChar w:fldCharType="separate"/>
          </w:r>
          <w:ins w:id="126" w:author="Chassin, David P" w:date="2023-06-08T10:24:00Z">
            <w:r>
              <w:rPr>
                <w:noProof/>
                <w:webHidden/>
              </w:rPr>
              <w:t>19</w:t>
            </w:r>
          </w:ins>
          <w:ins w:id="127" w:author="Chassin, David P" w:date="2023-06-08T10:23:00Z">
            <w:r>
              <w:rPr>
                <w:noProof/>
                <w:webHidden/>
              </w:rPr>
              <w:fldChar w:fldCharType="end"/>
            </w:r>
            <w:r w:rsidRPr="00D92EA1">
              <w:rPr>
                <w:rStyle w:val="Hyperlink"/>
                <w:noProof/>
              </w:rPr>
              <w:fldChar w:fldCharType="end"/>
            </w:r>
          </w:ins>
        </w:p>
        <w:p w14:paraId="2B2AD544" w14:textId="0337AFBA" w:rsidR="00632DC3" w:rsidRDefault="00632DC3">
          <w:pPr>
            <w:pStyle w:val="TOC3"/>
            <w:tabs>
              <w:tab w:val="right" w:leader="dot" w:pos="10070"/>
            </w:tabs>
            <w:rPr>
              <w:ins w:id="128" w:author="Chassin, David P" w:date="2023-06-08T10:23:00Z"/>
              <w:rFonts w:asciiTheme="minorHAnsi" w:eastAsiaTheme="minorEastAsia" w:hAnsiTheme="minorHAnsi" w:cstheme="minorBidi"/>
              <w:noProof/>
              <w:kern w:val="2"/>
              <w14:ligatures w14:val="standardContextual"/>
            </w:rPr>
          </w:pPr>
          <w:ins w:id="129" w:author="Chassin, David P" w:date="2023-06-08T10:23:00Z">
            <w:r w:rsidRPr="00D92EA1">
              <w:rPr>
                <w:rStyle w:val="Hyperlink"/>
                <w:noProof/>
              </w:rPr>
              <w:fldChar w:fldCharType="begin"/>
            </w:r>
            <w:r w:rsidRPr="00D92EA1">
              <w:rPr>
                <w:rStyle w:val="Hyperlink"/>
                <w:noProof/>
              </w:rPr>
              <w:instrText xml:space="preserve"> </w:instrText>
            </w:r>
            <w:r>
              <w:rPr>
                <w:noProof/>
              </w:rPr>
              <w:instrText>HYPERLINK \l "_Toc137112241"</w:instrText>
            </w:r>
            <w:r w:rsidRPr="00D92EA1">
              <w:rPr>
                <w:rStyle w:val="Hyperlink"/>
                <w:noProof/>
              </w:rPr>
              <w:instrText xml:space="preserve"> </w:instrText>
            </w:r>
            <w:r w:rsidRPr="00D92EA1">
              <w:rPr>
                <w:rStyle w:val="Hyperlink"/>
                <w:noProof/>
              </w:rPr>
            </w:r>
            <w:r w:rsidRPr="00D92EA1">
              <w:rPr>
                <w:rStyle w:val="Hyperlink"/>
                <w:noProof/>
              </w:rPr>
              <w:fldChar w:fldCharType="separate"/>
            </w:r>
            <w:r w:rsidRPr="00D92EA1">
              <w:rPr>
                <w:rStyle w:val="Hyperlink"/>
                <w:rFonts w:ascii="Tahoma" w:hAnsi="Tahoma" w:cs="Tahoma"/>
                <w:noProof/>
              </w:rPr>
              <w:t>LoadInsight</w:t>
            </w:r>
            <w:r>
              <w:rPr>
                <w:noProof/>
                <w:webHidden/>
              </w:rPr>
              <w:tab/>
            </w:r>
            <w:r>
              <w:rPr>
                <w:noProof/>
                <w:webHidden/>
              </w:rPr>
              <w:fldChar w:fldCharType="begin"/>
            </w:r>
            <w:r>
              <w:rPr>
                <w:noProof/>
                <w:webHidden/>
              </w:rPr>
              <w:instrText xml:space="preserve"> PAGEREF _Toc137112241 \h </w:instrText>
            </w:r>
          </w:ins>
          <w:r>
            <w:rPr>
              <w:noProof/>
              <w:webHidden/>
            </w:rPr>
          </w:r>
          <w:r>
            <w:rPr>
              <w:noProof/>
              <w:webHidden/>
            </w:rPr>
            <w:fldChar w:fldCharType="separate"/>
          </w:r>
          <w:ins w:id="130" w:author="Chassin, David P" w:date="2023-06-08T10:24:00Z">
            <w:r>
              <w:rPr>
                <w:noProof/>
                <w:webHidden/>
              </w:rPr>
              <w:t>19</w:t>
            </w:r>
          </w:ins>
          <w:ins w:id="131" w:author="Chassin, David P" w:date="2023-06-08T10:23:00Z">
            <w:r>
              <w:rPr>
                <w:noProof/>
                <w:webHidden/>
              </w:rPr>
              <w:fldChar w:fldCharType="end"/>
            </w:r>
            <w:r w:rsidRPr="00D92EA1">
              <w:rPr>
                <w:rStyle w:val="Hyperlink"/>
                <w:noProof/>
              </w:rPr>
              <w:fldChar w:fldCharType="end"/>
            </w:r>
          </w:ins>
        </w:p>
        <w:p w14:paraId="25446B65" w14:textId="31E87347" w:rsidR="00632DC3" w:rsidRDefault="00632DC3">
          <w:pPr>
            <w:pStyle w:val="TOC3"/>
            <w:tabs>
              <w:tab w:val="right" w:leader="dot" w:pos="10070"/>
            </w:tabs>
            <w:rPr>
              <w:ins w:id="132" w:author="Chassin, David P" w:date="2023-06-08T10:23:00Z"/>
              <w:rFonts w:asciiTheme="minorHAnsi" w:eastAsiaTheme="minorEastAsia" w:hAnsiTheme="minorHAnsi" w:cstheme="minorBidi"/>
              <w:noProof/>
              <w:kern w:val="2"/>
              <w14:ligatures w14:val="standardContextual"/>
            </w:rPr>
          </w:pPr>
          <w:ins w:id="133" w:author="Chassin, David P" w:date="2023-06-08T10:23:00Z">
            <w:r w:rsidRPr="00D92EA1">
              <w:rPr>
                <w:rStyle w:val="Hyperlink"/>
                <w:noProof/>
              </w:rPr>
              <w:fldChar w:fldCharType="begin"/>
            </w:r>
            <w:r w:rsidRPr="00D92EA1">
              <w:rPr>
                <w:rStyle w:val="Hyperlink"/>
                <w:noProof/>
              </w:rPr>
              <w:instrText xml:space="preserve"> </w:instrText>
            </w:r>
            <w:r>
              <w:rPr>
                <w:noProof/>
              </w:rPr>
              <w:instrText>HYPERLINK \l "_Toc137112242"</w:instrText>
            </w:r>
            <w:r w:rsidRPr="00D92EA1">
              <w:rPr>
                <w:rStyle w:val="Hyperlink"/>
                <w:noProof/>
              </w:rPr>
              <w:instrText xml:space="preserve"> </w:instrText>
            </w:r>
            <w:r w:rsidRPr="00D92EA1">
              <w:rPr>
                <w:rStyle w:val="Hyperlink"/>
                <w:noProof/>
              </w:rPr>
            </w:r>
            <w:r w:rsidRPr="00D92EA1">
              <w:rPr>
                <w:rStyle w:val="Hyperlink"/>
                <w:noProof/>
              </w:rPr>
              <w:fldChar w:fldCharType="separate"/>
            </w:r>
            <w:r w:rsidRPr="00D92EA1">
              <w:rPr>
                <w:rStyle w:val="Hyperlink"/>
                <w:rFonts w:ascii="Tahoma" w:hAnsi="Tahoma" w:cs="Tahoma"/>
                <w:noProof/>
              </w:rPr>
              <w:t>DOE GMLC Grid Resilience Intelligence Platform</w:t>
            </w:r>
            <w:r>
              <w:rPr>
                <w:noProof/>
                <w:webHidden/>
              </w:rPr>
              <w:tab/>
            </w:r>
            <w:r>
              <w:rPr>
                <w:noProof/>
                <w:webHidden/>
              </w:rPr>
              <w:fldChar w:fldCharType="begin"/>
            </w:r>
            <w:r>
              <w:rPr>
                <w:noProof/>
                <w:webHidden/>
              </w:rPr>
              <w:instrText xml:space="preserve"> PAGEREF _Toc137112242 \h </w:instrText>
            </w:r>
          </w:ins>
          <w:r>
            <w:rPr>
              <w:noProof/>
              <w:webHidden/>
            </w:rPr>
          </w:r>
          <w:r>
            <w:rPr>
              <w:noProof/>
              <w:webHidden/>
            </w:rPr>
            <w:fldChar w:fldCharType="separate"/>
          </w:r>
          <w:ins w:id="134" w:author="Chassin, David P" w:date="2023-06-08T10:24:00Z">
            <w:r>
              <w:rPr>
                <w:noProof/>
                <w:webHidden/>
              </w:rPr>
              <w:t>20</w:t>
            </w:r>
          </w:ins>
          <w:ins w:id="135" w:author="Chassin, David P" w:date="2023-06-08T10:23:00Z">
            <w:r>
              <w:rPr>
                <w:noProof/>
                <w:webHidden/>
              </w:rPr>
              <w:fldChar w:fldCharType="end"/>
            </w:r>
            <w:r w:rsidRPr="00D92EA1">
              <w:rPr>
                <w:rStyle w:val="Hyperlink"/>
                <w:noProof/>
              </w:rPr>
              <w:fldChar w:fldCharType="end"/>
            </w:r>
          </w:ins>
        </w:p>
        <w:p w14:paraId="4CD8C56D" w14:textId="065CEACE" w:rsidR="00632DC3" w:rsidRDefault="00632DC3">
          <w:pPr>
            <w:pStyle w:val="TOC3"/>
            <w:tabs>
              <w:tab w:val="right" w:leader="dot" w:pos="10070"/>
            </w:tabs>
            <w:rPr>
              <w:ins w:id="136" w:author="Chassin, David P" w:date="2023-06-08T10:23:00Z"/>
              <w:rFonts w:asciiTheme="minorHAnsi" w:eastAsiaTheme="minorEastAsia" w:hAnsiTheme="minorHAnsi" w:cstheme="minorBidi"/>
              <w:noProof/>
              <w:kern w:val="2"/>
              <w14:ligatures w14:val="standardContextual"/>
            </w:rPr>
          </w:pPr>
          <w:ins w:id="137" w:author="Chassin, David P" w:date="2023-06-08T10:23:00Z">
            <w:r w:rsidRPr="00D92EA1">
              <w:rPr>
                <w:rStyle w:val="Hyperlink"/>
                <w:noProof/>
              </w:rPr>
              <w:fldChar w:fldCharType="begin"/>
            </w:r>
            <w:r w:rsidRPr="00D92EA1">
              <w:rPr>
                <w:rStyle w:val="Hyperlink"/>
                <w:noProof/>
              </w:rPr>
              <w:instrText xml:space="preserve"> </w:instrText>
            </w:r>
            <w:r>
              <w:rPr>
                <w:noProof/>
              </w:rPr>
              <w:instrText>HYPERLINK \l "_Toc137112243"</w:instrText>
            </w:r>
            <w:r w:rsidRPr="00D92EA1">
              <w:rPr>
                <w:rStyle w:val="Hyperlink"/>
                <w:noProof/>
              </w:rPr>
              <w:instrText xml:space="preserve"> </w:instrText>
            </w:r>
            <w:r w:rsidRPr="00D92EA1">
              <w:rPr>
                <w:rStyle w:val="Hyperlink"/>
                <w:noProof/>
              </w:rPr>
            </w:r>
            <w:r w:rsidRPr="00D92EA1">
              <w:rPr>
                <w:rStyle w:val="Hyperlink"/>
                <w:noProof/>
              </w:rPr>
              <w:fldChar w:fldCharType="separate"/>
            </w:r>
            <w:r w:rsidRPr="00D92EA1">
              <w:rPr>
                <w:rStyle w:val="Hyperlink"/>
                <w:rFonts w:ascii="Tahoma" w:hAnsi="Tahoma" w:cs="Tahoma"/>
                <w:noProof/>
              </w:rPr>
              <w:t>NRECA Open Modeling Framework</w:t>
            </w:r>
            <w:r>
              <w:rPr>
                <w:noProof/>
                <w:webHidden/>
              </w:rPr>
              <w:tab/>
            </w:r>
            <w:r>
              <w:rPr>
                <w:noProof/>
                <w:webHidden/>
              </w:rPr>
              <w:fldChar w:fldCharType="begin"/>
            </w:r>
            <w:r>
              <w:rPr>
                <w:noProof/>
                <w:webHidden/>
              </w:rPr>
              <w:instrText xml:space="preserve"> PAGEREF _Toc137112243 \h </w:instrText>
            </w:r>
          </w:ins>
          <w:r>
            <w:rPr>
              <w:noProof/>
              <w:webHidden/>
            </w:rPr>
          </w:r>
          <w:r>
            <w:rPr>
              <w:noProof/>
              <w:webHidden/>
            </w:rPr>
            <w:fldChar w:fldCharType="separate"/>
          </w:r>
          <w:ins w:id="138" w:author="Chassin, David P" w:date="2023-06-08T10:24:00Z">
            <w:r>
              <w:rPr>
                <w:noProof/>
                <w:webHidden/>
              </w:rPr>
              <w:t>20</w:t>
            </w:r>
          </w:ins>
          <w:ins w:id="139" w:author="Chassin, David P" w:date="2023-06-08T10:23:00Z">
            <w:r>
              <w:rPr>
                <w:noProof/>
                <w:webHidden/>
              </w:rPr>
              <w:fldChar w:fldCharType="end"/>
            </w:r>
            <w:r w:rsidRPr="00D92EA1">
              <w:rPr>
                <w:rStyle w:val="Hyperlink"/>
                <w:noProof/>
              </w:rPr>
              <w:fldChar w:fldCharType="end"/>
            </w:r>
          </w:ins>
        </w:p>
        <w:p w14:paraId="331AC83B" w14:textId="21345CE1" w:rsidR="00632DC3" w:rsidRDefault="00632DC3">
          <w:pPr>
            <w:pStyle w:val="TOC2"/>
            <w:rPr>
              <w:ins w:id="140" w:author="Chassin, David P" w:date="2023-06-08T10:23:00Z"/>
              <w:rFonts w:asciiTheme="minorHAnsi" w:eastAsiaTheme="minorEastAsia" w:hAnsiTheme="minorHAnsi" w:cstheme="minorBidi"/>
              <w:noProof/>
              <w:kern w:val="2"/>
              <w14:ligatures w14:val="standardContextual"/>
            </w:rPr>
          </w:pPr>
          <w:ins w:id="141" w:author="Chassin, David P" w:date="2023-06-08T10:23:00Z">
            <w:r w:rsidRPr="00D92EA1">
              <w:rPr>
                <w:rStyle w:val="Hyperlink"/>
                <w:noProof/>
              </w:rPr>
              <w:fldChar w:fldCharType="begin"/>
            </w:r>
            <w:r w:rsidRPr="00D92EA1">
              <w:rPr>
                <w:rStyle w:val="Hyperlink"/>
                <w:noProof/>
              </w:rPr>
              <w:instrText xml:space="preserve"> </w:instrText>
            </w:r>
            <w:r>
              <w:rPr>
                <w:noProof/>
              </w:rPr>
              <w:instrText>HYPERLINK \l "_Toc137112244"</w:instrText>
            </w:r>
            <w:r w:rsidRPr="00D92EA1">
              <w:rPr>
                <w:rStyle w:val="Hyperlink"/>
                <w:noProof/>
              </w:rPr>
              <w:instrText xml:space="preserve"> </w:instrText>
            </w:r>
            <w:r w:rsidRPr="00D92EA1">
              <w:rPr>
                <w:rStyle w:val="Hyperlink"/>
                <w:noProof/>
              </w:rPr>
            </w:r>
            <w:r w:rsidRPr="00D92EA1">
              <w:rPr>
                <w:rStyle w:val="Hyperlink"/>
                <w:noProof/>
              </w:rPr>
              <w:fldChar w:fldCharType="separate"/>
            </w:r>
            <w:r w:rsidRPr="00D92EA1">
              <w:rPr>
                <w:rStyle w:val="Hyperlink"/>
                <w:noProof/>
              </w:rPr>
              <w:t>Technology/Knowledge Transfer/Market Adoption (Advancing the Research to Market)</w:t>
            </w:r>
            <w:r>
              <w:rPr>
                <w:noProof/>
                <w:webHidden/>
              </w:rPr>
              <w:tab/>
            </w:r>
            <w:r>
              <w:rPr>
                <w:noProof/>
                <w:webHidden/>
              </w:rPr>
              <w:fldChar w:fldCharType="begin"/>
            </w:r>
            <w:r>
              <w:rPr>
                <w:noProof/>
                <w:webHidden/>
              </w:rPr>
              <w:instrText xml:space="preserve"> PAGEREF _Toc137112244 \h </w:instrText>
            </w:r>
          </w:ins>
          <w:r>
            <w:rPr>
              <w:noProof/>
              <w:webHidden/>
            </w:rPr>
          </w:r>
          <w:r>
            <w:rPr>
              <w:noProof/>
              <w:webHidden/>
            </w:rPr>
            <w:fldChar w:fldCharType="separate"/>
          </w:r>
          <w:ins w:id="142" w:author="Chassin, David P" w:date="2023-06-08T10:24:00Z">
            <w:r>
              <w:rPr>
                <w:noProof/>
                <w:webHidden/>
              </w:rPr>
              <w:t>21</w:t>
            </w:r>
          </w:ins>
          <w:ins w:id="143" w:author="Chassin, David P" w:date="2023-06-08T10:23:00Z">
            <w:r>
              <w:rPr>
                <w:noProof/>
                <w:webHidden/>
              </w:rPr>
              <w:fldChar w:fldCharType="end"/>
            </w:r>
            <w:r w:rsidRPr="00D92EA1">
              <w:rPr>
                <w:rStyle w:val="Hyperlink"/>
                <w:noProof/>
              </w:rPr>
              <w:fldChar w:fldCharType="end"/>
            </w:r>
          </w:ins>
        </w:p>
        <w:p w14:paraId="25804CE9" w14:textId="41A7936E" w:rsidR="00632DC3" w:rsidRDefault="00632DC3">
          <w:pPr>
            <w:pStyle w:val="TOC2"/>
            <w:rPr>
              <w:ins w:id="144" w:author="Chassin, David P" w:date="2023-06-08T10:23:00Z"/>
              <w:rFonts w:asciiTheme="minorHAnsi" w:eastAsiaTheme="minorEastAsia" w:hAnsiTheme="minorHAnsi" w:cstheme="minorBidi"/>
              <w:noProof/>
              <w:kern w:val="2"/>
              <w14:ligatures w14:val="standardContextual"/>
            </w:rPr>
          </w:pPr>
          <w:ins w:id="145" w:author="Chassin, David P" w:date="2023-06-08T10:23:00Z">
            <w:r w:rsidRPr="00D92EA1">
              <w:rPr>
                <w:rStyle w:val="Hyperlink"/>
                <w:noProof/>
              </w:rPr>
              <w:fldChar w:fldCharType="begin"/>
            </w:r>
            <w:r w:rsidRPr="00D92EA1">
              <w:rPr>
                <w:rStyle w:val="Hyperlink"/>
                <w:noProof/>
              </w:rPr>
              <w:instrText xml:space="preserve"> </w:instrText>
            </w:r>
            <w:r>
              <w:rPr>
                <w:noProof/>
              </w:rPr>
              <w:instrText>HYPERLINK \l "_Toc137112245"</w:instrText>
            </w:r>
            <w:r w:rsidRPr="00D92EA1">
              <w:rPr>
                <w:rStyle w:val="Hyperlink"/>
                <w:noProof/>
              </w:rPr>
              <w:instrText xml:space="preserve"> </w:instrText>
            </w:r>
            <w:r w:rsidRPr="00D92EA1">
              <w:rPr>
                <w:rStyle w:val="Hyperlink"/>
                <w:noProof/>
              </w:rPr>
            </w:r>
            <w:r w:rsidRPr="00D92EA1">
              <w:rPr>
                <w:rStyle w:val="Hyperlink"/>
                <w:noProof/>
              </w:rPr>
              <w:fldChar w:fldCharType="separate"/>
            </w:r>
            <w:r w:rsidRPr="00D92EA1">
              <w:rPr>
                <w:rStyle w:val="Hyperlink"/>
                <w:noProof/>
              </w:rPr>
              <w:t>Key Findings</w:t>
            </w:r>
            <w:r>
              <w:rPr>
                <w:noProof/>
                <w:webHidden/>
              </w:rPr>
              <w:tab/>
            </w:r>
            <w:r>
              <w:rPr>
                <w:noProof/>
                <w:webHidden/>
              </w:rPr>
              <w:fldChar w:fldCharType="begin"/>
            </w:r>
            <w:r>
              <w:rPr>
                <w:noProof/>
                <w:webHidden/>
              </w:rPr>
              <w:instrText xml:space="preserve"> PAGEREF _Toc137112245 \h </w:instrText>
            </w:r>
          </w:ins>
          <w:r>
            <w:rPr>
              <w:noProof/>
              <w:webHidden/>
            </w:rPr>
          </w:r>
          <w:r>
            <w:rPr>
              <w:noProof/>
              <w:webHidden/>
            </w:rPr>
            <w:fldChar w:fldCharType="separate"/>
          </w:r>
          <w:ins w:id="146" w:author="Chassin, David P" w:date="2023-06-08T10:24:00Z">
            <w:r>
              <w:rPr>
                <w:noProof/>
                <w:webHidden/>
              </w:rPr>
              <w:t>22</w:t>
            </w:r>
          </w:ins>
          <w:ins w:id="147" w:author="Chassin, David P" w:date="2023-06-08T10:23:00Z">
            <w:r>
              <w:rPr>
                <w:noProof/>
                <w:webHidden/>
              </w:rPr>
              <w:fldChar w:fldCharType="end"/>
            </w:r>
            <w:r w:rsidRPr="00D92EA1">
              <w:rPr>
                <w:rStyle w:val="Hyperlink"/>
                <w:noProof/>
              </w:rPr>
              <w:fldChar w:fldCharType="end"/>
            </w:r>
          </w:ins>
        </w:p>
        <w:p w14:paraId="46135971" w14:textId="413D0E20" w:rsidR="00632DC3" w:rsidRDefault="00632DC3">
          <w:pPr>
            <w:pStyle w:val="TOC3"/>
            <w:tabs>
              <w:tab w:val="right" w:leader="dot" w:pos="10070"/>
            </w:tabs>
            <w:rPr>
              <w:ins w:id="148" w:author="Chassin, David P" w:date="2023-06-08T10:23:00Z"/>
              <w:rFonts w:asciiTheme="minorHAnsi" w:eastAsiaTheme="minorEastAsia" w:hAnsiTheme="minorHAnsi" w:cstheme="minorBidi"/>
              <w:noProof/>
              <w:kern w:val="2"/>
              <w14:ligatures w14:val="standardContextual"/>
            </w:rPr>
          </w:pPr>
          <w:ins w:id="149" w:author="Chassin, David P" w:date="2023-06-08T10:23:00Z">
            <w:r w:rsidRPr="00D92EA1">
              <w:rPr>
                <w:rStyle w:val="Hyperlink"/>
                <w:noProof/>
              </w:rPr>
              <w:fldChar w:fldCharType="begin"/>
            </w:r>
            <w:r w:rsidRPr="00D92EA1">
              <w:rPr>
                <w:rStyle w:val="Hyperlink"/>
                <w:noProof/>
              </w:rPr>
              <w:instrText xml:space="preserve"> </w:instrText>
            </w:r>
            <w:r>
              <w:rPr>
                <w:noProof/>
              </w:rPr>
              <w:instrText>HYPERLINK \l "_Toc137112246"</w:instrText>
            </w:r>
            <w:r w:rsidRPr="00D92EA1">
              <w:rPr>
                <w:rStyle w:val="Hyperlink"/>
                <w:noProof/>
              </w:rPr>
              <w:instrText xml:space="preserve"> </w:instrText>
            </w:r>
            <w:r w:rsidRPr="00D92EA1">
              <w:rPr>
                <w:rStyle w:val="Hyperlink"/>
                <w:noProof/>
              </w:rPr>
            </w:r>
            <w:r w:rsidRPr="00D92EA1">
              <w:rPr>
                <w:rStyle w:val="Hyperlink"/>
                <w:noProof/>
              </w:rPr>
              <w:fldChar w:fldCharType="separate"/>
            </w:r>
            <w:r w:rsidRPr="00D92EA1">
              <w:rPr>
                <w:rStyle w:val="Hyperlink"/>
                <w:noProof/>
              </w:rPr>
              <w:t>National Grid Load Forecasting Study</w:t>
            </w:r>
            <w:r>
              <w:rPr>
                <w:noProof/>
                <w:webHidden/>
              </w:rPr>
              <w:tab/>
            </w:r>
            <w:r>
              <w:rPr>
                <w:noProof/>
                <w:webHidden/>
              </w:rPr>
              <w:fldChar w:fldCharType="begin"/>
            </w:r>
            <w:r>
              <w:rPr>
                <w:noProof/>
                <w:webHidden/>
              </w:rPr>
              <w:instrText xml:space="preserve"> PAGEREF _Toc137112246 \h </w:instrText>
            </w:r>
          </w:ins>
          <w:r>
            <w:rPr>
              <w:noProof/>
              <w:webHidden/>
            </w:rPr>
          </w:r>
          <w:r>
            <w:rPr>
              <w:noProof/>
              <w:webHidden/>
            </w:rPr>
            <w:fldChar w:fldCharType="separate"/>
          </w:r>
          <w:ins w:id="150" w:author="Chassin, David P" w:date="2023-06-08T10:24:00Z">
            <w:r>
              <w:rPr>
                <w:noProof/>
                <w:webHidden/>
              </w:rPr>
              <w:t>22</w:t>
            </w:r>
          </w:ins>
          <w:ins w:id="151" w:author="Chassin, David P" w:date="2023-06-08T10:23:00Z">
            <w:r>
              <w:rPr>
                <w:noProof/>
                <w:webHidden/>
              </w:rPr>
              <w:fldChar w:fldCharType="end"/>
            </w:r>
            <w:r w:rsidRPr="00D92EA1">
              <w:rPr>
                <w:rStyle w:val="Hyperlink"/>
                <w:noProof/>
              </w:rPr>
              <w:fldChar w:fldCharType="end"/>
            </w:r>
          </w:ins>
        </w:p>
        <w:p w14:paraId="6F5B12DF" w14:textId="4F2E802D" w:rsidR="00632DC3" w:rsidRDefault="00632DC3">
          <w:pPr>
            <w:pStyle w:val="TOC3"/>
            <w:tabs>
              <w:tab w:val="right" w:leader="dot" w:pos="10070"/>
            </w:tabs>
            <w:rPr>
              <w:ins w:id="152" w:author="Chassin, David P" w:date="2023-06-08T10:23:00Z"/>
              <w:rFonts w:asciiTheme="minorHAnsi" w:eastAsiaTheme="minorEastAsia" w:hAnsiTheme="minorHAnsi" w:cstheme="minorBidi"/>
              <w:noProof/>
              <w:kern w:val="2"/>
              <w14:ligatures w14:val="standardContextual"/>
            </w:rPr>
          </w:pPr>
          <w:ins w:id="153" w:author="Chassin, David P" w:date="2023-06-08T10:23:00Z">
            <w:r w:rsidRPr="00D92EA1">
              <w:rPr>
                <w:rStyle w:val="Hyperlink"/>
                <w:noProof/>
              </w:rPr>
              <w:fldChar w:fldCharType="begin"/>
            </w:r>
            <w:r w:rsidRPr="00D92EA1">
              <w:rPr>
                <w:rStyle w:val="Hyperlink"/>
                <w:noProof/>
              </w:rPr>
              <w:instrText xml:space="preserve"> </w:instrText>
            </w:r>
            <w:r>
              <w:rPr>
                <w:noProof/>
              </w:rPr>
              <w:instrText>HYPERLINK \l "_Toc137112247"</w:instrText>
            </w:r>
            <w:r w:rsidRPr="00D92EA1">
              <w:rPr>
                <w:rStyle w:val="Hyperlink"/>
                <w:noProof/>
              </w:rPr>
              <w:instrText xml:space="preserve"> </w:instrText>
            </w:r>
            <w:r w:rsidRPr="00D92EA1">
              <w:rPr>
                <w:rStyle w:val="Hyperlink"/>
                <w:noProof/>
              </w:rPr>
            </w:r>
            <w:r w:rsidRPr="00D92EA1">
              <w:rPr>
                <w:rStyle w:val="Hyperlink"/>
                <w:noProof/>
              </w:rPr>
              <w:fldChar w:fldCharType="separate"/>
            </w:r>
            <w:r w:rsidRPr="00D92EA1">
              <w:rPr>
                <w:rStyle w:val="Hyperlink"/>
                <w:noProof/>
              </w:rPr>
              <w:t>Southern California Edison Resilience Study</w:t>
            </w:r>
            <w:r>
              <w:rPr>
                <w:noProof/>
                <w:webHidden/>
              </w:rPr>
              <w:tab/>
            </w:r>
            <w:r>
              <w:rPr>
                <w:noProof/>
                <w:webHidden/>
              </w:rPr>
              <w:fldChar w:fldCharType="begin"/>
            </w:r>
            <w:r>
              <w:rPr>
                <w:noProof/>
                <w:webHidden/>
              </w:rPr>
              <w:instrText xml:space="preserve"> PAGEREF _Toc137112247 \h </w:instrText>
            </w:r>
          </w:ins>
          <w:r>
            <w:rPr>
              <w:noProof/>
              <w:webHidden/>
            </w:rPr>
          </w:r>
          <w:r>
            <w:rPr>
              <w:noProof/>
              <w:webHidden/>
            </w:rPr>
            <w:fldChar w:fldCharType="separate"/>
          </w:r>
          <w:ins w:id="154" w:author="Chassin, David P" w:date="2023-06-08T10:24:00Z">
            <w:r>
              <w:rPr>
                <w:noProof/>
                <w:webHidden/>
              </w:rPr>
              <w:t>23</w:t>
            </w:r>
          </w:ins>
          <w:ins w:id="155" w:author="Chassin, David P" w:date="2023-06-08T10:23:00Z">
            <w:r>
              <w:rPr>
                <w:noProof/>
                <w:webHidden/>
              </w:rPr>
              <w:fldChar w:fldCharType="end"/>
            </w:r>
            <w:r w:rsidRPr="00D92EA1">
              <w:rPr>
                <w:rStyle w:val="Hyperlink"/>
                <w:noProof/>
              </w:rPr>
              <w:fldChar w:fldCharType="end"/>
            </w:r>
          </w:ins>
        </w:p>
        <w:p w14:paraId="13EFF884" w14:textId="596E7EFD" w:rsidR="00632DC3" w:rsidRDefault="00632DC3">
          <w:pPr>
            <w:pStyle w:val="TOC2"/>
            <w:rPr>
              <w:ins w:id="156" w:author="Chassin, David P" w:date="2023-06-08T10:23:00Z"/>
              <w:rFonts w:asciiTheme="minorHAnsi" w:eastAsiaTheme="minorEastAsia" w:hAnsiTheme="minorHAnsi" w:cstheme="minorBidi"/>
              <w:noProof/>
              <w:kern w:val="2"/>
              <w14:ligatures w14:val="standardContextual"/>
            </w:rPr>
          </w:pPr>
          <w:ins w:id="157" w:author="Chassin, David P" w:date="2023-06-08T10:23:00Z">
            <w:r w:rsidRPr="00D92EA1">
              <w:rPr>
                <w:rStyle w:val="Hyperlink"/>
                <w:noProof/>
              </w:rPr>
              <w:fldChar w:fldCharType="begin"/>
            </w:r>
            <w:r w:rsidRPr="00D92EA1">
              <w:rPr>
                <w:rStyle w:val="Hyperlink"/>
                <w:noProof/>
              </w:rPr>
              <w:instrText xml:space="preserve"> </w:instrText>
            </w:r>
            <w:r>
              <w:rPr>
                <w:noProof/>
              </w:rPr>
              <w:instrText>HYPERLINK \l "_Toc137112248"</w:instrText>
            </w:r>
            <w:r w:rsidRPr="00D92EA1">
              <w:rPr>
                <w:rStyle w:val="Hyperlink"/>
                <w:noProof/>
              </w:rPr>
              <w:instrText xml:space="preserve"> </w:instrText>
            </w:r>
            <w:r w:rsidRPr="00D92EA1">
              <w:rPr>
                <w:rStyle w:val="Hyperlink"/>
                <w:noProof/>
              </w:rPr>
            </w:r>
            <w:r w:rsidRPr="00D92EA1">
              <w:rPr>
                <w:rStyle w:val="Hyperlink"/>
                <w:noProof/>
              </w:rPr>
              <w:fldChar w:fldCharType="separate"/>
            </w:r>
            <w:r w:rsidRPr="00D92EA1">
              <w:rPr>
                <w:rStyle w:val="Hyperlink"/>
                <w:noProof/>
              </w:rPr>
              <w:t>Benefits to California</w:t>
            </w:r>
            <w:r>
              <w:rPr>
                <w:noProof/>
                <w:webHidden/>
              </w:rPr>
              <w:tab/>
            </w:r>
            <w:r>
              <w:rPr>
                <w:noProof/>
                <w:webHidden/>
              </w:rPr>
              <w:fldChar w:fldCharType="begin"/>
            </w:r>
            <w:r>
              <w:rPr>
                <w:noProof/>
                <w:webHidden/>
              </w:rPr>
              <w:instrText xml:space="preserve"> PAGEREF _Toc137112248 \h </w:instrText>
            </w:r>
          </w:ins>
          <w:r>
            <w:rPr>
              <w:noProof/>
              <w:webHidden/>
            </w:rPr>
          </w:r>
          <w:r>
            <w:rPr>
              <w:noProof/>
              <w:webHidden/>
            </w:rPr>
            <w:fldChar w:fldCharType="separate"/>
          </w:r>
          <w:ins w:id="158" w:author="Chassin, David P" w:date="2023-06-08T10:24:00Z">
            <w:r>
              <w:rPr>
                <w:noProof/>
                <w:webHidden/>
              </w:rPr>
              <w:t>23</w:t>
            </w:r>
          </w:ins>
          <w:ins w:id="159" w:author="Chassin, David P" w:date="2023-06-08T10:23:00Z">
            <w:r>
              <w:rPr>
                <w:noProof/>
                <w:webHidden/>
              </w:rPr>
              <w:fldChar w:fldCharType="end"/>
            </w:r>
            <w:r w:rsidRPr="00D92EA1">
              <w:rPr>
                <w:rStyle w:val="Hyperlink"/>
                <w:noProof/>
              </w:rPr>
              <w:fldChar w:fldCharType="end"/>
            </w:r>
          </w:ins>
        </w:p>
        <w:p w14:paraId="781D8B09" w14:textId="5389CE74" w:rsidR="00632DC3" w:rsidRDefault="00632DC3">
          <w:pPr>
            <w:pStyle w:val="TOC2"/>
            <w:rPr>
              <w:ins w:id="160" w:author="Chassin, David P" w:date="2023-06-08T10:23:00Z"/>
              <w:rFonts w:asciiTheme="minorHAnsi" w:eastAsiaTheme="minorEastAsia" w:hAnsiTheme="minorHAnsi" w:cstheme="minorBidi"/>
              <w:noProof/>
              <w:kern w:val="2"/>
              <w14:ligatures w14:val="standardContextual"/>
            </w:rPr>
          </w:pPr>
          <w:ins w:id="161" w:author="Chassin, David P" w:date="2023-06-08T10:23:00Z">
            <w:r w:rsidRPr="00D92EA1">
              <w:rPr>
                <w:rStyle w:val="Hyperlink"/>
                <w:noProof/>
              </w:rPr>
              <w:fldChar w:fldCharType="begin"/>
            </w:r>
            <w:r w:rsidRPr="00D92EA1">
              <w:rPr>
                <w:rStyle w:val="Hyperlink"/>
                <w:noProof/>
              </w:rPr>
              <w:instrText xml:space="preserve"> </w:instrText>
            </w:r>
            <w:r>
              <w:rPr>
                <w:noProof/>
              </w:rPr>
              <w:instrText>HYPERLINK \l "_Toc137112249"</w:instrText>
            </w:r>
            <w:r w:rsidRPr="00D92EA1">
              <w:rPr>
                <w:rStyle w:val="Hyperlink"/>
                <w:noProof/>
              </w:rPr>
              <w:instrText xml:space="preserve"> </w:instrText>
            </w:r>
            <w:r w:rsidRPr="00D92EA1">
              <w:rPr>
                <w:rStyle w:val="Hyperlink"/>
                <w:noProof/>
              </w:rPr>
            </w:r>
            <w:r w:rsidRPr="00D92EA1">
              <w:rPr>
                <w:rStyle w:val="Hyperlink"/>
                <w:noProof/>
              </w:rPr>
              <w:fldChar w:fldCharType="separate"/>
            </w:r>
            <w:r w:rsidRPr="00D92EA1">
              <w:rPr>
                <w:rStyle w:val="Hyperlink"/>
                <w:noProof/>
              </w:rPr>
              <w:t>Recommendations</w:t>
            </w:r>
            <w:r>
              <w:rPr>
                <w:noProof/>
                <w:webHidden/>
              </w:rPr>
              <w:tab/>
            </w:r>
            <w:r>
              <w:rPr>
                <w:noProof/>
                <w:webHidden/>
              </w:rPr>
              <w:fldChar w:fldCharType="begin"/>
            </w:r>
            <w:r>
              <w:rPr>
                <w:noProof/>
                <w:webHidden/>
              </w:rPr>
              <w:instrText xml:space="preserve"> PAGEREF _Toc137112249 \h </w:instrText>
            </w:r>
          </w:ins>
          <w:r>
            <w:rPr>
              <w:noProof/>
              <w:webHidden/>
            </w:rPr>
          </w:r>
          <w:r>
            <w:rPr>
              <w:noProof/>
              <w:webHidden/>
            </w:rPr>
            <w:fldChar w:fldCharType="separate"/>
          </w:r>
          <w:ins w:id="162" w:author="Chassin, David P" w:date="2023-06-08T10:24:00Z">
            <w:r>
              <w:rPr>
                <w:noProof/>
                <w:webHidden/>
              </w:rPr>
              <w:t>24</w:t>
            </w:r>
          </w:ins>
          <w:ins w:id="163" w:author="Chassin, David P" w:date="2023-06-08T10:23:00Z">
            <w:r>
              <w:rPr>
                <w:noProof/>
                <w:webHidden/>
              </w:rPr>
              <w:fldChar w:fldCharType="end"/>
            </w:r>
            <w:r w:rsidRPr="00D92EA1">
              <w:rPr>
                <w:rStyle w:val="Hyperlink"/>
                <w:noProof/>
              </w:rPr>
              <w:fldChar w:fldCharType="end"/>
            </w:r>
          </w:ins>
        </w:p>
        <w:p w14:paraId="206BC31F" w14:textId="7A7781FD" w:rsidR="00632DC3" w:rsidRDefault="00632DC3">
          <w:pPr>
            <w:pStyle w:val="TOC3"/>
            <w:tabs>
              <w:tab w:val="right" w:leader="dot" w:pos="10070"/>
            </w:tabs>
            <w:rPr>
              <w:ins w:id="164" w:author="Chassin, David P" w:date="2023-06-08T10:23:00Z"/>
              <w:rFonts w:asciiTheme="minorHAnsi" w:eastAsiaTheme="minorEastAsia" w:hAnsiTheme="minorHAnsi" w:cstheme="minorBidi"/>
              <w:noProof/>
              <w:kern w:val="2"/>
              <w14:ligatures w14:val="standardContextual"/>
            </w:rPr>
          </w:pPr>
          <w:ins w:id="165" w:author="Chassin, David P" w:date="2023-06-08T10:23:00Z">
            <w:r w:rsidRPr="00D92EA1">
              <w:rPr>
                <w:rStyle w:val="Hyperlink"/>
                <w:noProof/>
              </w:rPr>
              <w:lastRenderedPageBreak/>
              <w:fldChar w:fldCharType="begin"/>
            </w:r>
            <w:r w:rsidRPr="00D92EA1">
              <w:rPr>
                <w:rStyle w:val="Hyperlink"/>
                <w:noProof/>
              </w:rPr>
              <w:instrText xml:space="preserve"> </w:instrText>
            </w:r>
            <w:r>
              <w:rPr>
                <w:noProof/>
              </w:rPr>
              <w:instrText>HYPERLINK \l "_Toc137112250"</w:instrText>
            </w:r>
            <w:r w:rsidRPr="00D92EA1">
              <w:rPr>
                <w:rStyle w:val="Hyperlink"/>
                <w:noProof/>
              </w:rPr>
              <w:instrText xml:space="preserve"> </w:instrText>
            </w:r>
            <w:r w:rsidRPr="00D92EA1">
              <w:rPr>
                <w:rStyle w:val="Hyperlink"/>
                <w:noProof/>
              </w:rPr>
            </w:r>
            <w:r w:rsidRPr="00D92EA1">
              <w:rPr>
                <w:rStyle w:val="Hyperlink"/>
                <w:noProof/>
              </w:rPr>
              <w:fldChar w:fldCharType="separate"/>
            </w:r>
            <w:r w:rsidRPr="00D92EA1">
              <w:rPr>
                <w:rStyle w:val="Hyperlink"/>
                <w:noProof/>
              </w:rPr>
              <w:t>AWS Automated Deployment</w:t>
            </w:r>
            <w:r>
              <w:rPr>
                <w:noProof/>
                <w:webHidden/>
              </w:rPr>
              <w:tab/>
            </w:r>
            <w:r>
              <w:rPr>
                <w:noProof/>
                <w:webHidden/>
              </w:rPr>
              <w:fldChar w:fldCharType="begin"/>
            </w:r>
            <w:r>
              <w:rPr>
                <w:noProof/>
                <w:webHidden/>
              </w:rPr>
              <w:instrText xml:space="preserve"> PAGEREF _Toc137112250 \h </w:instrText>
            </w:r>
          </w:ins>
          <w:r>
            <w:rPr>
              <w:noProof/>
              <w:webHidden/>
            </w:rPr>
          </w:r>
          <w:r>
            <w:rPr>
              <w:noProof/>
              <w:webHidden/>
            </w:rPr>
            <w:fldChar w:fldCharType="separate"/>
          </w:r>
          <w:ins w:id="166" w:author="Chassin, David P" w:date="2023-06-08T10:24:00Z">
            <w:r>
              <w:rPr>
                <w:noProof/>
                <w:webHidden/>
              </w:rPr>
              <w:t>24</w:t>
            </w:r>
          </w:ins>
          <w:ins w:id="167" w:author="Chassin, David P" w:date="2023-06-08T10:23:00Z">
            <w:r>
              <w:rPr>
                <w:noProof/>
                <w:webHidden/>
              </w:rPr>
              <w:fldChar w:fldCharType="end"/>
            </w:r>
            <w:r w:rsidRPr="00D92EA1">
              <w:rPr>
                <w:rStyle w:val="Hyperlink"/>
                <w:noProof/>
              </w:rPr>
              <w:fldChar w:fldCharType="end"/>
            </w:r>
          </w:ins>
        </w:p>
        <w:p w14:paraId="612930A3" w14:textId="29835622" w:rsidR="00632DC3" w:rsidRDefault="00632DC3">
          <w:pPr>
            <w:pStyle w:val="TOC3"/>
            <w:tabs>
              <w:tab w:val="right" w:leader="dot" w:pos="10070"/>
            </w:tabs>
            <w:rPr>
              <w:ins w:id="168" w:author="Chassin, David P" w:date="2023-06-08T10:23:00Z"/>
              <w:rFonts w:asciiTheme="minorHAnsi" w:eastAsiaTheme="minorEastAsia" w:hAnsiTheme="minorHAnsi" w:cstheme="minorBidi"/>
              <w:noProof/>
              <w:kern w:val="2"/>
              <w14:ligatures w14:val="standardContextual"/>
            </w:rPr>
          </w:pPr>
          <w:ins w:id="169" w:author="Chassin, David P" w:date="2023-06-08T10:23:00Z">
            <w:r w:rsidRPr="00D92EA1">
              <w:rPr>
                <w:rStyle w:val="Hyperlink"/>
                <w:noProof/>
              </w:rPr>
              <w:fldChar w:fldCharType="begin"/>
            </w:r>
            <w:r w:rsidRPr="00D92EA1">
              <w:rPr>
                <w:rStyle w:val="Hyperlink"/>
                <w:noProof/>
              </w:rPr>
              <w:instrText xml:space="preserve"> </w:instrText>
            </w:r>
            <w:r>
              <w:rPr>
                <w:noProof/>
              </w:rPr>
              <w:instrText>HYPERLINK \l "_Toc137112251"</w:instrText>
            </w:r>
            <w:r w:rsidRPr="00D92EA1">
              <w:rPr>
                <w:rStyle w:val="Hyperlink"/>
                <w:noProof/>
              </w:rPr>
              <w:instrText xml:space="preserve"> </w:instrText>
            </w:r>
            <w:r w:rsidRPr="00D92EA1">
              <w:rPr>
                <w:rStyle w:val="Hyperlink"/>
                <w:noProof/>
              </w:rPr>
            </w:r>
            <w:r w:rsidRPr="00D92EA1">
              <w:rPr>
                <w:rStyle w:val="Hyperlink"/>
                <w:noProof/>
              </w:rPr>
              <w:fldChar w:fldCharType="separate"/>
            </w:r>
            <w:r w:rsidRPr="00D92EA1">
              <w:rPr>
                <w:rStyle w:val="Hyperlink"/>
                <w:noProof/>
              </w:rPr>
              <w:t>UI System Upgrade</w:t>
            </w:r>
            <w:r>
              <w:rPr>
                <w:noProof/>
                <w:webHidden/>
              </w:rPr>
              <w:tab/>
            </w:r>
            <w:r>
              <w:rPr>
                <w:noProof/>
                <w:webHidden/>
              </w:rPr>
              <w:fldChar w:fldCharType="begin"/>
            </w:r>
            <w:r>
              <w:rPr>
                <w:noProof/>
                <w:webHidden/>
              </w:rPr>
              <w:instrText xml:space="preserve"> PAGEREF _Toc137112251 \h </w:instrText>
            </w:r>
          </w:ins>
          <w:r>
            <w:rPr>
              <w:noProof/>
              <w:webHidden/>
            </w:rPr>
          </w:r>
          <w:r>
            <w:rPr>
              <w:noProof/>
              <w:webHidden/>
            </w:rPr>
            <w:fldChar w:fldCharType="separate"/>
          </w:r>
          <w:ins w:id="170" w:author="Chassin, David P" w:date="2023-06-08T10:24:00Z">
            <w:r>
              <w:rPr>
                <w:noProof/>
                <w:webHidden/>
              </w:rPr>
              <w:t>24</w:t>
            </w:r>
          </w:ins>
          <w:ins w:id="171" w:author="Chassin, David P" w:date="2023-06-08T10:23:00Z">
            <w:r>
              <w:rPr>
                <w:noProof/>
                <w:webHidden/>
              </w:rPr>
              <w:fldChar w:fldCharType="end"/>
            </w:r>
            <w:r w:rsidRPr="00D92EA1">
              <w:rPr>
                <w:rStyle w:val="Hyperlink"/>
                <w:noProof/>
              </w:rPr>
              <w:fldChar w:fldCharType="end"/>
            </w:r>
          </w:ins>
        </w:p>
        <w:p w14:paraId="043BB5C9" w14:textId="4FFF9D8E" w:rsidR="00632DC3" w:rsidRDefault="00632DC3" w:rsidP="00632DC3">
          <w:pPr>
            <w:pStyle w:val="TOC1"/>
            <w:rPr>
              <w:ins w:id="172" w:author="Chassin, David P" w:date="2023-06-08T10:23:00Z"/>
              <w:rFonts w:asciiTheme="minorHAnsi" w:eastAsiaTheme="minorEastAsia" w:hAnsiTheme="minorHAnsi" w:cstheme="minorBidi"/>
              <w:kern w:val="2"/>
              <w14:ligatures w14:val="standardContextual"/>
            </w:rPr>
          </w:pPr>
          <w:ins w:id="173" w:author="Chassin, David P" w:date="2023-06-08T10:23:00Z">
            <w:r w:rsidRPr="00D92EA1">
              <w:rPr>
                <w:rStyle w:val="Hyperlink"/>
              </w:rPr>
              <w:fldChar w:fldCharType="begin"/>
            </w:r>
            <w:r w:rsidRPr="00D92EA1">
              <w:rPr>
                <w:rStyle w:val="Hyperlink"/>
              </w:rPr>
              <w:instrText xml:space="preserve"> </w:instrText>
            </w:r>
            <w:r>
              <w:instrText>HYPERLINK \l "_Toc137112252"</w:instrText>
            </w:r>
            <w:r w:rsidRPr="00D92EA1">
              <w:rPr>
                <w:rStyle w:val="Hyperlink"/>
              </w:rPr>
              <w:instrText xml:space="preserve"> </w:instrText>
            </w:r>
            <w:r w:rsidRPr="00D92EA1">
              <w:rPr>
                <w:rStyle w:val="Hyperlink"/>
              </w:rPr>
            </w:r>
            <w:r w:rsidRPr="00D92EA1">
              <w:rPr>
                <w:rStyle w:val="Hyperlink"/>
              </w:rPr>
              <w:fldChar w:fldCharType="separate"/>
            </w:r>
            <w:r w:rsidRPr="00D92EA1">
              <w:rPr>
                <w:rStyle w:val="Hyperlink"/>
              </w:rPr>
              <w:t>Conclusion</w:t>
            </w:r>
            <w:r>
              <w:rPr>
                <w:webHidden/>
              </w:rPr>
              <w:tab/>
            </w:r>
            <w:r>
              <w:rPr>
                <w:webHidden/>
              </w:rPr>
              <w:fldChar w:fldCharType="begin"/>
            </w:r>
            <w:r>
              <w:rPr>
                <w:webHidden/>
              </w:rPr>
              <w:instrText xml:space="preserve"> PAGEREF _Toc137112252 \h </w:instrText>
            </w:r>
          </w:ins>
          <w:r>
            <w:rPr>
              <w:webHidden/>
            </w:rPr>
          </w:r>
          <w:r>
            <w:rPr>
              <w:webHidden/>
            </w:rPr>
            <w:fldChar w:fldCharType="separate"/>
          </w:r>
          <w:ins w:id="174" w:author="Chassin, David P" w:date="2023-06-08T10:24:00Z">
            <w:r>
              <w:rPr>
                <w:webHidden/>
              </w:rPr>
              <w:t>28</w:t>
            </w:r>
          </w:ins>
          <w:ins w:id="175" w:author="Chassin, David P" w:date="2023-06-08T10:23:00Z">
            <w:r>
              <w:rPr>
                <w:webHidden/>
              </w:rPr>
              <w:fldChar w:fldCharType="end"/>
            </w:r>
            <w:r w:rsidRPr="00D92EA1">
              <w:rPr>
                <w:rStyle w:val="Hyperlink"/>
              </w:rPr>
              <w:fldChar w:fldCharType="end"/>
            </w:r>
          </w:ins>
        </w:p>
        <w:p w14:paraId="01B987F6" w14:textId="30C80BFD" w:rsidR="00632DC3" w:rsidRDefault="00632DC3">
          <w:pPr>
            <w:pStyle w:val="TOC2"/>
            <w:rPr>
              <w:ins w:id="176" w:author="Chassin, David P" w:date="2023-06-08T10:23:00Z"/>
              <w:rFonts w:asciiTheme="minorHAnsi" w:eastAsiaTheme="minorEastAsia" w:hAnsiTheme="minorHAnsi" w:cstheme="minorBidi"/>
              <w:noProof/>
              <w:kern w:val="2"/>
              <w14:ligatures w14:val="standardContextual"/>
            </w:rPr>
          </w:pPr>
          <w:ins w:id="177" w:author="Chassin, David P" w:date="2023-06-08T10:23:00Z">
            <w:r w:rsidRPr="00D92EA1">
              <w:rPr>
                <w:rStyle w:val="Hyperlink"/>
                <w:noProof/>
              </w:rPr>
              <w:fldChar w:fldCharType="begin"/>
            </w:r>
            <w:r w:rsidRPr="00D92EA1">
              <w:rPr>
                <w:rStyle w:val="Hyperlink"/>
                <w:noProof/>
              </w:rPr>
              <w:instrText xml:space="preserve"> </w:instrText>
            </w:r>
            <w:r>
              <w:rPr>
                <w:noProof/>
              </w:rPr>
              <w:instrText>HYPERLINK \l "_Toc137112253"</w:instrText>
            </w:r>
            <w:r w:rsidRPr="00D92EA1">
              <w:rPr>
                <w:rStyle w:val="Hyperlink"/>
                <w:noProof/>
              </w:rPr>
              <w:instrText xml:space="preserve"> </w:instrText>
            </w:r>
            <w:r w:rsidRPr="00D92EA1">
              <w:rPr>
                <w:rStyle w:val="Hyperlink"/>
                <w:noProof/>
              </w:rPr>
            </w:r>
            <w:r w:rsidRPr="00D92EA1">
              <w:rPr>
                <w:rStyle w:val="Hyperlink"/>
                <w:noProof/>
              </w:rPr>
              <w:fldChar w:fldCharType="separate"/>
            </w:r>
            <w:r w:rsidRPr="00D92EA1">
              <w:rPr>
                <w:rStyle w:val="Hyperlink"/>
                <w:noProof/>
              </w:rPr>
              <w:t>Future research and development</w:t>
            </w:r>
            <w:r>
              <w:rPr>
                <w:noProof/>
                <w:webHidden/>
              </w:rPr>
              <w:tab/>
            </w:r>
            <w:r>
              <w:rPr>
                <w:noProof/>
                <w:webHidden/>
              </w:rPr>
              <w:fldChar w:fldCharType="begin"/>
            </w:r>
            <w:r>
              <w:rPr>
                <w:noProof/>
                <w:webHidden/>
              </w:rPr>
              <w:instrText xml:space="preserve"> PAGEREF _Toc137112253 \h </w:instrText>
            </w:r>
          </w:ins>
          <w:r>
            <w:rPr>
              <w:noProof/>
              <w:webHidden/>
            </w:rPr>
          </w:r>
          <w:r>
            <w:rPr>
              <w:noProof/>
              <w:webHidden/>
            </w:rPr>
            <w:fldChar w:fldCharType="separate"/>
          </w:r>
          <w:ins w:id="178" w:author="Chassin, David P" w:date="2023-06-08T10:24:00Z">
            <w:r>
              <w:rPr>
                <w:noProof/>
                <w:webHidden/>
              </w:rPr>
              <w:t>28</w:t>
            </w:r>
          </w:ins>
          <w:ins w:id="179" w:author="Chassin, David P" w:date="2023-06-08T10:23:00Z">
            <w:r>
              <w:rPr>
                <w:noProof/>
                <w:webHidden/>
              </w:rPr>
              <w:fldChar w:fldCharType="end"/>
            </w:r>
            <w:r w:rsidRPr="00D92EA1">
              <w:rPr>
                <w:rStyle w:val="Hyperlink"/>
                <w:noProof/>
              </w:rPr>
              <w:fldChar w:fldCharType="end"/>
            </w:r>
          </w:ins>
        </w:p>
        <w:p w14:paraId="45A194BA" w14:textId="3363A379" w:rsidR="00632DC3" w:rsidRDefault="00632DC3">
          <w:pPr>
            <w:pStyle w:val="TOC2"/>
            <w:rPr>
              <w:ins w:id="180" w:author="Chassin, David P" w:date="2023-06-08T10:23:00Z"/>
              <w:rFonts w:asciiTheme="minorHAnsi" w:eastAsiaTheme="minorEastAsia" w:hAnsiTheme="minorHAnsi" w:cstheme="minorBidi"/>
              <w:noProof/>
              <w:kern w:val="2"/>
              <w14:ligatures w14:val="standardContextual"/>
            </w:rPr>
          </w:pPr>
          <w:ins w:id="181" w:author="Chassin, David P" w:date="2023-06-08T10:23:00Z">
            <w:r w:rsidRPr="00D92EA1">
              <w:rPr>
                <w:rStyle w:val="Hyperlink"/>
                <w:noProof/>
              </w:rPr>
              <w:fldChar w:fldCharType="begin"/>
            </w:r>
            <w:r w:rsidRPr="00D92EA1">
              <w:rPr>
                <w:rStyle w:val="Hyperlink"/>
                <w:noProof/>
              </w:rPr>
              <w:instrText xml:space="preserve"> </w:instrText>
            </w:r>
            <w:r>
              <w:rPr>
                <w:noProof/>
              </w:rPr>
              <w:instrText>HYPERLINK \l "_Toc137112254"</w:instrText>
            </w:r>
            <w:r w:rsidRPr="00D92EA1">
              <w:rPr>
                <w:rStyle w:val="Hyperlink"/>
                <w:noProof/>
              </w:rPr>
              <w:instrText xml:space="preserve"> </w:instrText>
            </w:r>
            <w:r w:rsidRPr="00D92EA1">
              <w:rPr>
                <w:rStyle w:val="Hyperlink"/>
                <w:noProof/>
              </w:rPr>
            </w:r>
            <w:r w:rsidRPr="00D92EA1">
              <w:rPr>
                <w:rStyle w:val="Hyperlink"/>
                <w:noProof/>
              </w:rPr>
              <w:fldChar w:fldCharType="separate"/>
            </w:r>
            <w:r w:rsidRPr="00D92EA1">
              <w:rPr>
                <w:rStyle w:val="Hyperlink"/>
                <w:noProof/>
              </w:rPr>
              <w:t>Advanced workflow research and development</w:t>
            </w:r>
            <w:r>
              <w:rPr>
                <w:noProof/>
                <w:webHidden/>
              </w:rPr>
              <w:tab/>
            </w:r>
            <w:r>
              <w:rPr>
                <w:noProof/>
                <w:webHidden/>
              </w:rPr>
              <w:fldChar w:fldCharType="begin"/>
            </w:r>
            <w:r>
              <w:rPr>
                <w:noProof/>
                <w:webHidden/>
              </w:rPr>
              <w:instrText xml:space="preserve"> PAGEREF _Toc137112254 \h </w:instrText>
            </w:r>
          </w:ins>
          <w:r>
            <w:rPr>
              <w:noProof/>
              <w:webHidden/>
            </w:rPr>
          </w:r>
          <w:r>
            <w:rPr>
              <w:noProof/>
              <w:webHidden/>
            </w:rPr>
            <w:fldChar w:fldCharType="separate"/>
          </w:r>
          <w:ins w:id="182" w:author="Chassin, David P" w:date="2023-06-08T10:24:00Z">
            <w:r>
              <w:rPr>
                <w:noProof/>
                <w:webHidden/>
              </w:rPr>
              <w:t>28</w:t>
            </w:r>
          </w:ins>
          <w:ins w:id="183" w:author="Chassin, David P" w:date="2023-06-08T10:23:00Z">
            <w:r>
              <w:rPr>
                <w:noProof/>
                <w:webHidden/>
              </w:rPr>
              <w:fldChar w:fldCharType="end"/>
            </w:r>
            <w:r w:rsidRPr="00D92EA1">
              <w:rPr>
                <w:rStyle w:val="Hyperlink"/>
                <w:noProof/>
              </w:rPr>
              <w:fldChar w:fldCharType="end"/>
            </w:r>
          </w:ins>
        </w:p>
        <w:p w14:paraId="62D36B6D" w14:textId="11B9CAE2" w:rsidR="00632DC3" w:rsidRDefault="00632DC3">
          <w:pPr>
            <w:pStyle w:val="TOC2"/>
            <w:rPr>
              <w:ins w:id="184" w:author="Chassin, David P" w:date="2023-06-08T10:23:00Z"/>
              <w:rFonts w:asciiTheme="minorHAnsi" w:eastAsiaTheme="minorEastAsia" w:hAnsiTheme="minorHAnsi" w:cstheme="minorBidi"/>
              <w:noProof/>
              <w:kern w:val="2"/>
              <w14:ligatures w14:val="standardContextual"/>
            </w:rPr>
          </w:pPr>
          <w:ins w:id="185" w:author="Chassin, David P" w:date="2023-06-08T10:23:00Z">
            <w:r w:rsidRPr="00D92EA1">
              <w:rPr>
                <w:rStyle w:val="Hyperlink"/>
                <w:noProof/>
              </w:rPr>
              <w:fldChar w:fldCharType="begin"/>
            </w:r>
            <w:r w:rsidRPr="00D92EA1">
              <w:rPr>
                <w:rStyle w:val="Hyperlink"/>
                <w:noProof/>
              </w:rPr>
              <w:instrText xml:space="preserve"> </w:instrText>
            </w:r>
            <w:r>
              <w:rPr>
                <w:noProof/>
              </w:rPr>
              <w:instrText>HYPERLINK \l "_Toc137112255"</w:instrText>
            </w:r>
            <w:r w:rsidRPr="00D92EA1">
              <w:rPr>
                <w:rStyle w:val="Hyperlink"/>
                <w:noProof/>
              </w:rPr>
              <w:instrText xml:space="preserve"> </w:instrText>
            </w:r>
            <w:r w:rsidRPr="00D92EA1">
              <w:rPr>
                <w:rStyle w:val="Hyperlink"/>
                <w:noProof/>
              </w:rPr>
            </w:r>
            <w:r w:rsidRPr="00D92EA1">
              <w:rPr>
                <w:rStyle w:val="Hyperlink"/>
                <w:noProof/>
              </w:rPr>
              <w:fldChar w:fldCharType="separate"/>
            </w:r>
            <w:r w:rsidRPr="00D92EA1">
              <w:rPr>
                <w:rStyle w:val="Hyperlink"/>
                <w:noProof/>
              </w:rPr>
              <w:t>Shared/public data/models security and integrity</w:t>
            </w:r>
            <w:r>
              <w:rPr>
                <w:noProof/>
                <w:webHidden/>
              </w:rPr>
              <w:tab/>
            </w:r>
            <w:r>
              <w:rPr>
                <w:noProof/>
                <w:webHidden/>
              </w:rPr>
              <w:fldChar w:fldCharType="begin"/>
            </w:r>
            <w:r>
              <w:rPr>
                <w:noProof/>
                <w:webHidden/>
              </w:rPr>
              <w:instrText xml:space="preserve"> PAGEREF _Toc137112255 \h </w:instrText>
            </w:r>
          </w:ins>
          <w:r>
            <w:rPr>
              <w:noProof/>
              <w:webHidden/>
            </w:rPr>
          </w:r>
          <w:r>
            <w:rPr>
              <w:noProof/>
              <w:webHidden/>
            </w:rPr>
            <w:fldChar w:fldCharType="separate"/>
          </w:r>
          <w:ins w:id="186" w:author="Chassin, David P" w:date="2023-06-08T10:24:00Z">
            <w:r>
              <w:rPr>
                <w:noProof/>
                <w:webHidden/>
              </w:rPr>
              <w:t>28</w:t>
            </w:r>
          </w:ins>
          <w:ins w:id="187" w:author="Chassin, David P" w:date="2023-06-08T10:23:00Z">
            <w:r>
              <w:rPr>
                <w:noProof/>
                <w:webHidden/>
              </w:rPr>
              <w:fldChar w:fldCharType="end"/>
            </w:r>
            <w:r w:rsidRPr="00D92EA1">
              <w:rPr>
                <w:rStyle w:val="Hyperlink"/>
                <w:noProof/>
              </w:rPr>
              <w:fldChar w:fldCharType="end"/>
            </w:r>
          </w:ins>
        </w:p>
        <w:p w14:paraId="63CD2CDB" w14:textId="307E1BF7" w:rsidR="00632DC3" w:rsidRDefault="00632DC3">
          <w:pPr>
            <w:pStyle w:val="TOC2"/>
            <w:rPr>
              <w:ins w:id="188" w:author="Chassin, David P" w:date="2023-06-08T10:23:00Z"/>
              <w:rFonts w:asciiTheme="minorHAnsi" w:eastAsiaTheme="minorEastAsia" w:hAnsiTheme="minorHAnsi" w:cstheme="minorBidi"/>
              <w:noProof/>
              <w:kern w:val="2"/>
              <w14:ligatures w14:val="standardContextual"/>
            </w:rPr>
          </w:pPr>
          <w:ins w:id="189" w:author="Chassin, David P" w:date="2023-06-08T10:23:00Z">
            <w:r w:rsidRPr="00D92EA1">
              <w:rPr>
                <w:rStyle w:val="Hyperlink"/>
                <w:noProof/>
              </w:rPr>
              <w:fldChar w:fldCharType="begin"/>
            </w:r>
            <w:r w:rsidRPr="00D92EA1">
              <w:rPr>
                <w:rStyle w:val="Hyperlink"/>
                <w:noProof/>
              </w:rPr>
              <w:instrText xml:space="preserve"> </w:instrText>
            </w:r>
            <w:r>
              <w:rPr>
                <w:noProof/>
              </w:rPr>
              <w:instrText>HYPERLINK \l "_Toc137112256"</w:instrText>
            </w:r>
            <w:r w:rsidRPr="00D92EA1">
              <w:rPr>
                <w:rStyle w:val="Hyperlink"/>
                <w:noProof/>
              </w:rPr>
              <w:instrText xml:space="preserve"> </w:instrText>
            </w:r>
            <w:r w:rsidRPr="00D92EA1">
              <w:rPr>
                <w:rStyle w:val="Hyperlink"/>
                <w:noProof/>
              </w:rPr>
            </w:r>
            <w:r w:rsidRPr="00D92EA1">
              <w:rPr>
                <w:rStyle w:val="Hyperlink"/>
                <w:noProof/>
              </w:rPr>
              <w:fldChar w:fldCharType="separate"/>
            </w:r>
            <w:r w:rsidRPr="00D92EA1">
              <w:rPr>
                <w:rStyle w:val="Hyperlink"/>
                <w:noProof/>
              </w:rPr>
              <w:t>Legacy data handling and data aging strategies</w:t>
            </w:r>
            <w:r>
              <w:rPr>
                <w:noProof/>
                <w:webHidden/>
              </w:rPr>
              <w:tab/>
            </w:r>
            <w:r>
              <w:rPr>
                <w:noProof/>
                <w:webHidden/>
              </w:rPr>
              <w:fldChar w:fldCharType="begin"/>
            </w:r>
            <w:r>
              <w:rPr>
                <w:noProof/>
                <w:webHidden/>
              </w:rPr>
              <w:instrText xml:space="preserve"> PAGEREF _Toc137112256 \h </w:instrText>
            </w:r>
          </w:ins>
          <w:r>
            <w:rPr>
              <w:noProof/>
              <w:webHidden/>
            </w:rPr>
          </w:r>
          <w:r>
            <w:rPr>
              <w:noProof/>
              <w:webHidden/>
            </w:rPr>
            <w:fldChar w:fldCharType="separate"/>
          </w:r>
          <w:ins w:id="190" w:author="Chassin, David P" w:date="2023-06-08T10:24:00Z">
            <w:r>
              <w:rPr>
                <w:noProof/>
                <w:webHidden/>
              </w:rPr>
              <w:t>29</w:t>
            </w:r>
          </w:ins>
          <w:ins w:id="191" w:author="Chassin, David P" w:date="2023-06-08T10:23:00Z">
            <w:r>
              <w:rPr>
                <w:noProof/>
                <w:webHidden/>
              </w:rPr>
              <w:fldChar w:fldCharType="end"/>
            </w:r>
            <w:r w:rsidRPr="00D92EA1">
              <w:rPr>
                <w:rStyle w:val="Hyperlink"/>
                <w:noProof/>
              </w:rPr>
              <w:fldChar w:fldCharType="end"/>
            </w:r>
          </w:ins>
        </w:p>
        <w:p w14:paraId="513EBBDA" w14:textId="30E6FDEB" w:rsidR="00632DC3" w:rsidRDefault="00632DC3" w:rsidP="00632DC3">
          <w:pPr>
            <w:pStyle w:val="TOC1"/>
            <w:rPr>
              <w:ins w:id="192" w:author="Chassin, David P" w:date="2023-06-08T10:23:00Z"/>
              <w:rFonts w:asciiTheme="minorHAnsi" w:eastAsiaTheme="minorEastAsia" w:hAnsiTheme="minorHAnsi" w:cstheme="minorBidi"/>
              <w:kern w:val="2"/>
              <w14:ligatures w14:val="standardContextual"/>
            </w:rPr>
          </w:pPr>
          <w:ins w:id="193" w:author="Chassin, David P" w:date="2023-06-08T10:23:00Z">
            <w:r w:rsidRPr="00D92EA1">
              <w:rPr>
                <w:rStyle w:val="Hyperlink"/>
              </w:rPr>
              <w:fldChar w:fldCharType="begin"/>
            </w:r>
            <w:r w:rsidRPr="00D92EA1">
              <w:rPr>
                <w:rStyle w:val="Hyperlink"/>
              </w:rPr>
              <w:instrText xml:space="preserve"> </w:instrText>
            </w:r>
            <w:r>
              <w:instrText>HYPERLINK \l "_Toc137112257"</w:instrText>
            </w:r>
            <w:r w:rsidRPr="00D92EA1">
              <w:rPr>
                <w:rStyle w:val="Hyperlink"/>
              </w:rPr>
              <w:instrText xml:space="preserve"> </w:instrText>
            </w:r>
            <w:r w:rsidRPr="00D92EA1">
              <w:rPr>
                <w:rStyle w:val="Hyperlink"/>
              </w:rPr>
            </w:r>
            <w:r w:rsidRPr="00D92EA1">
              <w:rPr>
                <w:rStyle w:val="Hyperlink"/>
              </w:rPr>
              <w:fldChar w:fldCharType="separate"/>
            </w:r>
            <w:r w:rsidRPr="00D92EA1">
              <w:rPr>
                <w:rStyle w:val="Hyperlink"/>
              </w:rPr>
              <w:t>Acknowledgements</w:t>
            </w:r>
            <w:r>
              <w:rPr>
                <w:webHidden/>
              </w:rPr>
              <w:tab/>
            </w:r>
            <w:r>
              <w:rPr>
                <w:webHidden/>
              </w:rPr>
              <w:fldChar w:fldCharType="begin"/>
            </w:r>
            <w:r>
              <w:rPr>
                <w:webHidden/>
              </w:rPr>
              <w:instrText xml:space="preserve"> PAGEREF _Toc137112257 \h </w:instrText>
            </w:r>
          </w:ins>
          <w:r>
            <w:rPr>
              <w:webHidden/>
            </w:rPr>
          </w:r>
          <w:r>
            <w:rPr>
              <w:webHidden/>
            </w:rPr>
            <w:fldChar w:fldCharType="separate"/>
          </w:r>
          <w:ins w:id="194" w:author="Chassin, David P" w:date="2023-06-08T10:24:00Z">
            <w:r>
              <w:rPr>
                <w:webHidden/>
              </w:rPr>
              <w:t>30</w:t>
            </w:r>
          </w:ins>
          <w:ins w:id="195" w:author="Chassin, David P" w:date="2023-06-08T10:23:00Z">
            <w:r>
              <w:rPr>
                <w:webHidden/>
              </w:rPr>
              <w:fldChar w:fldCharType="end"/>
            </w:r>
            <w:r w:rsidRPr="00D92EA1">
              <w:rPr>
                <w:rStyle w:val="Hyperlink"/>
              </w:rPr>
              <w:fldChar w:fldCharType="end"/>
            </w:r>
          </w:ins>
        </w:p>
        <w:p w14:paraId="6EB9826B" w14:textId="4A9C3050" w:rsidR="00632DC3" w:rsidRDefault="00632DC3" w:rsidP="00632DC3">
          <w:pPr>
            <w:pStyle w:val="TOC1"/>
            <w:rPr>
              <w:ins w:id="196" w:author="Chassin, David P" w:date="2023-06-08T10:23:00Z"/>
              <w:rFonts w:asciiTheme="minorHAnsi" w:eastAsiaTheme="minorEastAsia" w:hAnsiTheme="minorHAnsi" w:cstheme="minorBidi"/>
              <w:kern w:val="2"/>
              <w14:ligatures w14:val="standardContextual"/>
            </w:rPr>
          </w:pPr>
          <w:ins w:id="197" w:author="Chassin, David P" w:date="2023-06-08T10:23:00Z">
            <w:r w:rsidRPr="00D92EA1">
              <w:rPr>
                <w:rStyle w:val="Hyperlink"/>
              </w:rPr>
              <w:fldChar w:fldCharType="begin"/>
            </w:r>
            <w:r w:rsidRPr="00D92EA1">
              <w:rPr>
                <w:rStyle w:val="Hyperlink"/>
              </w:rPr>
              <w:instrText xml:space="preserve"> </w:instrText>
            </w:r>
            <w:r>
              <w:instrText>HYPERLINK \l "_Toc137112258"</w:instrText>
            </w:r>
            <w:r w:rsidRPr="00D92EA1">
              <w:rPr>
                <w:rStyle w:val="Hyperlink"/>
              </w:rPr>
              <w:instrText xml:space="preserve"> </w:instrText>
            </w:r>
            <w:r w:rsidRPr="00D92EA1">
              <w:rPr>
                <w:rStyle w:val="Hyperlink"/>
              </w:rPr>
            </w:r>
            <w:r w:rsidRPr="00D92EA1">
              <w:rPr>
                <w:rStyle w:val="Hyperlink"/>
              </w:rPr>
              <w:fldChar w:fldCharType="separate"/>
            </w:r>
            <w:r w:rsidRPr="00D92EA1">
              <w:rPr>
                <w:rStyle w:val="Hyperlink"/>
              </w:rPr>
              <w:t>References</w:t>
            </w:r>
            <w:r>
              <w:rPr>
                <w:webHidden/>
              </w:rPr>
              <w:tab/>
            </w:r>
            <w:r>
              <w:rPr>
                <w:webHidden/>
              </w:rPr>
              <w:fldChar w:fldCharType="begin"/>
            </w:r>
            <w:r>
              <w:rPr>
                <w:webHidden/>
              </w:rPr>
              <w:instrText xml:space="preserve"> PAGEREF _Toc137112258 \h </w:instrText>
            </w:r>
          </w:ins>
          <w:r>
            <w:rPr>
              <w:webHidden/>
            </w:rPr>
          </w:r>
          <w:r>
            <w:rPr>
              <w:webHidden/>
            </w:rPr>
            <w:fldChar w:fldCharType="separate"/>
          </w:r>
          <w:ins w:id="198" w:author="Chassin, David P" w:date="2023-06-08T10:24:00Z">
            <w:r>
              <w:rPr>
                <w:webHidden/>
              </w:rPr>
              <w:t>31</w:t>
            </w:r>
          </w:ins>
          <w:ins w:id="199" w:author="Chassin, David P" w:date="2023-06-08T10:23:00Z">
            <w:r>
              <w:rPr>
                <w:webHidden/>
              </w:rPr>
              <w:fldChar w:fldCharType="end"/>
            </w:r>
            <w:r w:rsidRPr="00D92EA1">
              <w:rPr>
                <w:rStyle w:val="Hyperlink"/>
              </w:rPr>
              <w:fldChar w:fldCharType="end"/>
            </w:r>
          </w:ins>
        </w:p>
        <w:p w14:paraId="5DCD361C" w14:textId="5738DB85" w:rsidR="00632DC3" w:rsidRDefault="00632DC3" w:rsidP="00632DC3">
          <w:pPr>
            <w:pStyle w:val="TOC1"/>
            <w:rPr>
              <w:ins w:id="200" w:author="Chassin, David P" w:date="2023-06-08T10:23:00Z"/>
              <w:rFonts w:asciiTheme="minorHAnsi" w:eastAsiaTheme="minorEastAsia" w:hAnsiTheme="minorHAnsi" w:cstheme="minorBidi"/>
              <w:kern w:val="2"/>
              <w14:ligatures w14:val="standardContextual"/>
            </w:rPr>
          </w:pPr>
          <w:ins w:id="201" w:author="Chassin, David P" w:date="2023-06-08T10:23:00Z">
            <w:r w:rsidRPr="00D92EA1">
              <w:rPr>
                <w:rStyle w:val="Hyperlink"/>
              </w:rPr>
              <w:fldChar w:fldCharType="begin"/>
            </w:r>
            <w:r w:rsidRPr="00D92EA1">
              <w:rPr>
                <w:rStyle w:val="Hyperlink"/>
              </w:rPr>
              <w:instrText xml:space="preserve"> </w:instrText>
            </w:r>
            <w:r>
              <w:instrText>HYPERLINK \l "_Toc137112259"</w:instrText>
            </w:r>
            <w:r w:rsidRPr="00D92EA1">
              <w:rPr>
                <w:rStyle w:val="Hyperlink"/>
              </w:rPr>
              <w:instrText xml:space="preserve"> </w:instrText>
            </w:r>
            <w:r w:rsidRPr="00D92EA1">
              <w:rPr>
                <w:rStyle w:val="Hyperlink"/>
              </w:rPr>
            </w:r>
            <w:r w:rsidRPr="00D92EA1">
              <w:rPr>
                <w:rStyle w:val="Hyperlink"/>
              </w:rPr>
              <w:fldChar w:fldCharType="separate"/>
            </w:r>
            <w:r w:rsidRPr="00D92EA1">
              <w:rPr>
                <w:rStyle w:val="Hyperlink"/>
              </w:rPr>
              <w:t>Project Deliverables</w:t>
            </w:r>
            <w:r>
              <w:rPr>
                <w:webHidden/>
              </w:rPr>
              <w:tab/>
            </w:r>
            <w:r>
              <w:rPr>
                <w:webHidden/>
              </w:rPr>
              <w:fldChar w:fldCharType="begin"/>
            </w:r>
            <w:r>
              <w:rPr>
                <w:webHidden/>
              </w:rPr>
              <w:instrText xml:space="preserve"> PAGEREF _Toc137112259 \h </w:instrText>
            </w:r>
          </w:ins>
          <w:r>
            <w:rPr>
              <w:webHidden/>
            </w:rPr>
          </w:r>
          <w:r>
            <w:rPr>
              <w:webHidden/>
            </w:rPr>
            <w:fldChar w:fldCharType="separate"/>
          </w:r>
          <w:ins w:id="202" w:author="Chassin, David P" w:date="2023-06-08T10:24:00Z">
            <w:r>
              <w:rPr>
                <w:webHidden/>
              </w:rPr>
              <w:t>32</w:t>
            </w:r>
          </w:ins>
          <w:ins w:id="203" w:author="Chassin, David P" w:date="2023-06-08T10:23:00Z">
            <w:r>
              <w:rPr>
                <w:webHidden/>
              </w:rPr>
              <w:fldChar w:fldCharType="end"/>
            </w:r>
            <w:r w:rsidRPr="00D92EA1">
              <w:rPr>
                <w:rStyle w:val="Hyperlink"/>
              </w:rPr>
              <w:fldChar w:fldCharType="end"/>
            </w:r>
          </w:ins>
        </w:p>
        <w:p w14:paraId="24A1B819" w14:textId="2F8B195C" w:rsidR="00632DC3" w:rsidRDefault="00632DC3" w:rsidP="00632DC3">
          <w:pPr>
            <w:pStyle w:val="TOC1"/>
            <w:rPr>
              <w:ins w:id="204" w:author="Chassin, David P" w:date="2023-06-08T10:23:00Z"/>
              <w:rFonts w:asciiTheme="minorHAnsi" w:eastAsiaTheme="minorEastAsia" w:hAnsiTheme="minorHAnsi" w:cstheme="minorBidi"/>
              <w:kern w:val="2"/>
              <w14:ligatures w14:val="standardContextual"/>
            </w:rPr>
          </w:pPr>
          <w:ins w:id="205" w:author="Chassin, David P" w:date="2023-06-08T10:23:00Z">
            <w:r w:rsidRPr="00D92EA1">
              <w:rPr>
                <w:rStyle w:val="Hyperlink"/>
              </w:rPr>
              <w:fldChar w:fldCharType="begin"/>
            </w:r>
            <w:r w:rsidRPr="00D92EA1">
              <w:rPr>
                <w:rStyle w:val="Hyperlink"/>
              </w:rPr>
              <w:instrText xml:space="preserve"> </w:instrText>
            </w:r>
            <w:r>
              <w:instrText>HYPERLINK \l "_Toc137112260"</w:instrText>
            </w:r>
            <w:r w:rsidRPr="00D92EA1">
              <w:rPr>
                <w:rStyle w:val="Hyperlink"/>
              </w:rPr>
              <w:instrText xml:space="preserve"> </w:instrText>
            </w:r>
            <w:r w:rsidRPr="00D92EA1">
              <w:rPr>
                <w:rStyle w:val="Hyperlink"/>
              </w:rPr>
            </w:r>
            <w:r w:rsidRPr="00D92EA1">
              <w:rPr>
                <w:rStyle w:val="Hyperlink"/>
              </w:rPr>
              <w:fldChar w:fldCharType="separate"/>
            </w:r>
            <w:r w:rsidRPr="00D92EA1">
              <w:rPr>
                <w:rStyle w:val="Hyperlink"/>
              </w:rPr>
              <w:t>Appendix A: OpenFIDO GitHub Product Repositories</w:t>
            </w:r>
            <w:r>
              <w:rPr>
                <w:webHidden/>
              </w:rPr>
              <w:tab/>
            </w:r>
            <w:r>
              <w:rPr>
                <w:webHidden/>
              </w:rPr>
              <w:fldChar w:fldCharType="begin"/>
            </w:r>
            <w:r>
              <w:rPr>
                <w:webHidden/>
              </w:rPr>
              <w:instrText xml:space="preserve"> PAGEREF _Toc137112260 \h </w:instrText>
            </w:r>
          </w:ins>
          <w:r>
            <w:rPr>
              <w:webHidden/>
            </w:rPr>
          </w:r>
          <w:r>
            <w:rPr>
              <w:webHidden/>
            </w:rPr>
            <w:fldChar w:fldCharType="separate"/>
          </w:r>
          <w:ins w:id="206" w:author="Chassin, David P" w:date="2023-06-08T10:24:00Z">
            <w:r>
              <w:rPr>
                <w:webHidden/>
              </w:rPr>
              <w:t>1</w:t>
            </w:r>
          </w:ins>
          <w:ins w:id="207" w:author="Chassin, David P" w:date="2023-06-08T10:23:00Z">
            <w:r>
              <w:rPr>
                <w:webHidden/>
              </w:rPr>
              <w:fldChar w:fldCharType="end"/>
            </w:r>
            <w:r w:rsidRPr="00D92EA1">
              <w:rPr>
                <w:rStyle w:val="Hyperlink"/>
              </w:rPr>
              <w:fldChar w:fldCharType="end"/>
            </w:r>
          </w:ins>
        </w:p>
        <w:p w14:paraId="09214E02" w14:textId="6B206E72" w:rsidR="001B37B6" w:rsidDel="00971F1E" w:rsidRDefault="001B37B6">
          <w:pPr>
            <w:pStyle w:val="TOC1"/>
            <w:rPr>
              <w:del w:id="208" w:author="Chassin, David P" w:date="2023-06-08T08:38:00Z"/>
              <w:rFonts w:asciiTheme="minorHAnsi" w:eastAsiaTheme="minorEastAsia" w:hAnsiTheme="minorHAnsi" w:cstheme="minorBidi"/>
            </w:rPr>
          </w:pPr>
          <w:del w:id="209" w:author="Chassin, David P" w:date="2023-06-08T08:38:00Z">
            <w:r w:rsidRPr="00971F1E" w:rsidDel="00971F1E">
              <w:rPr>
                <w:rPrChange w:id="210" w:author="Chassin, David P" w:date="2023-06-08T08:38:00Z">
                  <w:rPr>
                    <w:rStyle w:val="Hyperlink"/>
                  </w:rPr>
                </w:rPrChange>
              </w:rPr>
              <w:delText>Table of Contents (Optional)</w:delText>
            </w:r>
            <w:r w:rsidDel="00971F1E">
              <w:rPr>
                <w:webHidden/>
              </w:rPr>
              <w:tab/>
              <w:delText>i</w:delText>
            </w:r>
          </w:del>
        </w:p>
        <w:p w14:paraId="5DBA6078" w14:textId="4593D597" w:rsidR="001B37B6" w:rsidDel="00971F1E" w:rsidRDefault="001B37B6">
          <w:pPr>
            <w:pStyle w:val="TOC2"/>
            <w:rPr>
              <w:del w:id="211" w:author="Chassin, David P" w:date="2023-06-08T08:38:00Z"/>
              <w:rFonts w:asciiTheme="minorHAnsi" w:eastAsiaTheme="minorEastAsia" w:hAnsiTheme="minorHAnsi" w:cstheme="minorBidi"/>
              <w:noProof/>
            </w:rPr>
          </w:pPr>
          <w:del w:id="212" w:author="Chassin, David P" w:date="2023-06-08T08:38:00Z">
            <w:r w:rsidRPr="00971F1E" w:rsidDel="00971F1E">
              <w:rPr>
                <w:rPrChange w:id="213" w:author="Chassin, David P" w:date="2023-06-08T08:38:00Z">
                  <w:rPr>
                    <w:rStyle w:val="Hyperlink"/>
                    <w:rFonts w:ascii="Tahoma" w:hAnsi="Tahoma" w:cs="Tahoma"/>
                    <w:noProof/>
                  </w:rPr>
                </w:rPrChange>
              </w:rPr>
              <w:delText>List of Figures (Optional; examples below)</w:delText>
            </w:r>
            <w:r w:rsidDel="00971F1E">
              <w:rPr>
                <w:noProof/>
                <w:webHidden/>
              </w:rPr>
              <w:tab/>
              <w:delText>ii</w:delText>
            </w:r>
          </w:del>
        </w:p>
        <w:p w14:paraId="5213BFD6" w14:textId="7A852DBA" w:rsidR="001B37B6" w:rsidDel="00971F1E" w:rsidRDefault="001B37B6">
          <w:pPr>
            <w:pStyle w:val="TOC2"/>
            <w:rPr>
              <w:del w:id="214" w:author="Chassin, David P" w:date="2023-06-08T08:38:00Z"/>
              <w:rFonts w:asciiTheme="minorHAnsi" w:eastAsiaTheme="minorEastAsia" w:hAnsiTheme="minorHAnsi" w:cstheme="minorBidi"/>
              <w:noProof/>
            </w:rPr>
          </w:pPr>
          <w:del w:id="215" w:author="Chassin, David P" w:date="2023-06-08T08:38:00Z">
            <w:r w:rsidRPr="00971F1E" w:rsidDel="00971F1E">
              <w:rPr>
                <w:rPrChange w:id="216" w:author="Chassin, David P" w:date="2023-06-08T08:38:00Z">
                  <w:rPr>
                    <w:rStyle w:val="Hyperlink"/>
                    <w:rFonts w:ascii="Tahoma" w:hAnsi="Tahoma" w:cs="Tahoma"/>
                    <w:bCs/>
                    <w:noProof/>
                  </w:rPr>
                </w:rPrChange>
              </w:rPr>
              <w:delText xml:space="preserve">List of Tables </w:delText>
            </w:r>
            <w:r w:rsidRPr="00971F1E" w:rsidDel="00971F1E">
              <w:rPr>
                <w:rPrChange w:id="217" w:author="Chassin, David P" w:date="2023-06-08T08:38:00Z">
                  <w:rPr>
                    <w:rStyle w:val="Hyperlink"/>
                    <w:rFonts w:ascii="Tahoma" w:hAnsi="Tahoma" w:cs="Tahoma"/>
                    <w:noProof/>
                  </w:rPr>
                </w:rPrChange>
              </w:rPr>
              <w:delText>(Optional; examples below)</w:delText>
            </w:r>
            <w:r w:rsidDel="00971F1E">
              <w:rPr>
                <w:noProof/>
                <w:webHidden/>
              </w:rPr>
              <w:tab/>
              <w:delText>ii</w:delText>
            </w:r>
          </w:del>
        </w:p>
        <w:p w14:paraId="5AB36702" w14:textId="657BBFF4" w:rsidR="001B37B6" w:rsidDel="00971F1E" w:rsidRDefault="001B37B6">
          <w:pPr>
            <w:pStyle w:val="TOC1"/>
            <w:rPr>
              <w:del w:id="218" w:author="Chassin, David P" w:date="2023-06-08T08:38:00Z"/>
              <w:rFonts w:asciiTheme="minorHAnsi" w:eastAsiaTheme="minorEastAsia" w:hAnsiTheme="minorHAnsi" w:cstheme="minorBidi"/>
            </w:rPr>
          </w:pPr>
          <w:del w:id="219" w:author="Chassin, David P" w:date="2023-06-08T08:38:00Z">
            <w:r w:rsidRPr="00971F1E" w:rsidDel="00971F1E">
              <w:rPr>
                <w:rPrChange w:id="220" w:author="Chassin, David P" w:date="2023-06-08T08:38:00Z">
                  <w:rPr>
                    <w:rStyle w:val="Hyperlink"/>
                  </w:rPr>
                </w:rPrChange>
              </w:rPr>
              <w:delText>Executive Summary</w:delText>
            </w:r>
            <w:r w:rsidDel="00971F1E">
              <w:rPr>
                <w:webHidden/>
              </w:rPr>
              <w:tab/>
              <w:delText>1</w:delText>
            </w:r>
          </w:del>
        </w:p>
        <w:p w14:paraId="2F8391A4" w14:textId="2D076C4C" w:rsidR="001B37B6" w:rsidDel="00971F1E" w:rsidRDefault="001B37B6">
          <w:pPr>
            <w:pStyle w:val="TOC2"/>
            <w:rPr>
              <w:del w:id="221" w:author="Chassin, David P" w:date="2023-06-08T08:38:00Z"/>
              <w:rFonts w:asciiTheme="minorHAnsi" w:eastAsiaTheme="minorEastAsia" w:hAnsiTheme="minorHAnsi" w:cstheme="minorBidi"/>
              <w:noProof/>
            </w:rPr>
          </w:pPr>
          <w:del w:id="222" w:author="Chassin, David P" w:date="2023-06-08T08:38:00Z">
            <w:r w:rsidRPr="00971F1E" w:rsidDel="00971F1E">
              <w:rPr>
                <w:rPrChange w:id="223" w:author="Chassin, David P" w:date="2023-06-08T08:38:00Z">
                  <w:rPr>
                    <w:rStyle w:val="Hyperlink"/>
                    <w:noProof/>
                  </w:rPr>
                </w:rPrChange>
              </w:rPr>
              <w:delText>Background</w:delText>
            </w:r>
            <w:r w:rsidDel="00971F1E">
              <w:rPr>
                <w:noProof/>
                <w:webHidden/>
              </w:rPr>
              <w:tab/>
              <w:delText>1</w:delText>
            </w:r>
          </w:del>
        </w:p>
        <w:p w14:paraId="65771937" w14:textId="19C72D3F" w:rsidR="001B37B6" w:rsidDel="00971F1E" w:rsidRDefault="001B37B6">
          <w:pPr>
            <w:pStyle w:val="TOC2"/>
            <w:rPr>
              <w:del w:id="224" w:author="Chassin, David P" w:date="2023-06-08T08:38:00Z"/>
              <w:rFonts w:asciiTheme="minorHAnsi" w:eastAsiaTheme="minorEastAsia" w:hAnsiTheme="minorHAnsi" w:cstheme="minorBidi"/>
              <w:noProof/>
            </w:rPr>
          </w:pPr>
          <w:del w:id="225" w:author="Chassin, David P" w:date="2023-06-08T08:38:00Z">
            <w:r w:rsidRPr="00971F1E" w:rsidDel="00971F1E">
              <w:rPr>
                <w:rPrChange w:id="226" w:author="Chassin, David P" w:date="2023-06-08T08:38:00Z">
                  <w:rPr>
                    <w:rStyle w:val="Hyperlink"/>
                    <w:noProof/>
                  </w:rPr>
                </w:rPrChange>
              </w:rPr>
              <w:delText>Project Purpose and Approach</w:delText>
            </w:r>
            <w:r w:rsidDel="00971F1E">
              <w:rPr>
                <w:noProof/>
                <w:webHidden/>
              </w:rPr>
              <w:tab/>
              <w:delText>1</w:delText>
            </w:r>
          </w:del>
        </w:p>
        <w:p w14:paraId="250F4E9D" w14:textId="462807F4" w:rsidR="001B37B6" w:rsidDel="00971F1E" w:rsidRDefault="001B37B6">
          <w:pPr>
            <w:pStyle w:val="TOC2"/>
            <w:rPr>
              <w:del w:id="227" w:author="Chassin, David P" w:date="2023-06-08T08:38:00Z"/>
              <w:rFonts w:asciiTheme="minorHAnsi" w:eastAsiaTheme="minorEastAsia" w:hAnsiTheme="minorHAnsi" w:cstheme="minorBidi"/>
              <w:noProof/>
            </w:rPr>
          </w:pPr>
          <w:del w:id="228" w:author="Chassin, David P" w:date="2023-06-08T08:38:00Z">
            <w:r w:rsidRPr="00971F1E" w:rsidDel="00971F1E">
              <w:rPr>
                <w:rPrChange w:id="229" w:author="Chassin, David P" w:date="2023-06-08T08:38:00Z">
                  <w:rPr>
                    <w:rStyle w:val="Hyperlink"/>
                    <w:noProof/>
                  </w:rPr>
                </w:rPrChange>
              </w:rPr>
              <w:delText>Key Results</w:delText>
            </w:r>
            <w:r w:rsidDel="00971F1E">
              <w:rPr>
                <w:noProof/>
                <w:webHidden/>
              </w:rPr>
              <w:tab/>
              <w:delText>3</w:delText>
            </w:r>
          </w:del>
        </w:p>
        <w:p w14:paraId="5747ABA2" w14:textId="65A1452D" w:rsidR="001B37B6" w:rsidDel="00971F1E" w:rsidRDefault="001B37B6">
          <w:pPr>
            <w:pStyle w:val="TOC2"/>
            <w:rPr>
              <w:del w:id="230" w:author="Chassin, David P" w:date="2023-06-08T08:38:00Z"/>
              <w:rFonts w:asciiTheme="minorHAnsi" w:eastAsiaTheme="minorEastAsia" w:hAnsiTheme="minorHAnsi" w:cstheme="minorBidi"/>
              <w:noProof/>
            </w:rPr>
          </w:pPr>
          <w:del w:id="231" w:author="Chassin, David P" w:date="2023-06-08T08:38:00Z">
            <w:r w:rsidRPr="00971F1E" w:rsidDel="00971F1E">
              <w:rPr>
                <w:rPrChange w:id="232" w:author="Chassin, David P" w:date="2023-06-08T08:38:00Z">
                  <w:rPr>
                    <w:rStyle w:val="Hyperlink"/>
                    <w:noProof/>
                  </w:rPr>
                </w:rPrChange>
              </w:rPr>
              <w:delText>Knowledge Transfer and Next Steps</w:delText>
            </w:r>
            <w:r w:rsidDel="00971F1E">
              <w:rPr>
                <w:noProof/>
                <w:webHidden/>
              </w:rPr>
              <w:tab/>
              <w:delText>3</w:delText>
            </w:r>
          </w:del>
        </w:p>
        <w:p w14:paraId="73905471" w14:textId="4688580D" w:rsidR="001B37B6" w:rsidDel="00971F1E" w:rsidRDefault="001B37B6">
          <w:pPr>
            <w:pStyle w:val="TOC1"/>
            <w:rPr>
              <w:del w:id="233" w:author="Chassin, David P" w:date="2023-06-08T08:38:00Z"/>
              <w:rFonts w:asciiTheme="minorHAnsi" w:eastAsiaTheme="minorEastAsia" w:hAnsiTheme="minorHAnsi" w:cstheme="minorBidi"/>
            </w:rPr>
          </w:pPr>
          <w:del w:id="234" w:author="Chassin, David P" w:date="2023-06-08T08:38:00Z">
            <w:r w:rsidRPr="00971F1E" w:rsidDel="00971F1E">
              <w:rPr>
                <w:rPrChange w:id="235" w:author="Chassin, David P" w:date="2023-06-08T08:38:00Z">
                  <w:rPr>
                    <w:rStyle w:val="Hyperlink"/>
                  </w:rPr>
                </w:rPrChange>
              </w:rPr>
              <w:delText>Introduction</w:delText>
            </w:r>
            <w:r w:rsidDel="00971F1E">
              <w:rPr>
                <w:webHidden/>
              </w:rPr>
              <w:tab/>
              <w:delText>5</w:delText>
            </w:r>
          </w:del>
        </w:p>
        <w:p w14:paraId="03047727" w14:textId="05B68CEB" w:rsidR="001B37B6" w:rsidDel="00971F1E" w:rsidRDefault="001B37B6">
          <w:pPr>
            <w:pStyle w:val="TOC1"/>
            <w:rPr>
              <w:del w:id="236" w:author="Chassin, David P" w:date="2023-06-08T08:38:00Z"/>
              <w:rFonts w:asciiTheme="minorHAnsi" w:eastAsiaTheme="minorEastAsia" w:hAnsiTheme="minorHAnsi" w:cstheme="minorBidi"/>
            </w:rPr>
          </w:pPr>
          <w:del w:id="237" w:author="Chassin, David P" w:date="2023-06-08T08:38:00Z">
            <w:r w:rsidRPr="00971F1E" w:rsidDel="00971F1E">
              <w:rPr>
                <w:rPrChange w:id="238" w:author="Chassin, David P" w:date="2023-06-08T08:38:00Z">
                  <w:rPr>
                    <w:rStyle w:val="Hyperlink"/>
                  </w:rPr>
                </w:rPrChange>
              </w:rPr>
              <w:delText>Project Approach</w:delText>
            </w:r>
            <w:r w:rsidDel="00971F1E">
              <w:rPr>
                <w:webHidden/>
              </w:rPr>
              <w:tab/>
              <w:delText>7</w:delText>
            </w:r>
          </w:del>
        </w:p>
        <w:p w14:paraId="5D5BCFA2" w14:textId="2CDC8E44" w:rsidR="001B37B6" w:rsidDel="00971F1E" w:rsidRDefault="001B37B6">
          <w:pPr>
            <w:pStyle w:val="TOC2"/>
            <w:rPr>
              <w:del w:id="239" w:author="Chassin, David P" w:date="2023-06-08T08:38:00Z"/>
              <w:rFonts w:asciiTheme="minorHAnsi" w:eastAsiaTheme="minorEastAsia" w:hAnsiTheme="minorHAnsi" w:cstheme="minorBidi"/>
              <w:noProof/>
            </w:rPr>
          </w:pPr>
          <w:del w:id="240" w:author="Chassin, David P" w:date="2023-06-08T08:38:00Z">
            <w:r w:rsidRPr="00971F1E" w:rsidDel="00971F1E">
              <w:rPr>
                <w:rPrChange w:id="241" w:author="Chassin, David P" w:date="2023-06-08T08:38:00Z">
                  <w:rPr>
                    <w:rStyle w:val="Hyperlink"/>
                    <w:rFonts w:ascii="Tahoma" w:hAnsi="Tahoma" w:cs="Tahoma"/>
                    <w:noProof/>
                  </w:rPr>
                </w:rPrChange>
              </w:rPr>
              <w:delText>Concept of Operations</w:delText>
            </w:r>
            <w:r w:rsidDel="00971F1E">
              <w:rPr>
                <w:noProof/>
                <w:webHidden/>
              </w:rPr>
              <w:tab/>
              <w:delText>7</w:delText>
            </w:r>
          </w:del>
        </w:p>
        <w:p w14:paraId="26396A19" w14:textId="4D0A662F" w:rsidR="001B37B6" w:rsidDel="00971F1E" w:rsidRDefault="001B37B6">
          <w:pPr>
            <w:pStyle w:val="TOC3"/>
            <w:tabs>
              <w:tab w:val="right" w:leader="dot" w:pos="10070"/>
            </w:tabs>
            <w:rPr>
              <w:del w:id="242" w:author="Chassin, David P" w:date="2023-06-08T08:38:00Z"/>
              <w:rFonts w:asciiTheme="minorHAnsi" w:eastAsiaTheme="minorEastAsia" w:hAnsiTheme="minorHAnsi" w:cstheme="minorBidi"/>
              <w:noProof/>
            </w:rPr>
          </w:pPr>
          <w:del w:id="243" w:author="Chassin, David P" w:date="2023-06-08T08:38:00Z">
            <w:r w:rsidRPr="00971F1E" w:rsidDel="00971F1E">
              <w:rPr>
                <w:rPrChange w:id="244" w:author="Chassin, David P" w:date="2023-06-08T08:38:00Z">
                  <w:rPr>
                    <w:rStyle w:val="Hyperlink"/>
                    <w:rFonts w:ascii="Tahoma" w:hAnsi="Tahoma" w:cs="Tahoma"/>
                    <w:noProof/>
                  </w:rPr>
                </w:rPrChange>
              </w:rPr>
              <w:delText>Platform Portability</w:delText>
            </w:r>
            <w:r w:rsidDel="00971F1E">
              <w:rPr>
                <w:noProof/>
                <w:webHidden/>
              </w:rPr>
              <w:tab/>
              <w:delText>8</w:delText>
            </w:r>
          </w:del>
        </w:p>
        <w:p w14:paraId="03A80F50" w14:textId="48F494CC" w:rsidR="001B37B6" w:rsidDel="00971F1E" w:rsidRDefault="001B37B6">
          <w:pPr>
            <w:pStyle w:val="TOC3"/>
            <w:tabs>
              <w:tab w:val="right" w:leader="dot" w:pos="10070"/>
            </w:tabs>
            <w:rPr>
              <w:del w:id="245" w:author="Chassin, David P" w:date="2023-06-08T08:38:00Z"/>
              <w:rFonts w:asciiTheme="minorHAnsi" w:eastAsiaTheme="minorEastAsia" w:hAnsiTheme="minorHAnsi" w:cstheme="minorBidi"/>
              <w:noProof/>
            </w:rPr>
          </w:pPr>
          <w:del w:id="246" w:author="Chassin, David P" w:date="2023-06-08T08:38:00Z">
            <w:r w:rsidRPr="00971F1E" w:rsidDel="00971F1E">
              <w:rPr>
                <w:rPrChange w:id="247" w:author="Chassin, David P" w:date="2023-06-08T08:38:00Z">
                  <w:rPr>
                    <w:rStyle w:val="Hyperlink"/>
                    <w:rFonts w:ascii="Tahoma" w:hAnsi="Tahoma" w:cs="Tahoma"/>
                    <w:noProof/>
                  </w:rPr>
                </w:rPrChange>
              </w:rPr>
              <w:delText>Open-Source Distribution</w:delText>
            </w:r>
            <w:r w:rsidDel="00971F1E">
              <w:rPr>
                <w:noProof/>
                <w:webHidden/>
              </w:rPr>
              <w:tab/>
              <w:delText>9</w:delText>
            </w:r>
          </w:del>
        </w:p>
        <w:p w14:paraId="61601573" w14:textId="538A9C2F" w:rsidR="001B37B6" w:rsidDel="00971F1E" w:rsidRDefault="001B37B6">
          <w:pPr>
            <w:pStyle w:val="TOC3"/>
            <w:tabs>
              <w:tab w:val="right" w:leader="dot" w:pos="10070"/>
            </w:tabs>
            <w:rPr>
              <w:del w:id="248" w:author="Chassin, David P" w:date="2023-06-08T08:38:00Z"/>
              <w:rFonts w:asciiTheme="minorHAnsi" w:eastAsiaTheme="minorEastAsia" w:hAnsiTheme="minorHAnsi" w:cstheme="minorBidi"/>
              <w:noProof/>
            </w:rPr>
          </w:pPr>
          <w:del w:id="249" w:author="Chassin, David P" w:date="2023-06-08T08:38:00Z">
            <w:r w:rsidRPr="00971F1E" w:rsidDel="00971F1E">
              <w:rPr>
                <w:rPrChange w:id="250" w:author="Chassin, David P" w:date="2023-06-08T08:38:00Z">
                  <w:rPr>
                    <w:rStyle w:val="Hyperlink"/>
                    <w:rFonts w:ascii="Tahoma" w:hAnsi="Tahoma" w:cs="Tahoma"/>
                    <w:noProof/>
                  </w:rPr>
                </w:rPrChange>
              </w:rPr>
              <w:delText>Scalable Computing</w:delText>
            </w:r>
            <w:r w:rsidDel="00971F1E">
              <w:rPr>
                <w:noProof/>
                <w:webHidden/>
              </w:rPr>
              <w:tab/>
              <w:delText>9</w:delText>
            </w:r>
          </w:del>
        </w:p>
        <w:p w14:paraId="3E23CF1E" w14:textId="6E4C72BA" w:rsidR="001B37B6" w:rsidDel="00971F1E" w:rsidRDefault="001B37B6">
          <w:pPr>
            <w:pStyle w:val="TOC3"/>
            <w:tabs>
              <w:tab w:val="right" w:leader="dot" w:pos="10070"/>
            </w:tabs>
            <w:rPr>
              <w:del w:id="251" w:author="Chassin, David P" w:date="2023-06-08T08:38:00Z"/>
              <w:rFonts w:asciiTheme="minorHAnsi" w:eastAsiaTheme="minorEastAsia" w:hAnsiTheme="minorHAnsi" w:cstheme="minorBidi"/>
              <w:noProof/>
            </w:rPr>
          </w:pPr>
          <w:del w:id="252" w:author="Chassin, David P" w:date="2023-06-08T08:38:00Z">
            <w:r w:rsidRPr="00971F1E" w:rsidDel="00971F1E">
              <w:rPr>
                <w:rPrChange w:id="253" w:author="Chassin, David P" w:date="2023-06-08T08:38:00Z">
                  <w:rPr>
                    <w:rStyle w:val="Hyperlink"/>
                    <w:rFonts w:ascii="Tahoma" w:hAnsi="Tahoma" w:cs="Tahoma"/>
                    <w:noProof/>
                  </w:rPr>
                </w:rPrChange>
              </w:rPr>
              <w:delText>Open Analytics</w:delText>
            </w:r>
            <w:r w:rsidDel="00971F1E">
              <w:rPr>
                <w:noProof/>
                <w:webHidden/>
              </w:rPr>
              <w:tab/>
              <w:delText>9</w:delText>
            </w:r>
          </w:del>
        </w:p>
        <w:p w14:paraId="7ECD92C7" w14:textId="2471C763" w:rsidR="001B37B6" w:rsidDel="00971F1E" w:rsidRDefault="001B37B6">
          <w:pPr>
            <w:pStyle w:val="TOC3"/>
            <w:tabs>
              <w:tab w:val="right" w:leader="dot" w:pos="10070"/>
            </w:tabs>
            <w:rPr>
              <w:del w:id="254" w:author="Chassin, David P" w:date="2023-06-08T08:38:00Z"/>
              <w:rFonts w:asciiTheme="minorHAnsi" w:eastAsiaTheme="minorEastAsia" w:hAnsiTheme="minorHAnsi" w:cstheme="minorBidi"/>
              <w:noProof/>
            </w:rPr>
          </w:pPr>
          <w:del w:id="255" w:author="Chassin, David P" w:date="2023-06-08T08:38:00Z">
            <w:r w:rsidRPr="00971F1E" w:rsidDel="00971F1E">
              <w:rPr>
                <w:rPrChange w:id="256" w:author="Chassin, David P" w:date="2023-06-08T08:38:00Z">
                  <w:rPr>
                    <w:rStyle w:val="Hyperlink"/>
                    <w:rFonts w:ascii="Tahoma" w:hAnsi="Tahoma" w:cs="Tahoma"/>
                    <w:noProof/>
                  </w:rPr>
                </w:rPrChange>
              </w:rPr>
              <w:delText>Application-Level Security</w:delText>
            </w:r>
            <w:r w:rsidDel="00971F1E">
              <w:rPr>
                <w:noProof/>
                <w:webHidden/>
              </w:rPr>
              <w:tab/>
              <w:delText>10</w:delText>
            </w:r>
          </w:del>
        </w:p>
        <w:p w14:paraId="2F84D72D" w14:textId="44D4744F" w:rsidR="001B37B6" w:rsidDel="00971F1E" w:rsidRDefault="001B37B6">
          <w:pPr>
            <w:pStyle w:val="TOC3"/>
            <w:tabs>
              <w:tab w:val="right" w:leader="dot" w:pos="10070"/>
            </w:tabs>
            <w:rPr>
              <w:del w:id="257" w:author="Chassin, David P" w:date="2023-06-08T08:38:00Z"/>
              <w:rFonts w:asciiTheme="minorHAnsi" w:eastAsiaTheme="minorEastAsia" w:hAnsiTheme="minorHAnsi" w:cstheme="minorBidi"/>
              <w:noProof/>
            </w:rPr>
          </w:pPr>
          <w:del w:id="258" w:author="Chassin, David P" w:date="2023-06-08T08:38:00Z">
            <w:r w:rsidRPr="00971F1E" w:rsidDel="00971F1E">
              <w:rPr>
                <w:rPrChange w:id="259" w:author="Chassin, David P" w:date="2023-06-08T08:38:00Z">
                  <w:rPr>
                    <w:rStyle w:val="Hyperlink"/>
                    <w:rFonts w:ascii="Tahoma" w:hAnsi="Tahoma" w:cs="Tahoma"/>
                    <w:noProof/>
                  </w:rPr>
                </w:rPrChange>
              </w:rPr>
              <w:delText>Endpoint Interfaces</w:delText>
            </w:r>
            <w:r w:rsidDel="00971F1E">
              <w:rPr>
                <w:noProof/>
                <w:webHidden/>
              </w:rPr>
              <w:tab/>
              <w:delText>10</w:delText>
            </w:r>
          </w:del>
        </w:p>
        <w:p w14:paraId="163FAEFE" w14:textId="088BCFF3" w:rsidR="001B37B6" w:rsidDel="00971F1E" w:rsidRDefault="001B37B6">
          <w:pPr>
            <w:pStyle w:val="TOC3"/>
            <w:tabs>
              <w:tab w:val="right" w:leader="dot" w:pos="10070"/>
            </w:tabs>
            <w:rPr>
              <w:del w:id="260" w:author="Chassin, David P" w:date="2023-06-08T08:38:00Z"/>
              <w:rFonts w:asciiTheme="minorHAnsi" w:eastAsiaTheme="minorEastAsia" w:hAnsiTheme="minorHAnsi" w:cstheme="minorBidi"/>
              <w:noProof/>
            </w:rPr>
          </w:pPr>
          <w:del w:id="261" w:author="Chassin, David P" w:date="2023-06-08T08:38:00Z">
            <w:r w:rsidRPr="00971F1E" w:rsidDel="00971F1E">
              <w:rPr>
                <w:rPrChange w:id="262" w:author="Chassin, David P" w:date="2023-06-08T08:38:00Z">
                  <w:rPr>
                    <w:rStyle w:val="Hyperlink"/>
                    <w:rFonts w:ascii="Tahoma" w:hAnsi="Tahoma" w:cs="Tahoma"/>
                    <w:noProof/>
                  </w:rPr>
                </w:rPrChange>
              </w:rPr>
              <w:delText>Separate Formats and Semantics</w:delText>
            </w:r>
            <w:r w:rsidDel="00971F1E">
              <w:rPr>
                <w:noProof/>
                <w:webHidden/>
              </w:rPr>
              <w:tab/>
              <w:delText>10</w:delText>
            </w:r>
          </w:del>
        </w:p>
        <w:p w14:paraId="2429115B" w14:textId="5D674A69" w:rsidR="001B37B6" w:rsidDel="00971F1E" w:rsidRDefault="001B37B6">
          <w:pPr>
            <w:pStyle w:val="TOC3"/>
            <w:tabs>
              <w:tab w:val="right" w:leader="dot" w:pos="10070"/>
            </w:tabs>
            <w:rPr>
              <w:del w:id="263" w:author="Chassin, David P" w:date="2023-06-08T08:38:00Z"/>
              <w:rFonts w:asciiTheme="minorHAnsi" w:eastAsiaTheme="minorEastAsia" w:hAnsiTheme="minorHAnsi" w:cstheme="minorBidi"/>
              <w:noProof/>
            </w:rPr>
          </w:pPr>
          <w:del w:id="264" w:author="Chassin, David P" w:date="2023-06-08T08:38:00Z">
            <w:r w:rsidRPr="00971F1E" w:rsidDel="00971F1E">
              <w:rPr>
                <w:rPrChange w:id="265" w:author="Chassin, David P" w:date="2023-06-08T08:38:00Z">
                  <w:rPr>
                    <w:rStyle w:val="Hyperlink"/>
                    <w:rFonts w:ascii="Tahoma" w:hAnsi="Tahoma" w:cs="Tahoma"/>
                    <w:noProof/>
                  </w:rPr>
                </w:rPrChange>
              </w:rPr>
              <w:delText>Organization-Oriented Access Control</w:delText>
            </w:r>
            <w:r w:rsidDel="00971F1E">
              <w:rPr>
                <w:noProof/>
                <w:webHidden/>
              </w:rPr>
              <w:tab/>
              <w:delText>11</w:delText>
            </w:r>
          </w:del>
        </w:p>
        <w:p w14:paraId="568B83AF" w14:textId="11DD64EE" w:rsidR="001B37B6" w:rsidDel="00971F1E" w:rsidRDefault="001B37B6">
          <w:pPr>
            <w:pStyle w:val="TOC3"/>
            <w:tabs>
              <w:tab w:val="right" w:leader="dot" w:pos="10070"/>
            </w:tabs>
            <w:rPr>
              <w:del w:id="266" w:author="Chassin, David P" w:date="2023-06-08T08:38:00Z"/>
              <w:rFonts w:asciiTheme="minorHAnsi" w:eastAsiaTheme="minorEastAsia" w:hAnsiTheme="minorHAnsi" w:cstheme="minorBidi"/>
              <w:noProof/>
            </w:rPr>
          </w:pPr>
          <w:del w:id="267" w:author="Chassin, David P" w:date="2023-06-08T08:38:00Z">
            <w:r w:rsidRPr="00971F1E" w:rsidDel="00971F1E">
              <w:rPr>
                <w:rPrChange w:id="268" w:author="Chassin, David P" w:date="2023-06-08T08:38:00Z">
                  <w:rPr>
                    <w:rStyle w:val="Hyperlink"/>
                    <w:rFonts w:ascii="Tahoma" w:hAnsi="Tahoma" w:cs="Tahoma"/>
                    <w:noProof/>
                  </w:rPr>
                </w:rPrChange>
              </w:rPr>
              <w:delText>Navigation tools</w:delText>
            </w:r>
            <w:r w:rsidDel="00971F1E">
              <w:rPr>
                <w:noProof/>
                <w:webHidden/>
              </w:rPr>
              <w:tab/>
              <w:delText>11</w:delText>
            </w:r>
          </w:del>
        </w:p>
        <w:p w14:paraId="4147B02F" w14:textId="0C56007D" w:rsidR="001B37B6" w:rsidDel="00971F1E" w:rsidRDefault="001B37B6">
          <w:pPr>
            <w:pStyle w:val="TOC2"/>
            <w:rPr>
              <w:del w:id="269" w:author="Chassin, David P" w:date="2023-06-08T08:38:00Z"/>
              <w:rFonts w:asciiTheme="minorHAnsi" w:eastAsiaTheme="minorEastAsia" w:hAnsiTheme="minorHAnsi" w:cstheme="minorBidi"/>
              <w:noProof/>
            </w:rPr>
          </w:pPr>
          <w:del w:id="270" w:author="Chassin, David P" w:date="2023-06-08T08:38:00Z">
            <w:r w:rsidRPr="00971F1E" w:rsidDel="00971F1E">
              <w:rPr>
                <w:rPrChange w:id="271" w:author="Chassin, David P" w:date="2023-06-08T08:38:00Z">
                  <w:rPr>
                    <w:rStyle w:val="Hyperlink"/>
                    <w:rFonts w:ascii="Tahoma" w:hAnsi="Tahoma" w:cs="Tahoma"/>
                    <w:noProof/>
                  </w:rPr>
                </w:rPrChange>
              </w:rPr>
              <w:delText>Synergistic Activities and Use-Cases</w:delText>
            </w:r>
            <w:r w:rsidDel="00971F1E">
              <w:rPr>
                <w:noProof/>
                <w:webHidden/>
              </w:rPr>
              <w:tab/>
              <w:delText>11</w:delText>
            </w:r>
          </w:del>
        </w:p>
        <w:p w14:paraId="763ECC38" w14:textId="65DD8BB3" w:rsidR="001B37B6" w:rsidDel="00971F1E" w:rsidRDefault="001B37B6">
          <w:pPr>
            <w:pStyle w:val="TOC3"/>
            <w:tabs>
              <w:tab w:val="right" w:leader="dot" w:pos="10070"/>
            </w:tabs>
            <w:rPr>
              <w:del w:id="272" w:author="Chassin, David P" w:date="2023-06-08T08:38:00Z"/>
              <w:rFonts w:asciiTheme="minorHAnsi" w:eastAsiaTheme="minorEastAsia" w:hAnsiTheme="minorHAnsi" w:cstheme="minorBidi"/>
              <w:noProof/>
            </w:rPr>
          </w:pPr>
          <w:del w:id="273" w:author="Chassin, David P" w:date="2023-06-08T08:38:00Z">
            <w:r w:rsidRPr="00971F1E" w:rsidDel="00971F1E">
              <w:rPr>
                <w:rPrChange w:id="274" w:author="Chassin, David P" w:date="2023-06-08T08:38:00Z">
                  <w:rPr>
                    <w:rStyle w:val="Hyperlink"/>
                    <w:rFonts w:ascii="Tahoma" w:hAnsi="Tahoma" w:cs="Tahoma"/>
                    <w:noProof/>
                  </w:rPr>
                </w:rPrChange>
              </w:rPr>
              <w:delText>CEC High-Performance Agent-Based Simulation</w:delText>
            </w:r>
            <w:r w:rsidDel="00971F1E">
              <w:rPr>
                <w:noProof/>
                <w:webHidden/>
              </w:rPr>
              <w:tab/>
              <w:delText>11</w:delText>
            </w:r>
          </w:del>
        </w:p>
        <w:p w14:paraId="622D75AE" w14:textId="034C8C08" w:rsidR="001B37B6" w:rsidDel="00971F1E" w:rsidRDefault="001B37B6">
          <w:pPr>
            <w:pStyle w:val="TOC3"/>
            <w:tabs>
              <w:tab w:val="right" w:leader="dot" w:pos="10070"/>
            </w:tabs>
            <w:rPr>
              <w:del w:id="275" w:author="Chassin, David P" w:date="2023-06-08T08:38:00Z"/>
              <w:rFonts w:asciiTheme="minorHAnsi" w:eastAsiaTheme="minorEastAsia" w:hAnsiTheme="minorHAnsi" w:cstheme="minorBidi"/>
              <w:noProof/>
            </w:rPr>
          </w:pPr>
          <w:del w:id="276" w:author="Chassin, David P" w:date="2023-06-08T08:38:00Z">
            <w:r w:rsidRPr="00971F1E" w:rsidDel="00971F1E">
              <w:rPr>
                <w:rPrChange w:id="277" w:author="Chassin, David P" w:date="2023-06-08T08:38:00Z">
                  <w:rPr>
                    <w:rStyle w:val="Hyperlink"/>
                    <w:rFonts w:ascii="Tahoma" w:hAnsi="Tahoma" w:cs="Tahoma"/>
                    <w:noProof/>
                  </w:rPr>
                </w:rPrChange>
              </w:rPr>
              <w:delText>CEC GridLAB-D Open Workspace (GLOW)</w:delText>
            </w:r>
            <w:r w:rsidDel="00971F1E">
              <w:rPr>
                <w:noProof/>
                <w:webHidden/>
              </w:rPr>
              <w:tab/>
              <w:delText>15</w:delText>
            </w:r>
          </w:del>
        </w:p>
        <w:p w14:paraId="05087F70" w14:textId="04C2D9AA" w:rsidR="001B37B6" w:rsidDel="00971F1E" w:rsidRDefault="001B37B6">
          <w:pPr>
            <w:pStyle w:val="TOC3"/>
            <w:tabs>
              <w:tab w:val="right" w:leader="dot" w:pos="10070"/>
            </w:tabs>
            <w:rPr>
              <w:del w:id="278" w:author="Chassin, David P" w:date="2023-06-08T08:38:00Z"/>
              <w:rFonts w:asciiTheme="minorHAnsi" w:eastAsiaTheme="minorEastAsia" w:hAnsiTheme="minorHAnsi" w:cstheme="minorBidi"/>
              <w:noProof/>
            </w:rPr>
          </w:pPr>
          <w:del w:id="279" w:author="Chassin, David P" w:date="2023-06-08T08:38:00Z">
            <w:r w:rsidRPr="00971F1E" w:rsidDel="00971F1E">
              <w:rPr>
                <w:rPrChange w:id="280" w:author="Chassin, David P" w:date="2023-06-08T08:38:00Z">
                  <w:rPr>
                    <w:rStyle w:val="Hyperlink"/>
                    <w:rFonts w:ascii="Tahoma" w:hAnsi="Tahoma" w:cs="Tahoma"/>
                    <w:noProof/>
                  </w:rPr>
                </w:rPrChange>
              </w:rPr>
              <w:delText>DOE Advanced Load Modeling</w:delText>
            </w:r>
            <w:r w:rsidDel="00971F1E">
              <w:rPr>
                <w:noProof/>
                <w:webHidden/>
              </w:rPr>
              <w:tab/>
              <w:delText>16</w:delText>
            </w:r>
          </w:del>
        </w:p>
        <w:p w14:paraId="320D9C64" w14:textId="3E572922" w:rsidR="001B37B6" w:rsidDel="00971F1E" w:rsidRDefault="001B37B6">
          <w:pPr>
            <w:pStyle w:val="TOC3"/>
            <w:tabs>
              <w:tab w:val="right" w:leader="dot" w:pos="10070"/>
            </w:tabs>
            <w:rPr>
              <w:del w:id="281" w:author="Chassin, David P" w:date="2023-06-08T08:38:00Z"/>
              <w:rFonts w:asciiTheme="minorHAnsi" w:eastAsiaTheme="minorEastAsia" w:hAnsiTheme="minorHAnsi" w:cstheme="minorBidi"/>
              <w:noProof/>
            </w:rPr>
          </w:pPr>
          <w:del w:id="282" w:author="Chassin, David P" w:date="2023-06-08T08:38:00Z">
            <w:r w:rsidRPr="00971F1E" w:rsidDel="00971F1E">
              <w:rPr>
                <w:rPrChange w:id="283" w:author="Chassin, David P" w:date="2023-06-08T08:38:00Z">
                  <w:rPr>
                    <w:rStyle w:val="Hyperlink"/>
                    <w:rFonts w:ascii="Tahoma" w:hAnsi="Tahoma" w:cs="Tahoma"/>
                    <w:noProof/>
                  </w:rPr>
                </w:rPrChange>
              </w:rPr>
              <w:delText>LoadInsight</w:delText>
            </w:r>
            <w:r w:rsidDel="00971F1E">
              <w:rPr>
                <w:noProof/>
                <w:webHidden/>
              </w:rPr>
              <w:tab/>
              <w:delText>16</w:delText>
            </w:r>
          </w:del>
        </w:p>
        <w:p w14:paraId="4F3584B7" w14:textId="6B214256" w:rsidR="001B37B6" w:rsidDel="00971F1E" w:rsidRDefault="001B37B6">
          <w:pPr>
            <w:pStyle w:val="TOC3"/>
            <w:tabs>
              <w:tab w:val="right" w:leader="dot" w:pos="10070"/>
            </w:tabs>
            <w:rPr>
              <w:del w:id="284" w:author="Chassin, David P" w:date="2023-06-08T08:38:00Z"/>
              <w:rFonts w:asciiTheme="minorHAnsi" w:eastAsiaTheme="minorEastAsia" w:hAnsiTheme="minorHAnsi" w:cstheme="minorBidi"/>
              <w:noProof/>
            </w:rPr>
          </w:pPr>
          <w:del w:id="285" w:author="Chassin, David P" w:date="2023-06-08T08:38:00Z">
            <w:r w:rsidRPr="00971F1E" w:rsidDel="00971F1E">
              <w:rPr>
                <w:rPrChange w:id="286" w:author="Chassin, David P" w:date="2023-06-08T08:38:00Z">
                  <w:rPr>
                    <w:rStyle w:val="Hyperlink"/>
                    <w:rFonts w:ascii="Tahoma" w:hAnsi="Tahoma" w:cs="Tahoma"/>
                    <w:noProof/>
                  </w:rPr>
                </w:rPrChange>
              </w:rPr>
              <w:delText>DOE GMLC Grid Resilience Intelligence Platform</w:delText>
            </w:r>
            <w:r w:rsidDel="00971F1E">
              <w:rPr>
                <w:noProof/>
                <w:webHidden/>
              </w:rPr>
              <w:tab/>
              <w:delText>17</w:delText>
            </w:r>
          </w:del>
        </w:p>
        <w:p w14:paraId="533138E5" w14:textId="175BE9E8" w:rsidR="001B37B6" w:rsidDel="00971F1E" w:rsidRDefault="001B37B6">
          <w:pPr>
            <w:pStyle w:val="TOC3"/>
            <w:tabs>
              <w:tab w:val="right" w:leader="dot" w:pos="10070"/>
            </w:tabs>
            <w:rPr>
              <w:del w:id="287" w:author="Chassin, David P" w:date="2023-06-08T08:38:00Z"/>
              <w:rFonts w:asciiTheme="minorHAnsi" w:eastAsiaTheme="minorEastAsia" w:hAnsiTheme="minorHAnsi" w:cstheme="minorBidi"/>
              <w:noProof/>
            </w:rPr>
          </w:pPr>
          <w:del w:id="288" w:author="Chassin, David P" w:date="2023-06-08T08:38:00Z">
            <w:r w:rsidRPr="00971F1E" w:rsidDel="00971F1E">
              <w:rPr>
                <w:rPrChange w:id="289" w:author="Chassin, David P" w:date="2023-06-08T08:38:00Z">
                  <w:rPr>
                    <w:rStyle w:val="Hyperlink"/>
                    <w:rFonts w:ascii="Tahoma" w:hAnsi="Tahoma" w:cs="Tahoma"/>
                    <w:noProof/>
                  </w:rPr>
                </w:rPrChange>
              </w:rPr>
              <w:delText>NRECA Open Modeling Framework</w:delText>
            </w:r>
            <w:r w:rsidDel="00971F1E">
              <w:rPr>
                <w:noProof/>
                <w:webHidden/>
              </w:rPr>
              <w:tab/>
              <w:delText>18</w:delText>
            </w:r>
          </w:del>
        </w:p>
        <w:p w14:paraId="22608FEC" w14:textId="330514C4" w:rsidR="001B37B6" w:rsidDel="00971F1E" w:rsidRDefault="001B37B6">
          <w:pPr>
            <w:pStyle w:val="TOC1"/>
            <w:rPr>
              <w:del w:id="290" w:author="Chassin, David P" w:date="2023-06-08T08:38:00Z"/>
              <w:rFonts w:asciiTheme="minorHAnsi" w:eastAsiaTheme="minorEastAsia" w:hAnsiTheme="minorHAnsi" w:cstheme="minorBidi"/>
            </w:rPr>
          </w:pPr>
          <w:del w:id="291" w:author="Chassin, David P" w:date="2023-06-08T08:38:00Z">
            <w:r w:rsidRPr="00971F1E" w:rsidDel="00971F1E">
              <w:rPr>
                <w:rPrChange w:id="292" w:author="Chassin, David P" w:date="2023-06-08T08:38:00Z">
                  <w:rPr>
                    <w:rStyle w:val="Hyperlink"/>
                  </w:rPr>
                </w:rPrChange>
              </w:rPr>
              <w:delText>Results</w:delText>
            </w:r>
            <w:r w:rsidDel="00971F1E">
              <w:rPr>
                <w:webHidden/>
              </w:rPr>
              <w:tab/>
              <w:delText>19</w:delText>
            </w:r>
          </w:del>
        </w:p>
        <w:p w14:paraId="6D7E0555" w14:textId="2744DD5E" w:rsidR="001B37B6" w:rsidDel="00971F1E" w:rsidRDefault="001B37B6">
          <w:pPr>
            <w:pStyle w:val="TOC2"/>
            <w:rPr>
              <w:del w:id="293" w:author="Chassin, David P" w:date="2023-06-08T08:38:00Z"/>
              <w:rFonts w:asciiTheme="minorHAnsi" w:eastAsiaTheme="minorEastAsia" w:hAnsiTheme="minorHAnsi" w:cstheme="minorBidi"/>
              <w:noProof/>
            </w:rPr>
          </w:pPr>
          <w:del w:id="294" w:author="Chassin, David P" w:date="2023-06-08T08:38:00Z">
            <w:r w:rsidRPr="00971F1E" w:rsidDel="00971F1E">
              <w:rPr>
                <w:rPrChange w:id="295" w:author="Chassin, David P" w:date="2023-06-08T08:38:00Z">
                  <w:rPr>
                    <w:rStyle w:val="Hyperlink"/>
                    <w:rFonts w:ascii="Tahoma" w:hAnsi="Tahoma" w:cs="Tahoma"/>
                    <w:noProof/>
                  </w:rPr>
                </w:rPrChange>
              </w:rPr>
              <w:delText>Technology/Knowledge Transfer/Market Adoption (Advancing the Research to Market)</w:delText>
            </w:r>
            <w:r w:rsidDel="00971F1E">
              <w:rPr>
                <w:noProof/>
                <w:webHidden/>
              </w:rPr>
              <w:tab/>
              <w:delText>19</w:delText>
            </w:r>
          </w:del>
        </w:p>
        <w:p w14:paraId="169F7B5A" w14:textId="7D1EC868" w:rsidR="001B37B6" w:rsidDel="00971F1E" w:rsidRDefault="001B37B6">
          <w:pPr>
            <w:pStyle w:val="TOC2"/>
            <w:rPr>
              <w:del w:id="296" w:author="Chassin, David P" w:date="2023-06-08T08:38:00Z"/>
              <w:rFonts w:asciiTheme="minorHAnsi" w:eastAsiaTheme="minorEastAsia" w:hAnsiTheme="minorHAnsi" w:cstheme="minorBidi"/>
              <w:noProof/>
            </w:rPr>
          </w:pPr>
          <w:del w:id="297" w:author="Chassin, David P" w:date="2023-06-08T08:38:00Z">
            <w:r w:rsidRPr="00971F1E" w:rsidDel="00971F1E">
              <w:rPr>
                <w:rPrChange w:id="298" w:author="Chassin, David P" w:date="2023-06-08T08:38:00Z">
                  <w:rPr>
                    <w:rStyle w:val="Hyperlink"/>
                    <w:rFonts w:ascii="Tahoma" w:hAnsi="Tahoma" w:cs="Tahoma"/>
                    <w:noProof/>
                  </w:rPr>
                </w:rPrChange>
              </w:rPr>
              <w:delText>Benefits to California</w:delText>
            </w:r>
            <w:r w:rsidDel="00971F1E">
              <w:rPr>
                <w:noProof/>
                <w:webHidden/>
              </w:rPr>
              <w:tab/>
              <w:delText>20</w:delText>
            </w:r>
          </w:del>
        </w:p>
        <w:p w14:paraId="7F4BEDB4" w14:textId="2DA89926" w:rsidR="001B37B6" w:rsidDel="00971F1E" w:rsidRDefault="001B37B6">
          <w:pPr>
            <w:pStyle w:val="TOC1"/>
            <w:rPr>
              <w:del w:id="299" w:author="Chassin, David P" w:date="2023-06-08T08:38:00Z"/>
              <w:rFonts w:asciiTheme="minorHAnsi" w:eastAsiaTheme="minorEastAsia" w:hAnsiTheme="minorHAnsi" w:cstheme="minorBidi"/>
            </w:rPr>
          </w:pPr>
          <w:del w:id="300" w:author="Chassin, David P" w:date="2023-06-08T08:38:00Z">
            <w:r w:rsidRPr="00971F1E" w:rsidDel="00971F1E">
              <w:rPr>
                <w:rPrChange w:id="301" w:author="Chassin, David P" w:date="2023-06-08T08:38:00Z">
                  <w:rPr>
                    <w:rStyle w:val="Hyperlink"/>
                  </w:rPr>
                </w:rPrChange>
              </w:rPr>
              <w:delText>Conclusion</w:delText>
            </w:r>
            <w:r w:rsidDel="00971F1E">
              <w:rPr>
                <w:webHidden/>
              </w:rPr>
              <w:tab/>
              <w:delText>21</w:delText>
            </w:r>
          </w:del>
        </w:p>
        <w:p w14:paraId="1EEB1392" w14:textId="2FD44224" w:rsidR="001B37B6" w:rsidDel="00971F1E" w:rsidRDefault="001B37B6">
          <w:pPr>
            <w:pStyle w:val="TOC2"/>
            <w:rPr>
              <w:del w:id="302" w:author="Chassin, David P" w:date="2023-06-08T08:38:00Z"/>
              <w:rFonts w:asciiTheme="minorHAnsi" w:eastAsiaTheme="minorEastAsia" w:hAnsiTheme="minorHAnsi" w:cstheme="minorBidi"/>
              <w:noProof/>
            </w:rPr>
          </w:pPr>
          <w:del w:id="303" w:author="Chassin, David P" w:date="2023-06-08T08:38:00Z">
            <w:r w:rsidRPr="00971F1E" w:rsidDel="00971F1E">
              <w:rPr>
                <w:rPrChange w:id="304" w:author="Chassin, David P" w:date="2023-06-08T08:38:00Z">
                  <w:rPr>
                    <w:rStyle w:val="Hyperlink"/>
                    <w:rFonts w:ascii="Tahoma" w:hAnsi="Tahoma" w:cs="Tahoma"/>
                    <w:noProof/>
                  </w:rPr>
                </w:rPrChange>
              </w:rPr>
              <w:delText>Future pipeline research and development</w:delText>
            </w:r>
            <w:r w:rsidDel="00971F1E">
              <w:rPr>
                <w:noProof/>
                <w:webHidden/>
              </w:rPr>
              <w:tab/>
              <w:delText>22</w:delText>
            </w:r>
          </w:del>
        </w:p>
        <w:p w14:paraId="3B5A8136" w14:textId="3CCB47C4" w:rsidR="001B37B6" w:rsidDel="00971F1E" w:rsidRDefault="001B37B6">
          <w:pPr>
            <w:pStyle w:val="TOC2"/>
            <w:rPr>
              <w:del w:id="305" w:author="Chassin, David P" w:date="2023-06-08T08:38:00Z"/>
              <w:rFonts w:asciiTheme="minorHAnsi" w:eastAsiaTheme="minorEastAsia" w:hAnsiTheme="minorHAnsi" w:cstheme="minorBidi"/>
              <w:noProof/>
            </w:rPr>
          </w:pPr>
          <w:del w:id="306" w:author="Chassin, David P" w:date="2023-06-08T08:38:00Z">
            <w:r w:rsidRPr="00971F1E" w:rsidDel="00971F1E">
              <w:rPr>
                <w:rPrChange w:id="307" w:author="Chassin, David P" w:date="2023-06-08T08:38:00Z">
                  <w:rPr>
                    <w:rStyle w:val="Hyperlink"/>
                    <w:rFonts w:ascii="Tahoma" w:hAnsi="Tahoma" w:cs="Tahoma"/>
                    <w:noProof/>
                  </w:rPr>
                </w:rPrChange>
              </w:rPr>
              <w:delText>Advanced workflow research and development</w:delText>
            </w:r>
            <w:r w:rsidDel="00971F1E">
              <w:rPr>
                <w:noProof/>
                <w:webHidden/>
              </w:rPr>
              <w:tab/>
              <w:delText>22</w:delText>
            </w:r>
          </w:del>
        </w:p>
        <w:p w14:paraId="1A1BBECD" w14:textId="6F4D5D80" w:rsidR="001B37B6" w:rsidDel="00971F1E" w:rsidRDefault="001B37B6">
          <w:pPr>
            <w:pStyle w:val="TOC2"/>
            <w:rPr>
              <w:del w:id="308" w:author="Chassin, David P" w:date="2023-06-08T08:38:00Z"/>
              <w:rFonts w:asciiTheme="minorHAnsi" w:eastAsiaTheme="minorEastAsia" w:hAnsiTheme="minorHAnsi" w:cstheme="minorBidi"/>
              <w:noProof/>
            </w:rPr>
          </w:pPr>
          <w:del w:id="309" w:author="Chassin, David P" w:date="2023-06-08T08:38:00Z">
            <w:r w:rsidRPr="00971F1E" w:rsidDel="00971F1E">
              <w:rPr>
                <w:rPrChange w:id="310" w:author="Chassin, David P" w:date="2023-06-08T08:38:00Z">
                  <w:rPr>
                    <w:rStyle w:val="Hyperlink"/>
                    <w:rFonts w:ascii="Tahoma" w:hAnsi="Tahoma" w:cs="Tahoma"/>
                    <w:noProof/>
                  </w:rPr>
                </w:rPrChange>
              </w:rPr>
              <w:delText>Shared/public data/models security and integrity</w:delText>
            </w:r>
            <w:r w:rsidDel="00971F1E">
              <w:rPr>
                <w:noProof/>
                <w:webHidden/>
              </w:rPr>
              <w:tab/>
              <w:delText>22</w:delText>
            </w:r>
          </w:del>
        </w:p>
        <w:p w14:paraId="35736B35" w14:textId="63C01676" w:rsidR="001B37B6" w:rsidDel="00971F1E" w:rsidRDefault="001B37B6">
          <w:pPr>
            <w:pStyle w:val="TOC2"/>
            <w:rPr>
              <w:del w:id="311" w:author="Chassin, David P" w:date="2023-06-08T08:38:00Z"/>
              <w:rFonts w:asciiTheme="minorHAnsi" w:eastAsiaTheme="minorEastAsia" w:hAnsiTheme="minorHAnsi" w:cstheme="minorBidi"/>
              <w:noProof/>
            </w:rPr>
          </w:pPr>
          <w:del w:id="312" w:author="Chassin, David P" w:date="2023-06-08T08:38:00Z">
            <w:r w:rsidRPr="00971F1E" w:rsidDel="00971F1E">
              <w:rPr>
                <w:rPrChange w:id="313" w:author="Chassin, David P" w:date="2023-06-08T08:38:00Z">
                  <w:rPr>
                    <w:rStyle w:val="Hyperlink"/>
                    <w:rFonts w:ascii="Tahoma" w:hAnsi="Tahoma" w:cs="Tahoma"/>
                    <w:noProof/>
                  </w:rPr>
                </w:rPrChange>
              </w:rPr>
              <w:delText>Legacy data handling and data aging strategies</w:delText>
            </w:r>
            <w:r w:rsidDel="00971F1E">
              <w:rPr>
                <w:noProof/>
                <w:webHidden/>
              </w:rPr>
              <w:tab/>
              <w:delText>23</w:delText>
            </w:r>
          </w:del>
        </w:p>
        <w:p w14:paraId="27E49497" w14:textId="58896F3E" w:rsidR="001B37B6" w:rsidDel="00971F1E" w:rsidRDefault="001B37B6">
          <w:pPr>
            <w:pStyle w:val="TOC1"/>
            <w:rPr>
              <w:del w:id="314" w:author="Chassin, David P" w:date="2023-06-08T08:38:00Z"/>
              <w:rFonts w:asciiTheme="minorHAnsi" w:eastAsiaTheme="minorEastAsia" w:hAnsiTheme="minorHAnsi" w:cstheme="minorBidi"/>
            </w:rPr>
          </w:pPr>
          <w:del w:id="315" w:author="Chassin, David P" w:date="2023-06-08T08:38:00Z">
            <w:r w:rsidRPr="00971F1E" w:rsidDel="00971F1E">
              <w:rPr>
                <w:rPrChange w:id="316" w:author="Chassin, David P" w:date="2023-06-08T08:38:00Z">
                  <w:rPr>
                    <w:rStyle w:val="Hyperlink"/>
                  </w:rPr>
                </w:rPrChange>
              </w:rPr>
              <w:delText>Acknowledgements</w:delText>
            </w:r>
            <w:r w:rsidDel="00971F1E">
              <w:rPr>
                <w:webHidden/>
              </w:rPr>
              <w:tab/>
              <w:delText>24</w:delText>
            </w:r>
          </w:del>
        </w:p>
        <w:p w14:paraId="07253183" w14:textId="2C10624F" w:rsidR="001B37B6" w:rsidDel="00971F1E" w:rsidRDefault="001B37B6">
          <w:pPr>
            <w:pStyle w:val="TOC1"/>
            <w:rPr>
              <w:del w:id="317" w:author="Chassin, David P" w:date="2023-06-08T08:38:00Z"/>
              <w:rFonts w:asciiTheme="minorHAnsi" w:eastAsiaTheme="minorEastAsia" w:hAnsiTheme="minorHAnsi" w:cstheme="minorBidi"/>
            </w:rPr>
          </w:pPr>
          <w:del w:id="318" w:author="Chassin, David P" w:date="2023-06-08T08:38:00Z">
            <w:r w:rsidRPr="00971F1E" w:rsidDel="00971F1E">
              <w:rPr>
                <w:rPrChange w:id="319" w:author="Chassin, David P" w:date="2023-06-08T08:38:00Z">
                  <w:rPr>
                    <w:rStyle w:val="Hyperlink"/>
                  </w:rPr>
                </w:rPrChange>
              </w:rPr>
              <w:delText>References</w:delText>
            </w:r>
            <w:r w:rsidDel="00971F1E">
              <w:rPr>
                <w:webHidden/>
              </w:rPr>
              <w:tab/>
              <w:delText>25</w:delText>
            </w:r>
          </w:del>
        </w:p>
        <w:p w14:paraId="38E91B19" w14:textId="6B134158" w:rsidR="001B37B6" w:rsidDel="00971F1E" w:rsidRDefault="001B37B6">
          <w:pPr>
            <w:pStyle w:val="TOC1"/>
            <w:rPr>
              <w:del w:id="320" w:author="Chassin, David P" w:date="2023-06-08T08:38:00Z"/>
              <w:rFonts w:asciiTheme="minorHAnsi" w:eastAsiaTheme="minorEastAsia" w:hAnsiTheme="minorHAnsi" w:cstheme="minorBidi"/>
            </w:rPr>
          </w:pPr>
          <w:del w:id="321" w:author="Chassin, David P" w:date="2023-06-08T08:38:00Z">
            <w:r w:rsidRPr="00971F1E" w:rsidDel="00971F1E">
              <w:rPr>
                <w:rPrChange w:id="322" w:author="Chassin, David P" w:date="2023-06-08T08:38:00Z">
                  <w:rPr>
                    <w:rStyle w:val="Hyperlink"/>
                  </w:rPr>
                </w:rPrChange>
              </w:rPr>
              <w:delText>Project Deliverables</w:delText>
            </w:r>
            <w:r w:rsidDel="00971F1E">
              <w:rPr>
                <w:webHidden/>
              </w:rPr>
              <w:tab/>
              <w:delText>26</w:delText>
            </w:r>
          </w:del>
        </w:p>
        <w:p w14:paraId="61C163E0" w14:textId="5086CF63" w:rsidR="001B37B6" w:rsidDel="00971F1E" w:rsidRDefault="001B37B6">
          <w:pPr>
            <w:pStyle w:val="TOC1"/>
            <w:rPr>
              <w:del w:id="323" w:author="Chassin, David P" w:date="2023-06-08T08:38:00Z"/>
              <w:rFonts w:asciiTheme="minorHAnsi" w:eastAsiaTheme="minorEastAsia" w:hAnsiTheme="minorHAnsi" w:cstheme="minorBidi"/>
            </w:rPr>
          </w:pPr>
          <w:del w:id="324" w:author="Chassin, David P" w:date="2023-06-08T08:38:00Z">
            <w:r w:rsidRPr="00971F1E" w:rsidDel="00971F1E">
              <w:rPr>
                <w:rPrChange w:id="325" w:author="Chassin, David P" w:date="2023-06-08T08:38:00Z">
                  <w:rPr>
                    <w:rStyle w:val="Hyperlink"/>
                  </w:rPr>
                </w:rPrChange>
              </w:rPr>
              <w:delText>Appendix A: OpenFIDO GitHub Product Repositories</w:delText>
            </w:r>
            <w:r w:rsidDel="00971F1E">
              <w:rPr>
                <w:webHidden/>
              </w:rPr>
              <w:tab/>
              <w:delText>1</w:delText>
            </w:r>
          </w:del>
        </w:p>
        <w:p w14:paraId="788C775A" w14:textId="53216164" w:rsidR="00A728BF" w:rsidRPr="00E64C81" w:rsidRDefault="00D51935">
          <w:pPr>
            <w:rPr>
              <w:rFonts w:ascii="Tahoma" w:hAnsi="Tahoma" w:cs="Tahoma"/>
            </w:rPr>
          </w:pPr>
          <w:r w:rsidRPr="00E64C81">
            <w:rPr>
              <w:rFonts w:ascii="Tahoma" w:hAnsi="Tahoma" w:cs="Tahoma"/>
              <w:b/>
              <w:bCs/>
              <w:noProof/>
            </w:rPr>
            <w:fldChar w:fldCharType="end"/>
          </w:r>
        </w:p>
      </w:sdtContent>
    </w:sdt>
    <w:p w14:paraId="3FCBC144" w14:textId="77777777" w:rsidR="00CB1576" w:rsidRPr="00E64C81" w:rsidDel="006D5929" w:rsidRDefault="00CB1576">
      <w:pPr>
        <w:pStyle w:val="Heading2"/>
        <w:rPr>
          <w:del w:id="326" w:author="Chassin, David P" w:date="2023-06-08T08:55:00Z"/>
        </w:rPr>
        <w:pPrChange w:id="327" w:author="Chassin, David P" w:date="2023-06-08T10:23:00Z">
          <w:pPr/>
        </w:pPrChange>
      </w:pPr>
    </w:p>
    <w:p w14:paraId="06C21411" w14:textId="0D31D6D3" w:rsidR="00513B7C" w:rsidRPr="00E64C81" w:rsidRDefault="64E8AA00" w:rsidP="00632DC3">
      <w:pPr>
        <w:pStyle w:val="Heading2"/>
      </w:pPr>
      <w:bookmarkStart w:id="328" w:name="_Toc137112217"/>
      <w:bookmarkStart w:id="329" w:name="_Toc74205063"/>
      <w:bookmarkStart w:id="330" w:name="_Toc20709255"/>
      <w:r w:rsidRPr="00E64C81">
        <w:t>List of Figures</w:t>
      </w:r>
      <w:bookmarkEnd w:id="328"/>
      <w:r w:rsidR="1439019C" w:rsidRPr="00E64C81">
        <w:t xml:space="preserve"> </w:t>
      </w:r>
      <w:del w:id="331" w:author="Chassin, David P" w:date="2023-06-08T08:38:00Z">
        <w:r w:rsidR="1439019C" w:rsidRPr="00E64C81" w:rsidDel="00971F1E">
          <w:delText>(Optional; examples below)</w:delText>
        </w:r>
      </w:del>
      <w:bookmarkEnd w:id="329"/>
      <w:bookmarkEnd w:id="330"/>
    </w:p>
    <w:p w14:paraId="5E8872CB" w14:textId="19B9ADD6" w:rsidR="00463056" w:rsidRPr="00E64C81" w:rsidRDefault="00463056" w:rsidP="00D17FC8">
      <w:pPr>
        <w:widowControl w:val="0"/>
        <w:tabs>
          <w:tab w:val="clear" w:pos="360"/>
          <w:tab w:val="right" w:leader="dot" w:pos="10080"/>
        </w:tabs>
        <w:suppressAutoHyphens w:val="0"/>
        <w:autoSpaceDE w:val="0"/>
        <w:autoSpaceDN w:val="0"/>
        <w:spacing w:before="151"/>
        <w:rPr>
          <w:rFonts w:ascii="Tahoma" w:eastAsia="Tahoma" w:hAnsi="Tahoma" w:cs="Tahoma"/>
        </w:rPr>
      </w:pPr>
      <w:r w:rsidRPr="00E64C81">
        <w:rPr>
          <w:rFonts w:ascii="Tahoma" w:eastAsia="Tahoma" w:hAnsi="Tahoma" w:cs="Tahoma"/>
        </w:rPr>
        <w:t>Figure</w:t>
      </w:r>
      <w:r w:rsidRPr="00E64C81">
        <w:rPr>
          <w:rFonts w:ascii="Tahoma" w:eastAsia="Tahoma" w:hAnsi="Tahoma" w:cs="Tahoma"/>
          <w:spacing w:val="-2"/>
        </w:rPr>
        <w:t xml:space="preserve"> </w:t>
      </w:r>
      <w:r w:rsidR="00D84FEE" w:rsidRPr="00E64C81">
        <w:rPr>
          <w:rFonts w:ascii="Tahoma" w:eastAsia="Tahoma" w:hAnsi="Tahoma" w:cs="Tahoma"/>
        </w:rPr>
        <w:t>1</w:t>
      </w:r>
      <w:r w:rsidRPr="00E64C81">
        <w:rPr>
          <w:rFonts w:ascii="Tahoma" w:eastAsia="Tahoma" w:hAnsi="Tahoma" w:cs="Tahoma"/>
        </w:rPr>
        <w:t>:</w:t>
      </w:r>
      <w:r w:rsidRPr="00E64C81">
        <w:rPr>
          <w:rFonts w:ascii="Tahoma" w:eastAsia="Tahoma" w:hAnsi="Tahoma" w:cs="Tahoma"/>
          <w:spacing w:val="-4"/>
        </w:rPr>
        <w:t xml:space="preserve"> </w:t>
      </w:r>
      <w:r w:rsidR="00F202F8">
        <w:rPr>
          <w:rFonts w:ascii="Tahoma" w:eastAsia="Tahoma" w:hAnsi="Tahoma" w:cs="Tahoma"/>
        </w:rPr>
        <w:t>Docker Client-Server Architecture</w:t>
      </w:r>
      <w:r w:rsidRPr="00E64C81">
        <w:rPr>
          <w:rFonts w:ascii="Tahoma" w:eastAsia="Tahoma" w:hAnsi="Tahoma" w:cs="Tahoma"/>
        </w:rPr>
        <w:tab/>
      </w:r>
      <w:del w:id="332" w:author="Chassin, David P" w:date="2023-06-08T08:44:00Z">
        <w:r w:rsidR="00F202F8" w:rsidDel="007901EC">
          <w:rPr>
            <w:rFonts w:ascii="Tahoma" w:eastAsia="Tahoma" w:hAnsi="Tahoma" w:cs="Tahoma"/>
            <w:spacing w:val="-10"/>
          </w:rPr>
          <w:delText>8</w:delText>
        </w:r>
      </w:del>
      <w:ins w:id="333" w:author="Chassin, David P" w:date="2023-06-08T08:44:00Z">
        <w:r w:rsidR="007901EC">
          <w:rPr>
            <w:rFonts w:ascii="Tahoma" w:eastAsia="Tahoma" w:hAnsi="Tahoma" w:cs="Tahoma"/>
            <w:spacing w:val="-10"/>
          </w:rPr>
          <w:t>9</w:t>
        </w:r>
      </w:ins>
    </w:p>
    <w:p w14:paraId="0005ED98" w14:textId="44B6191B" w:rsidR="00DE6713" w:rsidRPr="00E64C81" w:rsidRDefault="2BD4E7A3" w:rsidP="00D17FC8">
      <w:pPr>
        <w:widowControl w:val="0"/>
        <w:tabs>
          <w:tab w:val="clear" w:pos="360"/>
          <w:tab w:val="right" w:leader="dot" w:pos="10080"/>
        </w:tabs>
        <w:suppressAutoHyphens w:val="0"/>
        <w:autoSpaceDE w:val="0"/>
        <w:autoSpaceDN w:val="0"/>
        <w:spacing w:before="150"/>
        <w:rPr>
          <w:rFonts w:ascii="Tahoma" w:eastAsia="Tahoma" w:hAnsi="Tahoma" w:cs="Tahoma"/>
          <w:spacing w:val="-10"/>
        </w:rPr>
      </w:pPr>
      <w:r w:rsidRPr="00E64C81">
        <w:rPr>
          <w:rFonts w:ascii="Tahoma" w:eastAsia="Tahoma" w:hAnsi="Tahoma" w:cs="Tahoma"/>
        </w:rPr>
        <w:t>Figure</w:t>
      </w:r>
      <w:r w:rsidRPr="00E64C81">
        <w:rPr>
          <w:rFonts w:ascii="Tahoma" w:eastAsia="Tahoma" w:hAnsi="Tahoma" w:cs="Tahoma"/>
          <w:spacing w:val="-3"/>
        </w:rPr>
        <w:t xml:space="preserve"> 2</w:t>
      </w:r>
      <w:r w:rsidRPr="00E64C81">
        <w:rPr>
          <w:rFonts w:ascii="Tahoma" w:eastAsia="Tahoma" w:hAnsi="Tahoma" w:cs="Tahoma"/>
        </w:rPr>
        <w:t>:</w:t>
      </w:r>
      <w:r w:rsidRPr="00E64C81">
        <w:rPr>
          <w:rFonts w:ascii="Tahoma" w:eastAsia="Tahoma" w:hAnsi="Tahoma" w:cs="Tahoma"/>
          <w:spacing w:val="-4"/>
        </w:rPr>
        <w:t xml:space="preserve"> </w:t>
      </w:r>
      <w:r w:rsidR="0087156D">
        <w:rPr>
          <w:rFonts w:ascii="Tahoma" w:eastAsia="Tahoma" w:hAnsi="Tahoma" w:cs="Tahoma"/>
        </w:rPr>
        <w:t>Pipeline specification</w:t>
      </w:r>
      <w:r w:rsidRPr="00E64C81">
        <w:rPr>
          <w:rFonts w:ascii="Tahoma" w:eastAsia="Tahoma" w:hAnsi="Tahoma" w:cs="Tahoma"/>
          <w:spacing w:val="-3"/>
        </w:rPr>
        <w:t xml:space="preserve"> </w:t>
      </w:r>
      <w:r w:rsidR="00463056" w:rsidRPr="00E64C81">
        <w:rPr>
          <w:rFonts w:ascii="Tahoma" w:eastAsia="Tahoma" w:hAnsi="Tahoma" w:cs="Tahoma"/>
        </w:rPr>
        <w:tab/>
      </w:r>
      <w:r w:rsidR="0087156D">
        <w:rPr>
          <w:rFonts w:ascii="Tahoma" w:eastAsia="Tahoma" w:hAnsi="Tahoma" w:cs="Tahoma"/>
          <w:spacing w:val="-10"/>
        </w:rPr>
        <w:t>10</w:t>
      </w:r>
    </w:p>
    <w:p w14:paraId="1082C0CA" w14:textId="11F0E484" w:rsidR="00655308" w:rsidRDefault="00655308" w:rsidP="00655308">
      <w:pPr>
        <w:widowControl w:val="0"/>
        <w:tabs>
          <w:tab w:val="clear" w:pos="360"/>
          <w:tab w:val="right" w:leader="dot" w:pos="10080"/>
        </w:tabs>
        <w:suppressAutoHyphens w:val="0"/>
        <w:autoSpaceDE w:val="0"/>
        <w:autoSpaceDN w:val="0"/>
        <w:spacing w:before="150"/>
        <w:rPr>
          <w:moveTo w:id="334" w:author="Chassin, David P" w:date="2023-06-08T08:54:00Z"/>
          <w:rFonts w:ascii="Tahoma" w:eastAsia="Tahoma" w:hAnsi="Tahoma" w:cs="Tahoma"/>
          <w:spacing w:val="-5"/>
        </w:rPr>
      </w:pPr>
      <w:moveToRangeStart w:id="335" w:author="Chassin, David P" w:date="2023-06-08T08:54:00Z" w:name="move137106868"/>
      <w:moveTo w:id="336" w:author="Chassin, David P" w:date="2023-06-08T08:54:00Z">
        <w:r>
          <w:rPr>
            <w:rFonts w:ascii="Tahoma" w:eastAsia="Tahoma" w:hAnsi="Tahoma" w:cs="Tahoma"/>
            <w:spacing w:val="-5"/>
          </w:rPr>
          <w:t xml:space="preserve">Figure </w:t>
        </w:r>
      </w:moveTo>
      <w:ins w:id="337" w:author="Chassin, David P" w:date="2023-06-08T08:54:00Z">
        <w:r>
          <w:rPr>
            <w:rFonts w:ascii="Tahoma" w:eastAsia="Tahoma" w:hAnsi="Tahoma" w:cs="Tahoma"/>
            <w:spacing w:val="-5"/>
          </w:rPr>
          <w:t>3</w:t>
        </w:r>
      </w:ins>
      <w:moveTo w:id="338" w:author="Chassin, David P" w:date="2023-06-08T08:54:00Z">
        <w:del w:id="339" w:author="Chassin, David P" w:date="2023-06-08T08:54:00Z">
          <w:r w:rsidDel="00655308">
            <w:rPr>
              <w:rFonts w:ascii="Tahoma" w:eastAsia="Tahoma" w:hAnsi="Tahoma" w:cs="Tahoma"/>
              <w:spacing w:val="-5"/>
            </w:rPr>
            <w:delText>7</w:delText>
          </w:r>
        </w:del>
        <w:r>
          <w:rPr>
            <w:rFonts w:ascii="Tahoma" w:eastAsia="Tahoma" w:hAnsi="Tahoma" w:cs="Tahoma"/>
            <w:spacing w:val="-5"/>
          </w:rPr>
          <w:t>: Application Status</w:t>
        </w:r>
        <w:r>
          <w:rPr>
            <w:rFonts w:ascii="Tahoma" w:eastAsia="Tahoma" w:hAnsi="Tahoma" w:cs="Tahoma"/>
            <w:spacing w:val="-5"/>
          </w:rPr>
          <w:tab/>
        </w:r>
        <w:del w:id="340" w:author="Chassin, David P" w:date="2023-06-08T08:54:00Z">
          <w:r w:rsidDel="00655308">
            <w:rPr>
              <w:rFonts w:ascii="Tahoma" w:eastAsia="Tahoma" w:hAnsi="Tahoma" w:cs="Tahoma"/>
              <w:spacing w:val="-5"/>
            </w:rPr>
            <w:delText>19</w:delText>
          </w:r>
        </w:del>
      </w:moveTo>
      <w:ins w:id="341" w:author="Chassin, David P" w:date="2023-06-08T08:54:00Z">
        <w:r>
          <w:rPr>
            <w:rFonts w:ascii="Tahoma" w:eastAsia="Tahoma" w:hAnsi="Tahoma" w:cs="Tahoma"/>
            <w:spacing w:val="-5"/>
          </w:rPr>
          <w:t>14</w:t>
        </w:r>
      </w:ins>
    </w:p>
    <w:p w14:paraId="032AC78C" w14:textId="0C8D168B" w:rsidR="00655308" w:rsidRPr="00E64C81" w:rsidRDefault="00655308" w:rsidP="00655308">
      <w:pPr>
        <w:widowControl w:val="0"/>
        <w:tabs>
          <w:tab w:val="clear" w:pos="360"/>
          <w:tab w:val="right" w:leader="dot" w:pos="10080"/>
        </w:tabs>
        <w:suppressAutoHyphens w:val="0"/>
        <w:autoSpaceDE w:val="0"/>
        <w:autoSpaceDN w:val="0"/>
        <w:spacing w:before="150"/>
        <w:rPr>
          <w:moveTo w:id="342" w:author="Chassin, David P" w:date="2023-06-08T08:54:00Z"/>
          <w:rFonts w:ascii="Tahoma" w:eastAsia="Tahoma" w:hAnsi="Tahoma" w:cs="Tahoma"/>
        </w:rPr>
      </w:pPr>
      <w:moveTo w:id="343" w:author="Chassin, David P" w:date="2023-06-08T08:54:00Z">
        <w:r>
          <w:rPr>
            <w:rFonts w:ascii="Tahoma" w:eastAsia="Tahoma" w:hAnsi="Tahoma" w:cs="Tahoma"/>
            <w:spacing w:val="-5"/>
          </w:rPr>
          <w:t xml:space="preserve">Figure </w:t>
        </w:r>
      </w:moveTo>
      <w:ins w:id="344" w:author="Chassin, David P" w:date="2023-06-08T08:54:00Z">
        <w:r>
          <w:rPr>
            <w:rFonts w:ascii="Tahoma" w:eastAsia="Tahoma" w:hAnsi="Tahoma" w:cs="Tahoma"/>
            <w:spacing w:val="-5"/>
          </w:rPr>
          <w:t>4</w:t>
        </w:r>
      </w:ins>
      <w:moveTo w:id="345" w:author="Chassin, David P" w:date="2023-06-08T08:54:00Z">
        <w:del w:id="346" w:author="Chassin, David P" w:date="2023-06-08T08:54:00Z">
          <w:r w:rsidDel="00655308">
            <w:rPr>
              <w:rFonts w:ascii="Tahoma" w:eastAsia="Tahoma" w:hAnsi="Tahoma" w:cs="Tahoma"/>
              <w:spacing w:val="-5"/>
            </w:rPr>
            <w:delText>8</w:delText>
          </w:r>
        </w:del>
        <w:r>
          <w:rPr>
            <w:rFonts w:ascii="Tahoma" w:eastAsia="Tahoma" w:hAnsi="Tahoma" w:cs="Tahoma"/>
            <w:spacing w:val="-5"/>
          </w:rPr>
          <w:t>: Pipeline Status</w:t>
        </w:r>
        <w:r>
          <w:rPr>
            <w:rFonts w:ascii="Tahoma" w:eastAsia="Tahoma" w:hAnsi="Tahoma" w:cs="Tahoma"/>
            <w:spacing w:val="-5"/>
          </w:rPr>
          <w:tab/>
        </w:r>
        <w:del w:id="347" w:author="Chassin, David P" w:date="2023-06-08T08:54:00Z">
          <w:r w:rsidDel="00655308">
            <w:rPr>
              <w:rFonts w:ascii="Tahoma" w:eastAsia="Tahoma" w:hAnsi="Tahoma" w:cs="Tahoma"/>
              <w:spacing w:val="-5"/>
            </w:rPr>
            <w:delText>20</w:delText>
          </w:r>
        </w:del>
      </w:moveTo>
      <w:ins w:id="348" w:author="Chassin, David P" w:date="2023-06-08T08:54:00Z">
        <w:r>
          <w:rPr>
            <w:rFonts w:ascii="Tahoma" w:eastAsia="Tahoma" w:hAnsi="Tahoma" w:cs="Tahoma"/>
            <w:spacing w:val="-5"/>
          </w:rPr>
          <w:t>14</w:t>
        </w:r>
      </w:ins>
    </w:p>
    <w:moveToRangeEnd w:id="335"/>
    <w:p w14:paraId="57C2B103" w14:textId="0CE40C51" w:rsidR="00463056" w:rsidRDefault="2BD4E7A3" w:rsidP="00D17FC8">
      <w:pPr>
        <w:widowControl w:val="0"/>
        <w:tabs>
          <w:tab w:val="clear" w:pos="360"/>
          <w:tab w:val="right" w:leader="dot" w:pos="10080"/>
        </w:tabs>
        <w:suppressAutoHyphens w:val="0"/>
        <w:autoSpaceDE w:val="0"/>
        <w:autoSpaceDN w:val="0"/>
        <w:spacing w:before="150"/>
        <w:rPr>
          <w:rFonts w:ascii="Tahoma" w:eastAsia="Tahoma" w:hAnsi="Tahoma" w:cs="Tahoma"/>
          <w:spacing w:val="-5"/>
        </w:rPr>
      </w:pPr>
      <w:r w:rsidRPr="00E64C81">
        <w:rPr>
          <w:rFonts w:ascii="Tahoma" w:eastAsia="Tahoma" w:hAnsi="Tahoma" w:cs="Tahoma"/>
        </w:rPr>
        <w:t xml:space="preserve">Figure </w:t>
      </w:r>
      <w:ins w:id="349" w:author="Chassin, David P" w:date="2023-06-08T08:54:00Z">
        <w:r w:rsidR="00655308">
          <w:rPr>
            <w:rFonts w:ascii="Tahoma" w:eastAsia="Tahoma" w:hAnsi="Tahoma" w:cs="Tahoma"/>
          </w:rPr>
          <w:t>5</w:t>
        </w:r>
      </w:ins>
      <w:del w:id="350" w:author="Chassin, David P" w:date="2023-06-08T08:54:00Z">
        <w:r w:rsidRPr="00E64C81" w:rsidDel="00655308">
          <w:rPr>
            <w:rFonts w:ascii="Tahoma" w:eastAsia="Tahoma" w:hAnsi="Tahoma" w:cs="Tahoma"/>
          </w:rPr>
          <w:delText>3</w:delText>
        </w:r>
      </w:del>
      <w:r w:rsidRPr="00E64C81">
        <w:rPr>
          <w:rFonts w:ascii="Tahoma" w:eastAsia="Tahoma" w:hAnsi="Tahoma" w:cs="Tahoma"/>
        </w:rPr>
        <w:t>:</w:t>
      </w:r>
      <w:r w:rsidRPr="00E64C81">
        <w:rPr>
          <w:rFonts w:ascii="Tahoma" w:eastAsia="Tahoma" w:hAnsi="Tahoma" w:cs="Tahoma"/>
          <w:spacing w:val="-1"/>
        </w:rPr>
        <w:t xml:space="preserve"> </w:t>
      </w:r>
      <w:r w:rsidR="0087156D">
        <w:rPr>
          <w:rFonts w:ascii="Tahoma" w:eastAsia="Tahoma" w:hAnsi="Tahoma" w:cs="Tahoma"/>
        </w:rPr>
        <w:t>Sample travel route between 2 zip codes as identified by location data</w:t>
      </w:r>
      <w:r w:rsidR="00463056" w:rsidRPr="00E64C81">
        <w:rPr>
          <w:rFonts w:ascii="Tahoma" w:eastAsia="Tahoma" w:hAnsi="Tahoma" w:cs="Tahoma"/>
        </w:rPr>
        <w:tab/>
      </w:r>
      <w:del w:id="351" w:author="Chassin, David P" w:date="2023-06-08T08:54:00Z">
        <w:r w:rsidRPr="00E64C81" w:rsidDel="00655308">
          <w:rPr>
            <w:rFonts w:ascii="Tahoma" w:eastAsia="Tahoma" w:hAnsi="Tahoma" w:cs="Tahoma"/>
            <w:spacing w:val="-5"/>
          </w:rPr>
          <w:delText>1</w:delText>
        </w:r>
        <w:r w:rsidR="0087156D" w:rsidDel="00655308">
          <w:rPr>
            <w:rFonts w:ascii="Tahoma" w:eastAsia="Tahoma" w:hAnsi="Tahoma" w:cs="Tahoma"/>
            <w:spacing w:val="-5"/>
          </w:rPr>
          <w:delText>3</w:delText>
        </w:r>
      </w:del>
      <w:proofErr w:type="gramStart"/>
      <w:ins w:id="352" w:author="Chassin, David P" w:date="2023-06-08T08:54:00Z">
        <w:r w:rsidR="00655308">
          <w:rPr>
            <w:rFonts w:ascii="Tahoma" w:eastAsia="Tahoma" w:hAnsi="Tahoma" w:cs="Tahoma"/>
            <w:spacing w:val="-5"/>
          </w:rPr>
          <w:t>16</w:t>
        </w:r>
      </w:ins>
      <w:proofErr w:type="gramEnd"/>
    </w:p>
    <w:p w14:paraId="4AB19A9C" w14:textId="01674368" w:rsidR="0087156D" w:rsidRDefault="0087156D" w:rsidP="00D17FC8">
      <w:pPr>
        <w:widowControl w:val="0"/>
        <w:tabs>
          <w:tab w:val="clear" w:pos="360"/>
          <w:tab w:val="right" w:leader="dot" w:pos="10080"/>
        </w:tabs>
        <w:suppressAutoHyphens w:val="0"/>
        <w:autoSpaceDE w:val="0"/>
        <w:autoSpaceDN w:val="0"/>
        <w:spacing w:before="150"/>
        <w:rPr>
          <w:rFonts w:ascii="Tahoma" w:eastAsia="Tahoma" w:hAnsi="Tahoma" w:cs="Tahoma"/>
          <w:spacing w:val="-5"/>
        </w:rPr>
      </w:pPr>
      <w:r>
        <w:rPr>
          <w:rFonts w:ascii="Tahoma" w:eastAsia="Tahoma" w:hAnsi="Tahoma" w:cs="Tahoma"/>
          <w:spacing w:val="-5"/>
        </w:rPr>
        <w:t xml:space="preserve">Figure </w:t>
      </w:r>
      <w:ins w:id="353" w:author="Chassin, David P" w:date="2023-06-08T08:54:00Z">
        <w:r w:rsidR="00655308">
          <w:rPr>
            <w:rFonts w:ascii="Tahoma" w:eastAsia="Tahoma" w:hAnsi="Tahoma" w:cs="Tahoma"/>
            <w:spacing w:val="-5"/>
          </w:rPr>
          <w:t>6</w:t>
        </w:r>
      </w:ins>
      <w:del w:id="354" w:author="Chassin, David P" w:date="2023-06-08T08:54:00Z">
        <w:r w:rsidDel="00655308">
          <w:rPr>
            <w:rFonts w:ascii="Tahoma" w:eastAsia="Tahoma" w:hAnsi="Tahoma" w:cs="Tahoma"/>
            <w:spacing w:val="-5"/>
          </w:rPr>
          <w:delText>4</w:delText>
        </w:r>
      </w:del>
      <w:r>
        <w:rPr>
          <w:rFonts w:ascii="Tahoma" w:eastAsia="Tahoma" w:hAnsi="Tahoma" w:cs="Tahoma"/>
          <w:spacing w:val="-5"/>
        </w:rPr>
        <w:t>: Estimated charging profile given duration and driving profile</w:t>
      </w:r>
      <w:r>
        <w:rPr>
          <w:rFonts w:ascii="Tahoma" w:eastAsia="Tahoma" w:hAnsi="Tahoma" w:cs="Tahoma"/>
          <w:spacing w:val="-5"/>
        </w:rPr>
        <w:tab/>
      </w:r>
      <w:del w:id="355" w:author="Chassin, David P" w:date="2023-06-08T08:54:00Z">
        <w:r w:rsidDel="00655308">
          <w:rPr>
            <w:rFonts w:ascii="Tahoma" w:eastAsia="Tahoma" w:hAnsi="Tahoma" w:cs="Tahoma"/>
            <w:spacing w:val="-5"/>
          </w:rPr>
          <w:delText>13</w:delText>
        </w:r>
      </w:del>
      <w:proofErr w:type="gramStart"/>
      <w:ins w:id="356" w:author="Chassin, David P" w:date="2023-06-08T08:54:00Z">
        <w:r w:rsidR="00655308">
          <w:rPr>
            <w:rFonts w:ascii="Tahoma" w:eastAsia="Tahoma" w:hAnsi="Tahoma" w:cs="Tahoma"/>
            <w:spacing w:val="-5"/>
          </w:rPr>
          <w:t>17</w:t>
        </w:r>
      </w:ins>
      <w:proofErr w:type="gramEnd"/>
    </w:p>
    <w:p w14:paraId="62FD184F" w14:textId="20537F2C" w:rsidR="0087156D" w:rsidRDefault="0087156D" w:rsidP="00D17FC8">
      <w:pPr>
        <w:widowControl w:val="0"/>
        <w:tabs>
          <w:tab w:val="clear" w:pos="360"/>
          <w:tab w:val="right" w:leader="dot" w:pos="10080"/>
        </w:tabs>
        <w:suppressAutoHyphens w:val="0"/>
        <w:autoSpaceDE w:val="0"/>
        <w:autoSpaceDN w:val="0"/>
        <w:spacing w:before="150"/>
        <w:rPr>
          <w:rFonts w:ascii="Tahoma" w:eastAsia="Tahoma" w:hAnsi="Tahoma" w:cs="Tahoma"/>
          <w:spacing w:val="-5"/>
        </w:rPr>
      </w:pPr>
      <w:r>
        <w:rPr>
          <w:rFonts w:ascii="Tahoma" w:eastAsia="Tahoma" w:hAnsi="Tahoma" w:cs="Tahoma"/>
          <w:spacing w:val="-5"/>
        </w:rPr>
        <w:t xml:space="preserve">Figure </w:t>
      </w:r>
      <w:ins w:id="357" w:author="Chassin, David P" w:date="2023-06-08T08:54:00Z">
        <w:r w:rsidR="00655308">
          <w:rPr>
            <w:rFonts w:ascii="Tahoma" w:eastAsia="Tahoma" w:hAnsi="Tahoma" w:cs="Tahoma"/>
            <w:spacing w:val="-5"/>
          </w:rPr>
          <w:t>7</w:t>
        </w:r>
      </w:ins>
      <w:del w:id="358" w:author="Chassin, David P" w:date="2023-06-08T08:54:00Z">
        <w:r w:rsidDel="00655308">
          <w:rPr>
            <w:rFonts w:ascii="Tahoma" w:eastAsia="Tahoma" w:hAnsi="Tahoma" w:cs="Tahoma"/>
            <w:spacing w:val="-5"/>
          </w:rPr>
          <w:delText>5</w:delText>
        </w:r>
      </w:del>
      <w:r>
        <w:rPr>
          <w:rFonts w:ascii="Tahoma" w:eastAsia="Tahoma" w:hAnsi="Tahoma" w:cs="Tahoma"/>
          <w:spacing w:val="-5"/>
        </w:rPr>
        <w:t>: Estimated power consumption by a specific zip code given driving profiles</w:t>
      </w:r>
      <w:r>
        <w:rPr>
          <w:rFonts w:ascii="Tahoma" w:eastAsia="Tahoma" w:hAnsi="Tahoma" w:cs="Tahoma"/>
          <w:spacing w:val="-5"/>
        </w:rPr>
        <w:tab/>
        <w:t>1</w:t>
      </w:r>
      <w:ins w:id="359" w:author="Chassin, David P" w:date="2023-06-08T08:54:00Z">
        <w:r w:rsidR="00655308">
          <w:rPr>
            <w:rFonts w:ascii="Tahoma" w:eastAsia="Tahoma" w:hAnsi="Tahoma" w:cs="Tahoma"/>
            <w:spacing w:val="-5"/>
          </w:rPr>
          <w:t>7</w:t>
        </w:r>
      </w:ins>
      <w:del w:id="360" w:author="Chassin, David P" w:date="2023-06-08T08:54:00Z">
        <w:r w:rsidDel="00655308">
          <w:rPr>
            <w:rFonts w:ascii="Tahoma" w:eastAsia="Tahoma" w:hAnsi="Tahoma" w:cs="Tahoma"/>
            <w:spacing w:val="-5"/>
          </w:rPr>
          <w:delText>4</w:delText>
        </w:r>
      </w:del>
    </w:p>
    <w:p w14:paraId="69AF89D9" w14:textId="27AEBAC2" w:rsidR="0087156D" w:rsidRDefault="0087156D" w:rsidP="00D17FC8">
      <w:pPr>
        <w:widowControl w:val="0"/>
        <w:tabs>
          <w:tab w:val="clear" w:pos="360"/>
          <w:tab w:val="right" w:leader="dot" w:pos="10080"/>
        </w:tabs>
        <w:suppressAutoHyphens w:val="0"/>
        <w:autoSpaceDE w:val="0"/>
        <w:autoSpaceDN w:val="0"/>
        <w:spacing w:before="150"/>
        <w:rPr>
          <w:ins w:id="361" w:author="Chassin, David P" w:date="2023-06-08T09:12:00Z"/>
          <w:rFonts w:ascii="Tahoma" w:eastAsia="Tahoma" w:hAnsi="Tahoma" w:cs="Tahoma"/>
          <w:spacing w:val="-5"/>
        </w:rPr>
      </w:pPr>
      <w:r>
        <w:rPr>
          <w:rFonts w:ascii="Tahoma" w:eastAsia="Tahoma" w:hAnsi="Tahoma" w:cs="Tahoma"/>
          <w:spacing w:val="-5"/>
        </w:rPr>
        <w:t xml:space="preserve">Figure </w:t>
      </w:r>
      <w:ins w:id="362" w:author="Chassin, David P" w:date="2023-06-08T08:54:00Z">
        <w:r w:rsidR="00655308">
          <w:rPr>
            <w:rFonts w:ascii="Tahoma" w:eastAsia="Tahoma" w:hAnsi="Tahoma" w:cs="Tahoma"/>
            <w:spacing w:val="-5"/>
          </w:rPr>
          <w:t>8</w:t>
        </w:r>
      </w:ins>
      <w:del w:id="363" w:author="Chassin, David P" w:date="2023-06-08T08:54:00Z">
        <w:r w:rsidDel="00655308">
          <w:rPr>
            <w:rFonts w:ascii="Tahoma" w:eastAsia="Tahoma" w:hAnsi="Tahoma" w:cs="Tahoma"/>
            <w:spacing w:val="-5"/>
          </w:rPr>
          <w:delText>6</w:delText>
        </w:r>
      </w:del>
      <w:r>
        <w:rPr>
          <w:rFonts w:ascii="Tahoma" w:eastAsia="Tahoma" w:hAnsi="Tahoma" w:cs="Tahoma"/>
          <w:spacing w:val="-5"/>
        </w:rPr>
        <w:t>: Maximum power injection at each load bus of IEEE-13 model</w:t>
      </w:r>
      <w:r>
        <w:rPr>
          <w:rFonts w:ascii="Tahoma" w:eastAsia="Tahoma" w:hAnsi="Tahoma" w:cs="Tahoma"/>
          <w:spacing w:val="-5"/>
        </w:rPr>
        <w:tab/>
        <w:t>1</w:t>
      </w:r>
      <w:ins w:id="364" w:author="Chassin, David P" w:date="2023-06-08T08:54:00Z">
        <w:r w:rsidR="00655308">
          <w:rPr>
            <w:rFonts w:ascii="Tahoma" w:eastAsia="Tahoma" w:hAnsi="Tahoma" w:cs="Tahoma"/>
            <w:spacing w:val="-5"/>
          </w:rPr>
          <w:t>9</w:t>
        </w:r>
      </w:ins>
      <w:del w:id="365" w:author="Chassin, David P" w:date="2023-06-08T08:54:00Z">
        <w:r w:rsidDel="00655308">
          <w:rPr>
            <w:rFonts w:ascii="Tahoma" w:eastAsia="Tahoma" w:hAnsi="Tahoma" w:cs="Tahoma"/>
            <w:spacing w:val="-5"/>
          </w:rPr>
          <w:delText>6</w:delText>
        </w:r>
      </w:del>
    </w:p>
    <w:p w14:paraId="0362B402" w14:textId="5EC41A2B" w:rsidR="00E21E1A" w:rsidRPr="00E21E1A" w:rsidRDefault="00E21E1A" w:rsidP="00D17FC8">
      <w:pPr>
        <w:widowControl w:val="0"/>
        <w:tabs>
          <w:tab w:val="clear" w:pos="360"/>
          <w:tab w:val="right" w:leader="dot" w:pos="10080"/>
        </w:tabs>
        <w:suppressAutoHyphens w:val="0"/>
        <w:autoSpaceDE w:val="0"/>
        <w:autoSpaceDN w:val="0"/>
        <w:spacing w:before="150"/>
        <w:rPr>
          <w:rFonts w:ascii="Tahoma" w:eastAsia="Tahoma" w:hAnsi="Tahoma" w:cs="Tahoma"/>
          <w:spacing w:val="-5"/>
        </w:rPr>
      </w:pPr>
      <w:ins w:id="366" w:author="Chassin, David P" w:date="2023-06-08T09:12:00Z">
        <w:r w:rsidRPr="00E21E1A">
          <w:rPr>
            <w:rFonts w:ascii="Tahoma" w:eastAsia="Tahoma" w:hAnsi="Tahoma" w:cs="Tahoma"/>
            <w:spacing w:val="-5"/>
            <w:rPrChange w:id="367" w:author="Chassin, David P" w:date="2023-06-08T09:12:00Z">
              <w:rPr>
                <w:rFonts w:ascii="Tahoma" w:eastAsia="Tahoma" w:hAnsi="Tahoma" w:cs="Tahoma"/>
                <w:b/>
                <w:bCs/>
                <w:spacing w:val="-5"/>
              </w:rPr>
            </w:rPrChange>
          </w:rPr>
          <w:t>Figure 9: Load forecast energy use change for New York from 2021 to 2022</w:t>
        </w:r>
        <w:r>
          <w:rPr>
            <w:rFonts w:ascii="Tahoma" w:eastAsia="Tahoma" w:hAnsi="Tahoma" w:cs="Tahoma"/>
            <w:spacing w:val="-5"/>
          </w:rPr>
          <w:tab/>
          <w:t>22</w:t>
        </w:r>
      </w:ins>
    </w:p>
    <w:p w14:paraId="5CD8F087" w14:textId="1AAF55CC" w:rsidR="003A6749" w:rsidDel="00655308" w:rsidRDefault="003A6749" w:rsidP="00D17FC8">
      <w:pPr>
        <w:widowControl w:val="0"/>
        <w:tabs>
          <w:tab w:val="clear" w:pos="360"/>
          <w:tab w:val="right" w:leader="dot" w:pos="10080"/>
        </w:tabs>
        <w:suppressAutoHyphens w:val="0"/>
        <w:autoSpaceDE w:val="0"/>
        <w:autoSpaceDN w:val="0"/>
        <w:spacing w:before="150"/>
        <w:rPr>
          <w:moveFrom w:id="368" w:author="Chassin, David P" w:date="2023-06-08T08:54:00Z"/>
          <w:rFonts w:ascii="Tahoma" w:eastAsia="Tahoma" w:hAnsi="Tahoma" w:cs="Tahoma"/>
          <w:spacing w:val="-5"/>
        </w:rPr>
      </w:pPr>
      <w:moveFromRangeStart w:id="369" w:author="Chassin, David P" w:date="2023-06-08T08:54:00Z" w:name="move137106868"/>
      <w:moveFrom w:id="370" w:author="Chassin, David P" w:date="2023-06-08T08:54:00Z">
        <w:r w:rsidDel="00655308">
          <w:rPr>
            <w:rFonts w:ascii="Tahoma" w:eastAsia="Tahoma" w:hAnsi="Tahoma" w:cs="Tahoma"/>
            <w:spacing w:val="-5"/>
          </w:rPr>
          <w:t>Figure 7:</w:t>
        </w:r>
        <w:r w:rsidR="000C17C9" w:rsidDel="00655308">
          <w:rPr>
            <w:rFonts w:ascii="Tahoma" w:eastAsia="Tahoma" w:hAnsi="Tahoma" w:cs="Tahoma"/>
            <w:spacing w:val="-5"/>
          </w:rPr>
          <w:t xml:space="preserve"> Application Status</w:t>
        </w:r>
        <w:r w:rsidDel="00655308">
          <w:rPr>
            <w:rFonts w:ascii="Tahoma" w:eastAsia="Tahoma" w:hAnsi="Tahoma" w:cs="Tahoma"/>
            <w:spacing w:val="-5"/>
          </w:rPr>
          <w:tab/>
        </w:r>
        <w:r w:rsidR="00BB298A" w:rsidDel="00655308">
          <w:rPr>
            <w:rFonts w:ascii="Tahoma" w:eastAsia="Tahoma" w:hAnsi="Tahoma" w:cs="Tahoma"/>
            <w:spacing w:val="-5"/>
          </w:rPr>
          <w:t>19</w:t>
        </w:r>
      </w:moveFrom>
    </w:p>
    <w:p w14:paraId="7B19D10E" w14:textId="3F1F1DAF" w:rsidR="003A6749" w:rsidRPr="00E64C81" w:rsidDel="00655308" w:rsidRDefault="003A6749" w:rsidP="00D17FC8">
      <w:pPr>
        <w:widowControl w:val="0"/>
        <w:tabs>
          <w:tab w:val="clear" w:pos="360"/>
          <w:tab w:val="right" w:leader="dot" w:pos="10080"/>
        </w:tabs>
        <w:suppressAutoHyphens w:val="0"/>
        <w:autoSpaceDE w:val="0"/>
        <w:autoSpaceDN w:val="0"/>
        <w:spacing w:before="150"/>
        <w:rPr>
          <w:moveFrom w:id="371" w:author="Chassin, David P" w:date="2023-06-08T08:54:00Z"/>
          <w:rFonts w:ascii="Tahoma" w:eastAsia="Tahoma" w:hAnsi="Tahoma" w:cs="Tahoma"/>
        </w:rPr>
      </w:pPr>
      <w:moveFrom w:id="372" w:author="Chassin, David P" w:date="2023-06-08T08:54:00Z">
        <w:r w:rsidDel="00655308">
          <w:rPr>
            <w:rFonts w:ascii="Tahoma" w:eastAsia="Tahoma" w:hAnsi="Tahoma" w:cs="Tahoma"/>
            <w:spacing w:val="-5"/>
          </w:rPr>
          <w:t>Figure 8:</w:t>
        </w:r>
        <w:r w:rsidR="000C17C9" w:rsidDel="00655308">
          <w:rPr>
            <w:rFonts w:ascii="Tahoma" w:eastAsia="Tahoma" w:hAnsi="Tahoma" w:cs="Tahoma"/>
            <w:spacing w:val="-5"/>
          </w:rPr>
          <w:t xml:space="preserve"> Pipeline Status</w:t>
        </w:r>
        <w:r w:rsidDel="00655308">
          <w:rPr>
            <w:rFonts w:ascii="Tahoma" w:eastAsia="Tahoma" w:hAnsi="Tahoma" w:cs="Tahoma"/>
            <w:spacing w:val="-5"/>
          </w:rPr>
          <w:tab/>
        </w:r>
        <w:r w:rsidR="00BB298A" w:rsidDel="00655308">
          <w:rPr>
            <w:rFonts w:ascii="Tahoma" w:eastAsia="Tahoma" w:hAnsi="Tahoma" w:cs="Tahoma"/>
            <w:spacing w:val="-5"/>
          </w:rPr>
          <w:t>20</w:t>
        </w:r>
      </w:moveFrom>
    </w:p>
    <w:moveFromRangeEnd w:id="369"/>
    <w:p w14:paraId="630DACA9" w14:textId="77777777" w:rsidR="00463056" w:rsidRPr="00E64C81" w:rsidRDefault="00463056" w:rsidP="000B2F0A">
      <w:pPr>
        <w:tabs>
          <w:tab w:val="clear" w:pos="360"/>
        </w:tabs>
        <w:rPr>
          <w:rFonts w:ascii="Tahoma" w:hAnsi="Tahoma" w:cs="Tahoma"/>
        </w:rPr>
      </w:pPr>
    </w:p>
    <w:p w14:paraId="1EA5B0CE" w14:textId="245FF145" w:rsidR="00513B7C" w:rsidRPr="00E64C81" w:rsidRDefault="64E8AA00" w:rsidP="00632DC3">
      <w:pPr>
        <w:pStyle w:val="Heading2"/>
      </w:pPr>
      <w:bookmarkStart w:id="373" w:name="_Toc137112218"/>
      <w:bookmarkStart w:id="374" w:name="_Toc1347260419"/>
      <w:bookmarkStart w:id="375" w:name="_Toc332410342"/>
      <w:r w:rsidRPr="00E64C81">
        <w:rPr>
          <w:rStyle w:val="Heading2Char"/>
          <w:rFonts w:ascii="Tahoma" w:hAnsi="Tahoma" w:cs="Tahoma"/>
          <w:b/>
          <w:bCs/>
        </w:rPr>
        <w:t>List of Tables</w:t>
      </w:r>
      <w:bookmarkEnd w:id="373"/>
      <w:r w:rsidR="1439019C" w:rsidRPr="00E64C81">
        <w:rPr>
          <w:rStyle w:val="Heading2Char"/>
          <w:rFonts w:ascii="Tahoma" w:hAnsi="Tahoma" w:cs="Tahoma"/>
          <w:b/>
          <w:bCs/>
        </w:rPr>
        <w:t xml:space="preserve"> </w:t>
      </w:r>
      <w:del w:id="376" w:author="Chassin, David P" w:date="2023-06-08T08:38:00Z">
        <w:r w:rsidR="1439019C" w:rsidRPr="00E64C81" w:rsidDel="00971F1E">
          <w:rPr>
            <w:rStyle w:val="Heading2Char"/>
            <w:rFonts w:ascii="Tahoma" w:hAnsi="Tahoma" w:cs="Tahoma"/>
          </w:rPr>
          <w:delText>(</w:delText>
        </w:r>
        <w:r w:rsidR="1439019C" w:rsidRPr="00E64C81" w:rsidDel="00971F1E">
          <w:delText>Optional; examples below)</w:delText>
        </w:r>
      </w:del>
      <w:bookmarkEnd w:id="374"/>
      <w:bookmarkEnd w:id="375"/>
    </w:p>
    <w:p w14:paraId="25637FF1" w14:textId="659E85B6" w:rsidR="008E63EC" w:rsidRDefault="1BF0D773" w:rsidP="00D17FC8">
      <w:pPr>
        <w:widowControl w:val="0"/>
        <w:tabs>
          <w:tab w:val="clear" w:pos="360"/>
          <w:tab w:val="right" w:leader="dot" w:pos="10080"/>
        </w:tabs>
        <w:suppressAutoHyphens w:val="0"/>
        <w:autoSpaceDE w:val="0"/>
        <w:autoSpaceDN w:val="0"/>
        <w:spacing w:before="150"/>
        <w:ind w:left="560" w:hanging="560"/>
        <w:rPr>
          <w:ins w:id="377" w:author="Chassin, David P" w:date="2023-06-08T09:30:00Z"/>
          <w:rFonts w:ascii="Tahoma" w:eastAsia="Tahoma" w:hAnsi="Tahoma" w:cs="Tahoma"/>
        </w:rPr>
      </w:pPr>
      <w:r w:rsidRPr="00E64C81">
        <w:rPr>
          <w:rFonts w:ascii="Tahoma" w:eastAsia="Tahoma" w:hAnsi="Tahoma" w:cs="Tahoma"/>
        </w:rPr>
        <w:t>Table</w:t>
      </w:r>
      <w:r w:rsidRPr="00E64C81">
        <w:rPr>
          <w:rFonts w:ascii="Tahoma" w:eastAsia="Tahoma" w:hAnsi="Tahoma" w:cs="Tahoma"/>
          <w:spacing w:val="-3"/>
        </w:rPr>
        <w:t xml:space="preserve"> 1</w:t>
      </w:r>
      <w:r w:rsidRPr="00E64C81">
        <w:rPr>
          <w:rFonts w:ascii="Tahoma" w:eastAsia="Tahoma" w:hAnsi="Tahoma" w:cs="Tahoma"/>
        </w:rPr>
        <w:t>:</w:t>
      </w:r>
      <w:r w:rsidRPr="00E64C81">
        <w:rPr>
          <w:rFonts w:ascii="Tahoma" w:eastAsia="Tahoma" w:hAnsi="Tahoma" w:cs="Tahoma"/>
          <w:spacing w:val="-4"/>
        </w:rPr>
        <w:t xml:space="preserve"> </w:t>
      </w:r>
      <w:r w:rsidR="0087156D">
        <w:rPr>
          <w:rFonts w:ascii="Tahoma" w:eastAsia="Tahoma" w:hAnsi="Tahoma" w:cs="Tahoma"/>
        </w:rPr>
        <w:t>Properties that may be checked for violations during ICA</w:t>
      </w:r>
      <w:r w:rsidR="008E63EC" w:rsidRPr="00E64C81">
        <w:rPr>
          <w:rFonts w:ascii="Tahoma" w:eastAsia="Tahoma" w:hAnsi="Tahoma" w:cs="Tahoma"/>
        </w:rPr>
        <w:tab/>
      </w:r>
      <w:r w:rsidR="0087156D">
        <w:rPr>
          <w:rFonts w:ascii="Tahoma" w:eastAsia="Tahoma" w:hAnsi="Tahoma" w:cs="Tahoma"/>
        </w:rPr>
        <w:t>1</w:t>
      </w:r>
      <w:ins w:id="378" w:author="Chassin, David P" w:date="2023-06-08T08:53:00Z">
        <w:r w:rsidR="00655308">
          <w:rPr>
            <w:rFonts w:ascii="Tahoma" w:eastAsia="Tahoma" w:hAnsi="Tahoma" w:cs="Tahoma"/>
          </w:rPr>
          <w:t>8</w:t>
        </w:r>
      </w:ins>
      <w:del w:id="379" w:author="Chassin, David P" w:date="2023-06-08T08:53:00Z">
        <w:r w:rsidR="0087156D" w:rsidDel="00655308">
          <w:rPr>
            <w:rFonts w:ascii="Tahoma" w:eastAsia="Tahoma" w:hAnsi="Tahoma" w:cs="Tahoma"/>
          </w:rPr>
          <w:delText>5</w:delText>
        </w:r>
      </w:del>
    </w:p>
    <w:p w14:paraId="045BBB64" w14:textId="2367F453" w:rsidR="00597E92" w:rsidRPr="00597E92" w:rsidRDefault="00597E92" w:rsidP="00D17FC8">
      <w:pPr>
        <w:widowControl w:val="0"/>
        <w:tabs>
          <w:tab w:val="clear" w:pos="360"/>
          <w:tab w:val="right" w:leader="dot" w:pos="10080"/>
        </w:tabs>
        <w:suppressAutoHyphens w:val="0"/>
        <w:autoSpaceDE w:val="0"/>
        <w:autoSpaceDN w:val="0"/>
        <w:spacing w:before="150"/>
        <w:ind w:left="560" w:hanging="560"/>
        <w:rPr>
          <w:rFonts w:ascii="Tahoma" w:eastAsia="Tahoma" w:hAnsi="Tahoma" w:cs="Tahoma"/>
        </w:rPr>
      </w:pPr>
      <w:ins w:id="380" w:author="Chassin, David P" w:date="2023-06-08T09:30:00Z">
        <w:r w:rsidRPr="00597E92">
          <w:rPr>
            <w:rPrChange w:id="381" w:author="Chassin, David P" w:date="2023-06-08T09:30:00Z">
              <w:rPr>
                <w:b/>
                <w:bCs/>
              </w:rPr>
            </w:rPrChange>
          </w:rPr>
          <w:t>Table 2: Hosting Capacity Analysis Performance</w:t>
        </w:r>
        <w:r>
          <w:tab/>
          <w:t>23</w:t>
        </w:r>
      </w:ins>
    </w:p>
    <w:p w14:paraId="3822171A" w14:textId="7D470B07" w:rsidR="008E63EC" w:rsidRPr="00E64C81" w:rsidDel="00655308" w:rsidRDefault="1BF0D773" w:rsidP="00D17FC8">
      <w:pPr>
        <w:widowControl w:val="0"/>
        <w:tabs>
          <w:tab w:val="clear" w:pos="360"/>
          <w:tab w:val="right" w:leader="dot" w:pos="10080"/>
        </w:tabs>
        <w:suppressAutoHyphens w:val="0"/>
        <w:autoSpaceDE w:val="0"/>
        <w:autoSpaceDN w:val="0"/>
        <w:spacing w:before="150"/>
        <w:ind w:left="560" w:hanging="560"/>
        <w:rPr>
          <w:del w:id="382" w:author="Chassin, David P" w:date="2023-06-08T08:53:00Z"/>
          <w:rFonts w:ascii="Tahoma" w:eastAsia="Tahoma" w:hAnsi="Tahoma" w:cs="Tahoma"/>
        </w:rPr>
      </w:pPr>
      <w:del w:id="383" w:author="Chassin, David P" w:date="2023-06-08T08:53:00Z">
        <w:r w:rsidRPr="00E64C81" w:rsidDel="00655308">
          <w:rPr>
            <w:rFonts w:ascii="Tahoma" w:eastAsia="Tahoma" w:hAnsi="Tahoma" w:cs="Tahoma"/>
          </w:rPr>
          <w:delText>Table</w:delText>
        </w:r>
        <w:r w:rsidRPr="00E64C81" w:rsidDel="00655308">
          <w:rPr>
            <w:rFonts w:ascii="Tahoma" w:eastAsia="Tahoma" w:hAnsi="Tahoma" w:cs="Tahoma"/>
            <w:spacing w:val="-3"/>
          </w:rPr>
          <w:delText xml:space="preserve"> 2</w:delText>
        </w:r>
        <w:r w:rsidRPr="00E64C81" w:rsidDel="00655308">
          <w:rPr>
            <w:rFonts w:ascii="Tahoma" w:eastAsia="Tahoma" w:hAnsi="Tahoma" w:cs="Tahoma"/>
          </w:rPr>
          <w:delText>:</w:delText>
        </w:r>
        <w:r w:rsidRPr="00E64C81" w:rsidDel="00655308">
          <w:rPr>
            <w:rFonts w:ascii="Tahoma" w:eastAsia="Tahoma" w:hAnsi="Tahoma" w:cs="Tahoma"/>
            <w:spacing w:val="-3"/>
          </w:rPr>
          <w:delText xml:space="preserve"> </w:delText>
        </w:r>
        <w:r w:rsidRPr="00E64C81" w:rsidDel="00655308">
          <w:rPr>
            <w:rFonts w:ascii="Tahoma" w:eastAsia="Tahoma" w:hAnsi="Tahoma" w:cs="Tahoma"/>
          </w:rPr>
          <w:delText>Smart</w:delText>
        </w:r>
        <w:r w:rsidRPr="00E64C81" w:rsidDel="00655308">
          <w:rPr>
            <w:rFonts w:ascii="Tahoma" w:eastAsia="Tahoma" w:hAnsi="Tahoma" w:cs="Tahoma"/>
            <w:spacing w:val="-3"/>
          </w:rPr>
          <w:delText xml:space="preserve"> </w:delText>
        </w:r>
        <w:r w:rsidRPr="00E64C81" w:rsidDel="00655308">
          <w:rPr>
            <w:rFonts w:ascii="Tahoma" w:eastAsia="Tahoma" w:hAnsi="Tahoma" w:cs="Tahoma"/>
          </w:rPr>
          <w:delText>Home Study</w:delText>
        </w:r>
        <w:r w:rsidRPr="00E64C81" w:rsidDel="00655308">
          <w:rPr>
            <w:rFonts w:ascii="Tahoma" w:eastAsia="Tahoma" w:hAnsi="Tahoma" w:cs="Tahoma"/>
            <w:spacing w:val="-3"/>
          </w:rPr>
          <w:delText xml:space="preserve"> </w:delText>
        </w:r>
        <w:r w:rsidRPr="00E64C81" w:rsidDel="00655308">
          <w:rPr>
            <w:rFonts w:ascii="Tahoma" w:eastAsia="Tahoma" w:hAnsi="Tahoma" w:cs="Tahoma"/>
            <w:spacing w:val="-2"/>
          </w:rPr>
          <w:delText>Technologies</w:delText>
        </w:r>
        <w:r w:rsidR="008E63EC" w:rsidRPr="00E64C81" w:rsidDel="00655308">
          <w:rPr>
            <w:rFonts w:ascii="Tahoma" w:eastAsia="Tahoma" w:hAnsi="Tahoma" w:cs="Tahoma"/>
          </w:rPr>
          <w:tab/>
        </w:r>
        <w:r w:rsidRPr="00E64C81" w:rsidDel="00655308">
          <w:rPr>
            <w:rFonts w:ascii="Tahoma" w:eastAsia="Tahoma" w:hAnsi="Tahoma" w:cs="Tahoma"/>
            <w:spacing w:val="-5"/>
          </w:rPr>
          <w:delText>12</w:delText>
        </w:r>
      </w:del>
    </w:p>
    <w:p w14:paraId="0EDD1EB5" w14:textId="38ADAD9C" w:rsidR="008E63EC" w:rsidRPr="00E64C81" w:rsidDel="00655308" w:rsidRDefault="1BF0D773" w:rsidP="00D17FC8">
      <w:pPr>
        <w:widowControl w:val="0"/>
        <w:tabs>
          <w:tab w:val="clear" w:pos="360"/>
          <w:tab w:val="right" w:leader="dot" w:pos="10080"/>
        </w:tabs>
        <w:suppressAutoHyphens w:val="0"/>
        <w:autoSpaceDE w:val="0"/>
        <w:autoSpaceDN w:val="0"/>
        <w:spacing w:before="151"/>
        <w:ind w:left="560" w:hanging="560"/>
        <w:rPr>
          <w:del w:id="384" w:author="Chassin, David P" w:date="2023-06-08T08:53:00Z"/>
          <w:rFonts w:ascii="Tahoma" w:eastAsia="Tahoma" w:hAnsi="Tahoma" w:cs="Tahoma"/>
        </w:rPr>
      </w:pPr>
      <w:del w:id="385" w:author="Chassin, David P" w:date="2023-06-08T08:53:00Z">
        <w:r w:rsidRPr="00E64C81" w:rsidDel="00655308">
          <w:rPr>
            <w:rFonts w:ascii="Tahoma" w:eastAsia="Tahoma" w:hAnsi="Tahoma" w:cs="Tahoma"/>
          </w:rPr>
          <w:delText>Table</w:delText>
        </w:r>
        <w:r w:rsidRPr="00E64C81" w:rsidDel="00655308">
          <w:rPr>
            <w:rFonts w:ascii="Tahoma" w:eastAsia="Tahoma" w:hAnsi="Tahoma" w:cs="Tahoma"/>
            <w:spacing w:val="-1"/>
          </w:rPr>
          <w:delText xml:space="preserve"> 3</w:delText>
        </w:r>
        <w:r w:rsidRPr="00E64C81" w:rsidDel="00655308">
          <w:rPr>
            <w:rFonts w:ascii="Tahoma" w:eastAsia="Tahoma" w:hAnsi="Tahoma" w:cs="Tahoma"/>
          </w:rPr>
          <w:delText>:</w:delText>
        </w:r>
        <w:r w:rsidRPr="00E64C81" w:rsidDel="00655308">
          <w:rPr>
            <w:rFonts w:ascii="Tahoma" w:eastAsia="Tahoma" w:hAnsi="Tahoma" w:cs="Tahoma"/>
            <w:spacing w:val="-2"/>
          </w:rPr>
          <w:delText xml:space="preserve"> </w:delText>
        </w:r>
        <w:r w:rsidRPr="00E64C81" w:rsidDel="00655308">
          <w:rPr>
            <w:rFonts w:ascii="Tahoma" w:eastAsia="Tahoma" w:hAnsi="Tahoma" w:cs="Tahoma"/>
          </w:rPr>
          <w:delText>Utility</w:delText>
        </w:r>
        <w:r w:rsidRPr="00E64C81" w:rsidDel="00655308">
          <w:rPr>
            <w:rFonts w:ascii="Tahoma" w:eastAsia="Tahoma" w:hAnsi="Tahoma" w:cs="Tahoma"/>
            <w:spacing w:val="-1"/>
          </w:rPr>
          <w:delText xml:space="preserve"> </w:delText>
        </w:r>
        <w:r w:rsidRPr="00E64C81" w:rsidDel="00655308">
          <w:rPr>
            <w:rFonts w:ascii="Tahoma" w:eastAsia="Tahoma" w:hAnsi="Tahoma" w:cs="Tahoma"/>
            <w:spacing w:val="-2"/>
          </w:rPr>
          <w:delText>Rate Structures</w:delText>
        </w:r>
        <w:r w:rsidR="008E63EC" w:rsidRPr="00E64C81" w:rsidDel="00655308">
          <w:rPr>
            <w:rFonts w:ascii="Tahoma" w:eastAsia="Tahoma" w:hAnsi="Tahoma" w:cs="Tahoma"/>
          </w:rPr>
          <w:tab/>
        </w:r>
        <w:r w:rsidRPr="00E64C81" w:rsidDel="00655308">
          <w:rPr>
            <w:rFonts w:ascii="Tahoma" w:eastAsia="Tahoma" w:hAnsi="Tahoma" w:cs="Tahoma"/>
          </w:rPr>
          <w:delText>15</w:delText>
        </w:r>
      </w:del>
    </w:p>
    <w:p w14:paraId="35C942FD" w14:textId="77777777" w:rsidR="008E63EC" w:rsidRPr="008E63EC" w:rsidRDefault="008E63EC" w:rsidP="008E63EC">
      <w:pPr>
        <w:tabs>
          <w:tab w:val="clear" w:pos="360"/>
        </w:tabs>
      </w:pPr>
    </w:p>
    <w:permEnd w:id="933321214"/>
    <w:p w14:paraId="051BC612" w14:textId="77777777" w:rsidR="00FD2B94" w:rsidRDefault="00FD2B94" w:rsidP="00FD2B94">
      <w:pPr>
        <w:sectPr w:rsidR="00FD2B94" w:rsidSect="00FD2B94">
          <w:headerReference w:type="default" r:id="rId19"/>
          <w:footerReference w:type="default" r:id="rId20"/>
          <w:pgSz w:w="12240" w:h="15840"/>
          <w:pgMar w:top="720" w:right="1080" w:bottom="720" w:left="1080" w:header="720" w:footer="720" w:gutter="0"/>
          <w:pgNumType w:fmt="lowerRoman" w:start="1"/>
          <w:cols w:space="720"/>
          <w:docGrid w:linePitch="360"/>
        </w:sectPr>
      </w:pPr>
    </w:p>
    <w:p w14:paraId="158A5212" w14:textId="4D089A35" w:rsidR="00EC5925" w:rsidRPr="00917E1D" w:rsidRDefault="5CEB9B95" w:rsidP="00891C04">
      <w:pPr>
        <w:pStyle w:val="Heading1"/>
      </w:pPr>
      <w:bookmarkStart w:id="386" w:name="_Toc717005404"/>
      <w:bookmarkStart w:id="387" w:name="_Toc1047303371"/>
      <w:bookmarkStart w:id="388" w:name="_Toc137112219"/>
      <w:r>
        <w:lastRenderedPageBreak/>
        <w:t>Executive Summary</w:t>
      </w:r>
      <w:bookmarkEnd w:id="386"/>
      <w:bookmarkEnd w:id="387"/>
      <w:bookmarkEnd w:id="388"/>
    </w:p>
    <w:p w14:paraId="1D10B569" w14:textId="2955AC4A" w:rsidR="00A92E71" w:rsidRDefault="00326FFF" w:rsidP="00326FFF">
      <w:pPr>
        <w:tabs>
          <w:tab w:val="clear" w:pos="360"/>
        </w:tabs>
        <w:suppressAutoHyphens w:val="0"/>
        <w:spacing w:after="140"/>
        <w:rPr>
          <w:rFonts w:ascii="Tahoma" w:eastAsia="Times New Roman" w:hAnsi="Tahoma" w:cs="Tahoma"/>
          <w:color w:val="000000"/>
        </w:rPr>
      </w:pPr>
      <w:permStart w:id="955127133" w:edGrp="everyone"/>
      <w:commentRangeStart w:id="389"/>
      <w:r w:rsidRPr="00E64C81">
        <w:rPr>
          <w:rFonts w:ascii="Tahoma" w:eastAsia="Times New Roman" w:hAnsi="Tahoma" w:cs="Tahoma"/>
          <w:color w:val="000000"/>
        </w:rPr>
        <w:t>The</w:t>
      </w:r>
      <w:commentRangeEnd w:id="389"/>
      <w:r w:rsidR="009B0FE9">
        <w:rPr>
          <w:rStyle w:val="CommentReference"/>
        </w:rPr>
        <w:commentReference w:id="389"/>
      </w:r>
      <w:r w:rsidRPr="00E64C81">
        <w:rPr>
          <w:rFonts w:ascii="Tahoma" w:eastAsia="Times New Roman" w:hAnsi="Tahoma" w:cs="Tahoma"/>
          <w:color w:val="000000"/>
        </w:rPr>
        <w:t xml:space="preserve"> Open Framework for Integrated Data Operations (</w:t>
      </w:r>
      <w:proofErr w:type="spellStart"/>
      <w:r w:rsidRPr="00E64C81">
        <w:rPr>
          <w:rFonts w:ascii="Tahoma" w:eastAsia="Times New Roman" w:hAnsi="Tahoma" w:cs="Tahoma"/>
          <w:color w:val="000000"/>
        </w:rPr>
        <w:t>OpenFIDO</w:t>
      </w:r>
      <w:proofErr w:type="spellEnd"/>
      <w:r w:rsidRPr="00E64C81">
        <w:rPr>
          <w:rFonts w:ascii="Tahoma" w:eastAsia="Times New Roman" w:hAnsi="Tahoma" w:cs="Tahoma"/>
          <w:color w:val="000000"/>
        </w:rPr>
        <w:t xml:space="preserve">) is a data interchange, model synthesis, and analytics support framework that provides access to open-source data and model exchange and analytics tools for power systems researchers, utility planners, and regulators. </w:t>
      </w:r>
      <w:proofErr w:type="spellStart"/>
      <w:r w:rsidRPr="00E64C81">
        <w:rPr>
          <w:rFonts w:ascii="Tahoma" w:eastAsia="Times New Roman" w:hAnsi="Tahoma" w:cs="Tahoma"/>
          <w:color w:val="000000"/>
        </w:rPr>
        <w:t>OpenFIDO</w:t>
      </w:r>
      <w:proofErr w:type="spellEnd"/>
      <w:r w:rsidRPr="00E64C81">
        <w:rPr>
          <w:rFonts w:ascii="Tahoma" w:eastAsia="Times New Roman" w:hAnsi="Tahoma" w:cs="Tahoma"/>
          <w:color w:val="000000"/>
        </w:rPr>
        <w:t xml:space="preserve"> </w:t>
      </w:r>
      <w:r w:rsidR="00323F35">
        <w:rPr>
          <w:rFonts w:ascii="Tahoma" w:eastAsia="Times New Roman" w:hAnsi="Tahoma" w:cs="Tahoma"/>
          <w:color w:val="000000"/>
        </w:rPr>
        <w:t>was</w:t>
      </w:r>
      <w:r w:rsidR="00323F35" w:rsidRPr="00E64C81">
        <w:rPr>
          <w:rFonts w:ascii="Tahoma" w:eastAsia="Times New Roman" w:hAnsi="Tahoma" w:cs="Tahoma"/>
          <w:color w:val="000000"/>
        </w:rPr>
        <w:t xml:space="preserve"> </w:t>
      </w:r>
      <w:r w:rsidR="005E2FF0">
        <w:rPr>
          <w:rFonts w:ascii="Tahoma" w:eastAsia="Times New Roman" w:hAnsi="Tahoma" w:cs="Tahoma"/>
          <w:color w:val="000000"/>
        </w:rPr>
        <w:t>developed</w:t>
      </w:r>
      <w:r w:rsidRPr="00E64C81">
        <w:rPr>
          <w:rFonts w:ascii="Tahoma" w:eastAsia="Times New Roman" w:hAnsi="Tahoma" w:cs="Tahoma"/>
          <w:color w:val="000000"/>
        </w:rPr>
        <w:t xml:space="preserve"> to </w:t>
      </w:r>
      <w:r w:rsidR="001477B5">
        <w:rPr>
          <w:rFonts w:ascii="Tahoma" w:eastAsia="Times New Roman" w:hAnsi="Tahoma" w:cs="Tahoma"/>
          <w:color w:val="000000"/>
        </w:rPr>
        <w:t xml:space="preserve">exchange </w:t>
      </w:r>
      <w:r w:rsidRPr="00E64C81">
        <w:rPr>
          <w:rFonts w:ascii="Tahoma" w:eastAsia="Times New Roman" w:hAnsi="Tahoma" w:cs="Tahoma"/>
          <w:color w:val="000000"/>
        </w:rPr>
        <w:t xml:space="preserve">system models, weather data, </w:t>
      </w:r>
      <w:proofErr w:type="gramStart"/>
      <w:r w:rsidRPr="00E64C81">
        <w:rPr>
          <w:rFonts w:ascii="Tahoma" w:eastAsia="Times New Roman" w:hAnsi="Tahoma" w:cs="Tahoma"/>
          <w:color w:val="000000"/>
        </w:rPr>
        <w:t>load</w:t>
      </w:r>
      <w:proofErr w:type="gramEnd"/>
      <w:r w:rsidRPr="00E64C81">
        <w:rPr>
          <w:rFonts w:ascii="Tahoma" w:eastAsia="Times New Roman" w:hAnsi="Tahoma" w:cs="Tahoma"/>
          <w:color w:val="000000"/>
        </w:rPr>
        <w:t xml:space="preserve"> and system telemetry data between various software products as part of the suite of tools widely used by utilities, distributed resource engineers and regulators in California. </w:t>
      </w:r>
    </w:p>
    <w:p w14:paraId="6DDC3C40" w14:textId="083C4C93" w:rsidR="00CF2CE2" w:rsidRPr="00DE674C" w:rsidRDefault="00CF2CE2" w:rsidP="00DE674C">
      <w:pPr>
        <w:pStyle w:val="NormalWeb"/>
        <w:spacing w:before="0" w:beforeAutospacing="0" w:after="200" w:afterAutospacing="0"/>
        <w:textAlignment w:val="baseline"/>
        <w:rPr>
          <w:rFonts w:ascii="Tahoma" w:hAnsi="Tahoma" w:cs="Tahoma"/>
          <w:color w:val="000000"/>
        </w:rPr>
      </w:pPr>
      <w:proofErr w:type="spellStart"/>
      <w:r w:rsidRPr="00E64C81">
        <w:rPr>
          <w:rFonts w:ascii="Tahoma" w:hAnsi="Tahoma" w:cs="Tahoma"/>
          <w:color w:val="000000"/>
        </w:rPr>
        <w:t>OpenFIDO</w:t>
      </w:r>
      <w:proofErr w:type="spellEnd"/>
      <w:r w:rsidRPr="00E64C81">
        <w:rPr>
          <w:rFonts w:ascii="Tahoma" w:hAnsi="Tahoma" w:cs="Tahoma"/>
          <w:color w:val="000000"/>
        </w:rPr>
        <w:t xml:space="preserve"> identified requirements </w:t>
      </w:r>
      <w:r>
        <w:rPr>
          <w:rFonts w:ascii="Tahoma" w:hAnsi="Tahoma" w:cs="Tahoma"/>
          <w:color w:val="000000"/>
        </w:rPr>
        <w:t>for four</w:t>
      </w:r>
      <w:r w:rsidRPr="00E64C81">
        <w:rPr>
          <w:rFonts w:ascii="Tahoma" w:hAnsi="Tahoma" w:cs="Tahoma"/>
          <w:color w:val="000000"/>
        </w:rPr>
        <w:t xml:space="preserve"> electricity use-cases</w:t>
      </w:r>
      <w:r w:rsidR="00DE674C">
        <w:rPr>
          <w:rFonts w:ascii="Tahoma" w:hAnsi="Tahoma" w:cs="Tahoma"/>
          <w:color w:val="000000"/>
        </w:rPr>
        <w:t>:</w:t>
      </w:r>
      <w:r w:rsidRPr="00E64C81">
        <w:rPr>
          <w:rFonts w:ascii="Tahoma" w:hAnsi="Tahoma" w:cs="Tahoma"/>
          <w:color w:val="000000"/>
        </w:rPr>
        <w:t xml:space="preserve"> </w:t>
      </w:r>
      <w:r w:rsidR="00323F35">
        <w:rPr>
          <w:rFonts w:ascii="Tahoma" w:hAnsi="Tahoma" w:cs="Tahoma"/>
          <w:color w:val="000000"/>
        </w:rPr>
        <w:t>integration/hosting capacity analysis (ICA)</w:t>
      </w:r>
      <w:r w:rsidRPr="00E64C81">
        <w:rPr>
          <w:rFonts w:ascii="Tahoma" w:hAnsi="Tahoma" w:cs="Tahoma"/>
          <w:color w:val="000000"/>
        </w:rPr>
        <w:t>, electrification, tariff design, and resilience analysis.</w:t>
      </w:r>
      <w:r w:rsidR="00DE674C">
        <w:rPr>
          <w:rFonts w:ascii="Tahoma" w:hAnsi="Tahoma" w:cs="Tahoma"/>
          <w:color w:val="000000"/>
        </w:rPr>
        <w:t xml:space="preserve"> The system was</w:t>
      </w:r>
      <w:r w:rsidRPr="00E64C81">
        <w:rPr>
          <w:rFonts w:ascii="Tahoma" w:hAnsi="Tahoma" w:cs="Tahoma"/>
          <w:color w:val="000000"/>
        </w:rPr>
        <w:t xml:space="preserve"> delivered </w:t>
      </w:r>
      <w:proofErr w:type="gramStart"/>
      <w:r w:rsidRPr="00E64C81">
        <w:rPr>
          <w:rFonts w:ascii="Tahoma" w:hAnsi="Tahoma" w:cs="Tahoma"/>
          <w:color w:val="000000"/>
        </w:rPr>
        <w:t>open-source</w:t>
      </w:r>
      <w:proofErr w:type="gramEnd"/>
      <w:r w:rsidRPr="00E64C81">
        <w:rPr>
          <w:rFonts w:ascii="Tahoma" w:hAnsi="Tahoma" w:cs="Tahoma"/>
          <w:color w:val="000000"/>
        </w:rPr>
        <w:t xml:space="preserve"> </w:t>
      </w:r>
      <w:r w:rsidR="005D426A">
        <w:rPr>
          <w:rFonts w:ascii="Tahoma" w:hAnsi="Tahoma" w:cs="Tahoma"/>
          <w:color w:val="000000"/>
        </w:rPr>
        <w:t>through the Linux Foundation Energy</w:t>
      </w:r>
      <w:r w:rsidR="005D426A" w:rsidRPr="00E64C81">
        <w:rPr>
          <w:rFonts w:ascii="Tahoma" w:hAnsi="Tahoma" w:cs="Tahoma"/>
          <w:color w:val="000000"/>
        </w:rPr>
        <w:t xml:space="preserve"> </w:t>
      </w:r>
      <w:r w:rsidRPr="00E64C81">
        <w:rPr>
          <w:rFonts w:ascii="Tahoma" w:hAnsi="Tahoma" w:cs="Tahoma"/>
          <w:color w:val="000000"/>
        </w:rPr>
        <w:t xml:space="preserve">for </w:t>
      </w:r>
      <w:r w:rsidR="000A188C">
        <w:rPr>
          <w:rFonts w:ascii="Tahoma" w:hAnsi="Tahoma" w:cs="Tahoma"/>
          <w:color w:val="000000"/>
        </w:rPr>
        <w:t>multi-o</w:t>
      </w:r>
      <w:r w:rsidR="00DE674C" w:rsidRPr="00E64C81">
        <w:rPr>
          <w:rFonts w:ascii="Tahoma" w:hAnsi="Tahoma" w:cs="Tahoma"/>
          <w:color w:val="000000"/>
        </w:rPr>
        <w:t>rganization</w:t>
      </w:r>
      <w:r w:rsidR="00DE674C">
        <w:rPr>
          <w:rFonts w:ascii="Tahoma" w:hAnsi="Tahoma" w:cs="Tahoma"/>
          <w:color w:val="000000"/>
        </w:rPr>
        <w:t xml:space="preserve"> </w:t>
      </w:r>
      <w:r w:rsidRPr="00E64C81">
        <w:rPr>
          <w:rFonts w:ascii="Tahoma" w:hAnsi="Tahoma" w:cs="Tahoma"/>
          <w:color w:val="000000"/>
        </w:rPr>
        <w:t xml:space="preserve">interoperability </w:t>
      </w:r>
      <w:r w:rsidR="00DE674C">
        <w:rPr>
          <w:rFonts w:ascii="Tahoma" w:hAnsi="Tahoma" w:cs="Tahoma"/>
          <w:color w:val="000000"/>
        </w:rPr>
        <w:t>that runs on</w:t>
      </w:r>
      <w:r w:rsidRPr="00E64C81">
        <w:rPr>
          <w:rFonts w:ascii="Tahoma" w:hAnsi="Tahoma" w:cs="Tahoma"/>
          <w:color w:val="000000"/>
        </w:rPr>
        <w:t xml:space="preserve"> </w:t>
      </w:r>
      <w:r w:rsidR="00DE674C">
        <w:rPr>
          <w:rFonts w:ascii="Tahoma" w:hAnsi="Tahoma" w:cs="Tahoma"/>
          <w:color w:val="000000"/>
        </w:rPr>
        <w:t xml:space="preserve">individual </w:t>
      </w:r>
      <w:r w:rsidRPr="00E64C81">
        <w:rPr>
          <w:rFonts w:ascii="Tahoma" w:hAnsi="Tahoma" w:cs="Tahoma"/>
          <w:color w:val="000000"/>
        </w:rPr>
        <w:t>workstation</w:t>
      </w:r>
      <w:r w:rsidR="00DE674C">
        <w:rPr>
          <w:rFonts w:ascii="Tahoma" w:hAnsi="Tahoma" w:cs="Tahoma"/>
          <w:color w:val="000000"/>
        </w:rPr>
        <w:t>s</w:t>
      </w:r>
      <w:r w:rsidRPr="00E64C81">
        <w:rPr>
          <w:rFonts w:ascii="Tahoma" w:hAnsi="Tahoma" w:cs="Tahoma"/>
          <w:color w:val="000000"/>
        </w:rPr>
        <w:t>, on-premise servers, and cloud infrastructure services.</w:t>
      </w:r>
    </w:p>
    <w:p w14:paraId="29EBAB01" w14:textId="77777777" w:rsidR="00623AA7" w:rsidRDefault="00FC7763" w:rsidP="00632DC3">
      <w:pPr>
        <w:pStyle w:val="Heading2"/>
      </w:pPr>
      <w:bookmarkStart w:id="390" w:name="_Toc137112220"/>
      <w:permEnd w:id="955127133"/>
      <w:r w:rsidRPr="2B3DD125">
        <w:t>Background</w:t>
      </w:r>
      <w:bookmarkEnd w:id="390"/>
      <w:r>
        <w:t xml:space="preserve"> </w:t>
      </w:r>
    </w:p>
    <w:p w14:paraId="764E63F8" w14:textId="2D6A2E2A" w:rsidR="008300B9" w:rsidRDefault="008300B9" w:rsidP="008300B9">
      <w:pPr>
        <w:pStyle w:val="NormalWeb"/>
        <w:spacing w:before="0" w:beforeAutospacing="0" w:after="140" w:afterAutospacing="0"/>
        <w:rPr>
          <w:rFonts w:ascii="Tahoma" w:hAnsi="Tahoma" w:cs="Tahoma"/>
          <w:color w:val="000000"/>
        </w:rPr>
      </w:pPr>
      <w:permStart w:id="664094024" w:edGrp="everyone"/>
      <w:r w:rsidRPr="0058512F">
        <w:rPr>
          <w:rFonts w:ascii="Tahoma" w:hAnsi="Tahoma" w:cs="Tahoma"/>
          <w:color w:val="000000"/>
        </w:rPr>
        <w:t xml:space="preserve">California utilities, customers, consulting engineers and regulators need to </w:t>
      </w:r>
      <w:r w:rsidR="00370A76">
        <w:rPr>
          <w:rFonts w:ascii="Tahoma" w:hAnsi="Tahoma" w:cs="Tahoma"/>
          <w:color w:val="000000"/>
        </w:rPr>
        <w:t xml:space="preserve">reliably and consistently </w:t>
      </w:r>
      <w:r w:rsidRPr="0058512F">
        <w:rPr>
          <w:rFonts w:ascii="Tahoma" w:hAnsi="Tahoma" w:cs="Tahoma"/>
          <w:color w:val="000000"/>
        </w:rPr>
        <w:t>exchange power system data</w:t>
      </w:r>
      <w:r w:rsidR="00370A76">
        <w:rPr>
          <w:rFonts w:ascii="Tahoma" w:hAnsi="Tahoma" w:cs="Tahoma"/>
          <w:color w:val="000000"/>
        </w:rPr>
        <w:t xml:space="preserve"> and models </w:t>
      </w:r>
      <w:r w:rsidR="003D59A3">
        <w:rPr>
          <w:rFonts w:ascii="Tahoma" w:hAnsi="Tahoma" w:cs="Tahoma"/>
          <w:color w:val="000000"/>
        </w:rPr>
        <w:t xml:space="preserve">to help the state achieve its climate goals. </w:t>
      </w:r>
      <w:r w:rsidR="00F43911">
        <w:rPr>
          <w:rFonts w:ascii="Tahoma" w:hAnsi="Tahoma" w:cs="Tahoma"/>
          <w:color w:val="000000"/>
        </w:rPr>
        <w:t>For example, utility engineers and analysts specifically are required to</w:t>
      </w:r>
      <w:r w:rsidR="00F43911" w:rsidRPr="0058512F">
        <w:rPr>
          <w:rFonts w:ascii="Tahoma" w:hAnsi="Tahoma" w:cs="Tahoma"/>
          <w:color w:val="000000"/>
        </w:rPr>
        <w:t xml:space="preserve"> (1) collect data from a wide variety of sources; (2) transfer model and telemetry data between tools; and (3) </w:t>
      </w:r>
      <w:r w:rsidR="00F43911">
        <w:rPr>
          <w:rFonts w:ascii="Tahoma" w:hAnsi="Tahoma" w:cs="Tahoma"/>
          <w:color w:val="000000"/>
        </w:rPr>
        <w:t>create</w:t>
      </w:r>
      <w:r w:rsidR="00F43911" w:rsidRPr="0058512F">
        <w:rPr>
          <w:rFonts w:ascii="Tahoma" w:hAnsi="Tahoma" w:cs="Tahoma"/>
          <w:color w:val="000000"/>
        </w:rPr>
        <w:t xml:space="preserve"> permanently available reproducible results. </w:t>
      </w:r>
      <w:r w:rsidR="003D59A3">
        <w:rPr>
          <w:rFonts w:ascii="Tahoma" w:hAnsi="Tahoma" w:cs="Tahoma"/>
          <w:color w:val="000000"/>
        </w:rPr>
        <w:t>Y</w:t>
      </w:r>
      <w:r w:rsidRPr="0058512F">
        <w:rPr>
          <w:rFonts w:ascii="Tahoma" w:hAnsi="Tahoma" w:cs="Tahoma"/>
          <w:color w:val="000000"/>
        </w:rPr>
        <w:t xml:space="preserve">et this </w:t>
      </w:r>
      <w:r w:rsidR="003D59A3">
        <w:rPr>
          <w:rFonts w:ascii="Tahoma" w:hAnsi="Tahoma" w:cs="Tahoma"/>
          <w:color w:val="000000"/>
        </w:rPr>
        <w:t xml:space="preserve">process </w:t>
      </w:r>
      <w:r w:rsidRPr="0058512F">
        <w:rPr>
          <w:rFonts w:ascii="Tahoma" w:hAnsi="Tahoma" w:cs="Tahoma"/>
          <w:color w:val="000000"/>
        </w:rPr>
        <w:t>can be cumbersome and error prone, raising barriers to effective resource integration, curbing growth of these resources and limiting how quickly California can reach its climate change mitigation goals.</w:t>
      </w:r>
    </w:p>
    <w:p w14:paraId="385E15C2" w14:textId="6D4F45F8" w:rsidR="008300B9" w:rsidRPr="0058512F" w:rsidRDefault="00C67C72" w:rsidP="008300B9">
      <w:pPr>
        <w:pStyle w:val="NormalWeb"/>
        <w:spacing w:before="0" w:beforeAutospacing="0" w:after="140" w:afterAutospacing="0"/>
        <w:rPr>
          <w:rFonts w:ascii="Tahoma" w:hAnsi="Tahoma" w:cs="Tahoma"/>
          <w:color w:val="000000"/>
        </w:rPr>
      </w:pPr>
      <w:proofErr w:type="spellStart"/>
      <w:r w:rsidRPr="00E64C81">
        <w:rPr>
          <w:rFonts w:ascii="Tahoma" w:hAnsi="Tahoma" w:cs="Tahoma"/>
          <w:color w:val="000000"/>
        </w:rPr>
        <w:t>OpenFIDO</w:t>
      </w:r>
      <w:proofErr w:type="spellEnd"/>
      <w:r w:rsidRPr="00E64C81">
        <w:rPr>
          <w:rFonts w:ascii="Tahoma" w:hAnsi="Tahoma" w:cs="Tahoma"/>
          <w:color w:val="000000"/>
        </w:rPr>
        <w:t xml:space="preserve"> is designed for utility planners and grid researchers that need a tool to </w:t>
      </w:r>
      <w:proofErr w:type="gramStart"/>
      <w:r w:rsidRPr="00E64C81">
        <w:rPr>
          <w:rFonts w:ascii="Tahoma" w:hAnsi="Tahoma" w:cs="Tahoma"/>
          <w:color w:val="000000"/>
        </w:rPr>
        <w:t xml:space="preserve">quickly and </w:t>
      </w:r>
      <w:r>
        <w:rPr>
          <w:rFonts w:ascii="Tahoma" w:hAnsi="Tahoma" w:cs="Tahoma"/>
          <w:color w:val="000000"/>
        </w:rPr>
        <w:t>accurately</w:t>
      </w:r>
      <w:r w:rsidRPr="00E64C81">
        <w:rPr>
          <w:rFonts w:ascii="Tahoma" w:hAnsi="Tahoma" w:cs="Tahoma"/>
          <w:color w:val="000000"/>
        </w:rPr>
        <w:t xml:space="preserve"> move data and models</w:t>
      </w:r>
      <w:proofErr w:type="gramEnd"/>
      <w:r w:rsidRPr="00E64C81">
        <w:rPr>
          <w:rFonts w:ascii="Tahoma" w:hAnsi="Tahoma" w:cs="Tahoma"/>
          <w:color w:val="000000"/>
        </w:rPr>
        <w:t xml:space="preserve"> from one application to another </w:t>
      </w:r>
      <w:r>
        <w:rPr>
          <w:rFonts w:ascii="Tahoma" w:hAnsi="Tahoma" w:cs="Tahoma"/>
          <w:color w:val="000000"/>
        </w:rPr>
        <w:t>as part of</w:t>
      </w:r>
      <w:r w:rsidRPr="00E64C81">
        <w:rPr>
          <w:rFonts w:ascii="Tahoma" w:hAnsi="Tahoma" w:cs="Tahoma"/>
          <w:color w:val="000000"/>
        </w:rPr>
        <w:t xml:space="preserve"> their engineering, planning, and review activities. </w:t>
      </w:r>
      <w:proofErr w:type="spellStart"/>
      <w:r w:rsidRPr="00E64C81">
        <w:rPr>
          <w:rFonts w:ascii="Tahoma" w:hAnsi="Tahoma" w:cs="Tahoma"/>
          <w:color w:val="000000"/>
        </w:rPr>
        <w:t>OpenFIDO</w:t>
      </w:r>
      <w:proofErr w:type="spellEnd"/>
      <w:r w:rsidRPr="00E64C81">
        <w:rPr>
          <w:rFonts w:ascii="Tahoma" w:hAnsi="Tahoma" w:cs="Tahoma"/>
          <w:color w:val="000000"/>
        </w:rPr>
        <w:t xml:space="preserve"> supports emerging user groups such as distributed energy resource (DER) integrators and aggregators that use multiple tools to </w:t>
      </w:r>
      <w:r>
        <w:rPr>
          <w:rFonts w:ascii="Tahoma" w:hAnsi="Tahoma" w:cs="Tahoma"/>
          <w:color w:val="000000"/>
        </w:rPr>
        <w:t xml:space="preserve">analyze and </w:t>
      </w:r>
      <w:r w:rsidRPr="00E64C81">
        <w:rPr>
          <w:rFonts w:ascii="Tahoma" w:hAnsi="Tahoma" w:cs="Tahoma"/>
          <w:color w:val="000000"/>
        </w:rPr>
        <w:t xml:space="preserve">manage the grid impacts of DERs, as well as </w:t>
      </w:r>
      <w:r>
        <w:rPr>
          <w:rFonts w:ascii="Tahoma" w:hAnsi="Tahoma" w:cs="Tahoma"/>
          <w:color w:val="000000"/>
        </w:rPr>
        <w:t xml:space="preserve"> </w:t>
      </w:r>
      <w:r w:rsidRPr="00E64C81">
        <w:rPr>
          <w:rFonts w:ascii="Tahoma" w:hAnsi="Tahoma" w:cs="Tahoma"/>
          <w:color w:val="000000"/>
        </w:rPr>
        <w:t>government agencies that use these data and models in both their oversight role and identifying opportunities for new energy and climate policies</w:t>
      </w:r>
      <w:r w:rsidR="00AA2434">
        <w:rPr>
          <w:rFonts w:ascii="Tahoma" w:hAnsi="Tahoma" w:cs="Tahoma"/>
          <w:color w:val="000000"/>
        </w:rPr>
        <w:t>.</w:t>
      </w:r>
    </w:p>
    <w:p w14:paraId="0FBF0E18" w14:textId="046E2161" w:rsidR="00623AA7" w:rsidRDefault="009F3DC7" w:rsidP="00632DC3">
      <w:pPr>
        <w:pStyle w:val="Heading2"/>
      </w:pPr>
      <w:bookmarkStart w:id="391" w:name="_Toc137112221"/>
      <w:permEnd w:id="664094024"/>
      <w:r w:rsidRPr="0E452F3F">
        <w:t xml:space="preserve">Project </w:t>
      </w:r>
      <w:r w:rsidR="00FC7763" w:rsidRPr="0E452F3F">
        <w:t xml:space="preserve">Purpose </w:t>
      </w:r>
      <w:r w:rsidR="008147DA">
        <w:t>and</w:t>
      </w:r>
      <w:r w:rsidR="00FC7763" w:rsidRPr="0E452F3F">
        <w:t xml:space="preserve"> Approach</w:t>
      </w:r>
      <w:bookmarkEnd w:id="391"/>
      <w:r w:rsidR="00FC7763">
        <w:t xml:space="preserve"> </w:t>
      </w:r>
    </w:p>
    <w:p w14:paraId="3E10C441" w14:textId="1C2B1B89" w:rsidR="00326FFF" w:rsidRPr="00E64C81" w:rsidRDefault="00326FFF" w:rsidP="00326FFF">
      <w:pPr>
        <w:pStyle w:val="NormalWeb"/>
        <w:spacing w:before="0" w:beforeAutospacing="0" w:after="140" w:afterAutospacing="0"/>
        <w:rPr>
          <w:rFonts w:ascii="Tahoma" w:hAnsi="Tahoma" w:cs="Tahoma"/>
        </w:rPr>
      </w:pPr>
      <w:permStart w:id="1792097613" w:edGrp="everyone"/>
      <w:r w:rsidRPr="00E64C81">
        <w:rPr>
          <w:rFonts w:ascii="Tahoma" w:hAnsi="Tahoma" w:cs="Tahoma"/>
          <w:color w:val="000000"/>
        </w:rPr>
        <w:t xml:space="preserve">The purpose of </w:t>
      </w:r>
      <w:proofErr w:type="spellStart"/>
      <w:r w:rsidRPr="00E64C81">
        <w:rPr>
          <w:rFonts w:ascii="Tahoma" w:hAnsi="Tahoma" w:cs="Tahoma"/>
          <w:color w:val="000000"/>
        </w:rPr>
        <w:t>OpenFIDO</w:t>
      </w:r>
      <w:proofErr w:type="spellEnd"/>
      <w:r w:rsidRPr="00E64C81">
        <w:rPr>
          <w:rFonts w:ascii="Tahoma" w:hAnsi="Tahoma" w:cs="Tahoma"/>
          <w:color w:val="000000"/>
        </w:rPr>
        <w:t xml:space="preserve"> is to </w:t>
      </w:r>
      <w:r w:rsidR="004B4F96">
        <w:rPr>
          <w:rFonts w:ascii="Tahoma" w:hAnsi="Tahoma" w:cs="Tahoma"/>
          <w:color w:val="000000"/>
        </w:rPr>
        <w:t>minimize</w:t>
      </w:r>
      <w:r w:rsidR="004B4F96" w:rsidRPr="00E64C81">
        <w:rPr>
          <w:rFonts w:ascii="Tahoma" w:hAnsi="Tahoma" w:cs="Tahoma"/>
          <w:color w:val="000000"/>
        </w:rPr>
        <w:t xml:space="preserve"> </w:t>
      </w:r>
      <w:r w:rsidRPr="00E64C81">
        <w:rPr>
          <w:rFonts w:ascii="Tahoma" w:hAnsi="Tahoma" w:cs="Tahoma"/>
          <w:color w:val="000000"/>
        </w:rPr>
        <w:t xml:space="preserve">the time and effort involved in setting up models, assembling data, and running analysis of various scenarios </w:t>
      </w:r>
      <w:r w:rsidR="0002669F">
        <w:rPr>
          <w:rFonts w:ascii="Tahoma" w:hAnsi="Tahoma" w:cs="Tahoma"/>
          <w:color w:val="000000"/>
        </w:rPr>
        <w:t xml:space="preserve">and use-cases </w:t>
      </w:r>
      <w:r w:rsidRPr="00E64C81">
        <w:rPr>
          <w:rFonts w:ascii="Tahoma" w:hAnsi="Tahoma" w:cs="Tahoma"/>
          <w:color w:val="000000"/>
        </w:rPr>
        <w:t>with particular emphasis on renewable energy resource integration and energy system decarbonization. </w:t>
      </w:r>
    </w:p>
    <w:p w14:paraId="2445B700" w14:textId="3CCC1BB4" w:rsidR="00326FFF" w:rsidRPr="00E64C81" w:rsidRDefault="00326FFF" w:rsidP="00326FFF">
      <w:pPr>
        <w:pStyle w:val="NormalWeb"/>
        <w:spacing w:before="0" w:beforeAutospacing="0" w:after="140" w:afterAutospacing="0"/>
        <w:rPr>
          <w:rFonts w:ascii="Tahoma" w:hAnsi="Tahoma" w:cs="Tahoma"/>
        </w:rPr>
      </w:pPr>
      <w:r w:rsidRPr="00E64C81">
        <w:rPr>
          <w:rFonts w:ascii="Tahoma" w:hAnsi="Tahoma" w:cs="Tahoma"/>
          <w:color w:val="000000"/>
        </w:rPr>
        <w:t xml:space="preserve">The specific objectives of </w:t>
      </w:r>
      <w:proofErr w:type="spellStart"/>
      <w:r w:rsidRPr="00E64C81">
        <w:rPr>
          <w:rFonts w:ascii="Tahoma" w:hAnsi="Tahoma" w:cs="Tahoma"/>
          <w:color w:val="000000"/>
        </w:rPr>
        <w:t>OpenFIDO</w:t>
      </w:r>
      <w:proofErr w:type="spellEnd"/>
      <w:r w:rsidRPr="00E64C81">
        <w:rPr>
          <w:rFonts w:ascii="Tahoma" w:hAnsi="Tahoma" w:cs="Tahoma"/>
          <w:color w:val="000000"/>
        </w:rPr>
        <w:t xml:space="preserve"> project included the following: </w:t>
      </w:r>
    </w:p>
    <w:p w14:paraId="218A361F" w14:textId="77777777" w:rsidR="00326FFF" w:rsidRPr="00E64C81" w:rsidRDefault="00326FFF" w:rsidP="00E215F8">
      <w:pPr>
        <w:pStyle w:val="NormalWeb"/>
        <w:numPr>
          <w:ilvl w:val="0"/>
          <w:numId w:val="30"/>
        </w:numPr>
        <w:spacing w:before="0" w:beforeAutospacing="0" w:after="140" w:afterAutospacing="0"/>
        <w:textAlignment w:val="baseline"/>
        <w:rPr>
          <w:rFonts w:ascii="Tahoma" w:hAnsi="Tahoma" w:cs="Tahoma"/>
          <w:color w:val="000000"/>
        </w:rPr>
      </w:pPr>
      <w:r w:rsidRPr="00E64C81">
        <w:rPr>
          <w:rFonts w:ascii="Tahoma" w:hAnsi="Tahoma" w:cs="Tahoma"/>
          <w:color w:val="000000"/>
        </w:rPr>
        <w:t xml:space="preserve">Identify data exchange and analysis requirements by working with California's </w:t>
      </w:r>
      <w:proofErr w:type="gramStart"/>
      <w:r w:rsidRPr="00E64C81">
        <w:rPr>
          <w:rFonts w:ascii="Tahoma" w:hAnsi="Tahoma" w:cs="Tahoma"/>
          <w:color w:val="000000"/>
        </w:rPr>
        <w:t>Investor Owned</w:t>
      </w:r>
      <w:proofErr w:type="gramEnd"/>
      <w:r w:rsidRPr="00E64C81">
        <w:rPr>
          <w:rFonts w:ascii="Tahoma" w:hAnsi="Tahoma" w:cs="Tahoma"/>
          <w:color w:val="000000"/>
        </w:rPr>
        <w:t xml:space="preserve"> Utilities  (IOUs), Pacific Gas &amp; Electric, San Diego Gas &amp; Electric, and Southern California Edison, and tool vendors through understanding their planning processes; </w:t>
      </w:r>
    </w:p>
    <w:p w14:paraId="4E4B02CD" w14:textId="77777777" w:rsidR="00326FFF" w:rsidRPr="00E64C81" w:rsidRDefault="00326FFF" w:rsidP="00E215F8">
      <w:pPr>
        <w:pStyle w:val="NormalWeb"/>
        <w:numPr>
          <w:ilvl w:val="0"/>
          <w:numId w:val="30"/>
        </w:numPr>
        <w:spacing w:before="0" w:beforeAutospacing="0" w:after="140" w:afterAutospacing="0"/>
        <w:textAlignment w:val="baseline"/>
        <w:rPr>
          <w:rFonts w:ascii="Tahoma" w:hAnsi="Tahoma" w:cs="Tahoma"/>
          <w:color w:val="000000"/>
        </w:rPr>
      </w:pPr>
      <w:r w:rsidRPr="00E64C81">
        <w:rPr>
          <w:rFonts w:ascii="Tahoma" w:hAnsi="Tahoma" w:cs="Tahoma"/>
          <w:color w:val="000000"/>
        </w:rPr>
        <w:t xml:space="preserve">Develop and test a platform that can use data and models from IOUs and convert them to those used by emerging data-intensive analysis and agent-based simulation </w:t>
      </w:r>
      <w:proofErr w:type="gramStart"/>
      <w:r w:rsidRPr="00E64C81">
        <w:rPr>
          <w:rFonts w:ascii="Tahoma" w:hAnsi="Tahoma" w:cs="Tahoma"/>
          <w:color w:val="000000"/>
        </w:rPr>
        <w:t>tools;</w:t>
      </w:r>
      <w:proofErr w:type="gramEnd"/>
      <w:r w:rsidRPr="00E64C81">
        <w:rPr>
          <w:rFonts w:ascii="Tahoma" w:hAnsi="Tahoma" w:cs="Tahoma"/>
          <w:color w:val="000000"/>
        </w:rPr>
        <w:t> </w:t>
      </w:r>
    </w:p>
    <w:p w14:paraId="2EB74D83" w14:textId="6628D798" w:rsidR="00326FFF" w:rsidRPr="00E64C81" w:rsidRDefault="00326FFF" w:rsidP="00E215F8">
      <w:pPr>
        <w:pStyle w:val="NormalWeb"/>
        <w:numPr>
          <w:ilvl w:val="0"/>
          <w:numId w:val="30"/>
        </w:numPr>
        <w:spacing w:before="0" w:beforeAutospacing="0" w:after="140" w:afterAutospacing="0"/>
        <w:textAlignment w:val="baseline"/>
        <w:rPr>
          <w:rFonts w:ascii="Tahoma" w:hAnsi="Tahoma" w:cs="Tahoma"/>
          <w:color w:val="000000"/>
        </w:rPr>
      </w:pPr>
      <w:r w:rsidRPr="00E64C81">
        <w:rPr>
          <w:rFonts w:ascii="Tahoma" w:hAnsi="Tahoma" w:cs="Tahoma"/>
          <w:color w:val="000000"/>
        </w:rPr>
        <w:t xml:space="preserve">Demonstrate data exchange and analysis </w:t>
      </w:r>
      <w:r w:rsidR="00C528FF">
        <w:rPr>
          <w:rFonts w:ascii="Tahoma" w:hAnsi="Tahoma" w:cs="Tahoma"/>
          <w:color w:val="000000"/>
        </w:rPr>
        <w:t>capabilities with</w:t>
      </w:r>
      <w:r w:rsidRPr="00E64C81">
        <w:rPr>
          <w:rFonts w:ascii="Tahoma" w:hAnsi="Tahoma" w:cs="Tahoma"/>
          <w:color w:val="000000"/>
        </w:rPr>
        <w:t xml:space="preserve"> the primary use-cases identified by IOUs. </w:t>
      </w:r>
    </w:p>
    <w:p w14:paraId="492568AA" w14:textId="77777777" w:rsidR="00326FFF" w:rsidRPr="00E64C81" w:rsidRDefault="00326FFF" w:rsidP="00326FFF">
      <w:pPr>
        <w:pStyle w:val="NormalWeb"/>
        <w:spacing w:before="0" w:beforeAutospacing="0" w:after="140" w:afterAutospacing="0"/>
        <w:rPr>
          <w:rFonts w:ascii="Tahoma" w:hAnsi="Tahoma" w:cs="Tahoma"/>
        </w:rPr>
      </w:pPr>
      <w:proofErr w:type="spellStart"/>
      <w:r w:rsidRPr="00E64C81">
        <w:rPr>
          <w:rFonts w:ascii="Tahoma" w:hAnsi="Tahoma" w:cs="Tahoma"/>
          <w:color w:val="000000"/>
        </w:rPr>
        <w:lastRenderedPageBreak/>
        <w:t>OpenFIDO</w:t>
      </w:r>
      <w:proofErr w:type="spellEnd"/>
      <w:r w:rsidRPr="00E64C81">
        <w:rPr>
          <w:rFonts w:ascii="Tahoma" w:hAnsi="Tahoma" w:cs="Tahoma"/>
          <w:color w:val="000000"/>
        </w:rPr>
        <w:t xml:space="preserve"> implements a scalable data curation framework capable of (1) ingesting data from various sources, including cloud-hosted data systems, power system simulation tools, and web-based endpoints; (2) running data-intensive analysis and agent-based simulations; and (3) delivering data to external users through modern data-exchange infrastructure.</w:t>
      </w:r>
    </w:p>
    <w:p w14:paraId="10996A3A" w14:textId="40B7AC8D" w:rsidR="00326FFF" w:rsidRPr="00E64C81" w:rsidRDefault="00326FFF" w:rsidP="00323F35">
      <w:pPr>
        <w:pStyle w:val="NormalWeb"/>
        <w:spacing w:before="0" w:beforeAutospacing="0" w:after="140" w:afterAutospacing="0"/>
        <w:rPr>
          <w:rFonts w:ascii="Tahoma" w:hAnsi="Tahoma" w:cs="Tahoma"/>
        </w:rPr>
      </w:pPr>
      <w:proofErr w:type="spellStart"/>
      <w:r w:rsidRPr="00E64C81">
        <w:rPr>
          <w:rFonts w:ascii="Tahoma" w:hAnsi="Tahoma" w:cs="Tahoma"/>
          <w:color w:val="000000"/>
        </w:rPr>
        <w:t>OpenFIDO</w:t>
      </w:r>
      <w:proofErr w:type="spellEnd"/>
      <w:r w:rsidRPr="00E64C81">
        <w:rPr>
          <w:rFonts w:ascii="Tahoma" w:hAnsi="Tahoma" w:cs="Tahoma"/>
          <w:color w:val="000000"/>
        </w:rPr>
        <w:t xml:space="preserve"> builds upon several capabilities introduced in the DOE VADER system </w:t>
      </w:r>
      <w:r w:rsidR="001C439E">
        <w:rPr>
          <w:rFonts w:ascii="Tahoma" w:hAnsi="Tahoma" w:cs="Tahoma"/>
          <w:color w:val="000000"/>
        </w:rPr>
        <w:t>(</w:t>
      </w:r>
      <w:proofErr w:type="spellStart"/>
      <w:r w:rsidR="001C439E">
        <w:rPr>
          <w:rFonts w:ascii="Tahoma" w:hAnsi="Tahoma" w:cs="Tahoma"/>
          <w:color w:val="000000"/>
        </w:rPr>
        <w:t>Sevlian</w:t>
      </w:r>
      <w:proofErr w:type="spellEnd"/>
      <w:r w:rsidR="001C439E">
        <w:rPr>
          <w:rFonts w:ascii="Tahoma" w:hAnsi="Tahoma" w:cs="Tahoma"/>
          <w:color w:val="000000"/>
        </w:rPr>
        <w:t xml:space="preserve"> 2017)</w:t>
      </w:r>
      <w:r w:rsidRPr="00E64C81">
        <w:rPr>
          <w:rFonts w:ascii="Tahoma" w:hAnsi="Tahoma" w:cs="Tahoma"/>
          <w:color w:val="000000"/>
        </w:rPr>
        <w:t>, a scalable data management platform. </w:t>
      </w:r>
      <w:proofErr w:type="spellStart"/>
      <w:r w:rsidRPr="00E64C81">
        <w:rPr>
          <w:rFonts w:ascii="Tahoma" w:hAnsi="Tahoma" w:cs="Tahoma"/>
          <w:color w:val="000000"/>
        </w:rPr>
        <w:t>OpenFIDO</w:t>
      </w:r>
      <w:proofErr w:type="spellEnd"/>
      <w:r w:rsidRPr="00E64C81">
        <w:rPr>
          <w:rFonts w:ascii="Tahoma" w:hAnsi="Tahoma" w:cs="Tahoma"/>
          <w:color w:val="000000"/>
        </w:rPr>
        <w:t xml:space="preserve"> has </w:t>
      </w:r>
      <w:r w:rsidR="0030401D">
        <w:rPr>
          <w:rFonts w:ascii="Tahoma" w:hAnsi="Tahoma" w:cs="Tahoma"/>
          <w:color w:val="000000"/>
        </w:rPr>
        <w:t>three</w:t>
      </w:r>
      <w:r w:rsidRPr="00E64C81">
        <w:rPr>
          <w:rFonts w:ascii="Tahoma" w:hAnsi="Tahoma" w:cs="Tahoma"/>
          <w:color w:val="000000"/>
        </w:rPr>
        <w:t xml:space="preserve"> core components that are oriented toward highly efficient, scalable, and customizable data processing: methods, pipelines, and workflows. Each component builds on the previous in a self-similar architecture that facilitates speed, diverse execution environments, and open-source distribution</w:t>
      </w:r>
      <w:r w:rsidR="00323F35">
        <w:rPr>
          <w:rFonts w:ascii="Tahoma" w:hAnsi="Tahoma" w:cs="Tahoma"/>
          <w:color w:val="000000"/>
        </w:rPr>
        <w:t>.</w:t>
      </w:r>
      <w:r w:rsidR="00323F35" w:rsidDel="00323F35">
        <w:rPr>
          <w:rStyle w:val="CommentReference"/>
          <w:rFonts w:ascii="Arial" w:eastAsia="SimSun" w:hAnsi="Arial"/>
        </w:rPr>
        <w:t xml:space="preserve"> </w:t>
      </w:r>
      <w:r w:rsidRPr="00E64C81">
        <w:rPr>
          <w:rFonts w:ascii="Tahoma" w:hAnsi="Tahoma" w:cs="Tahoma"/>
          <w:color w:val="000000"/>
        </w:rPr>
        <w:t xml:space="preserve">Methods are primitive data operations needed to perform basic data processing functions, such as obtaining data from remote sources, manipulating data, and delivering data to endpoints for access by other tools. </w:t>
      </w:r>
      <w:r w:rsidR="00323F35">
        <w:rPr>
          <w:rFonts w:ascii="Tahoma" w:hAnsi="Tahoma" w:cs="Tahoma"/>
        </w:rPr>
        <w:t xml:space="preserve"> </w:t>
      </w:r>
      <w:r w:rsidRPr="00E64C81">
        <w:rPr>
          <w:rFonts w:ascii="Tahoma" w:hAnsi="Tahoma" w:cs="Tahoma"/>
          <w:color w:val="000000"/>
        </w:rPr>
        <w:t xml:space="preserve">Pipelines are simple data operations that require zero or more inputs, perform multiple data processing steps, and generate one or more outputs. Pipelines are always composed of zero or more methods that must be executed in series. </w:t>
      </w:r>
      <w:r w:rsidR="00323F35">
        <w:rPr>
          <w:rFonts w:ascii="Tahoma" w:hAnsi="Tahoma" w:cs="Tahoma"/>
          <w:b/>
          <w:bCs/>
          <w:color w:val="000000"/>
        </w:rPr>
        <w:t xml:space="preserve"> </w:t>
      </w:r>
      <w:r w:rsidRPr="00E64C81">
        <w:rPr>
          <w:rFonts w:ascii="Tahoma" w:hAnsi="Tahoma" w:cs="Tahoma"/>
          <w:color w:val="000000"/>
        </w:rPr>
        <w:t xml:space="preserve">Workflows are complex data operations that require zero or more inputs, perform multiple data processing steps, and generate one or more outputs. Workflows are always composed of two or more </w:t>
      </w:r>
      <w:r w:rsidR="00AA23BB">
        <w:rPr>
          <w:rFonts w:ascii="Tahoma" w:hAnsi="Tahoma" w:cs="Tahoma"/>
          <w:color w:val="000000"/>
        </w:rPr>
        <w:t>pipelines</w:t>
      </w:r>
      <w:r w:rsidRPr="00E64C81">
        <w:rPr>
          <w:rFonts w:ascii="Tahoma" w:hAnsi="Tahoma" w:cs="Tahoma"/>
          <w:color w:val="000000"/>
        </w:rPr>
        <w:t xml:space="preserve"> that can be executed in parallel. </w:t>
      </w:r>
    </w:p>
    <w:p w14:paraId="688CFFA5" w14:textId="77777777" w:rsidR="00326FFF" w:rsidRPr="00E64C81" w:rsidRDefault="00326FFF" w:rsidP="00326FFF">
      <w:pPr>
        <w:pStyle w:val="NormalWeb"/>
        <w:spacing w:before="0" w:beforeAutospacing="0" w:after="140" w:afterAutospacing="0"/>
        <w:rPr>
          <w:rFonts w:ascii="Tahoma" w:hAnsi="Tahoma" w:cs="Tahoma"/>
        </w:rPr>
      </w:pPr>
      <w:proofErr w:type="spellStart"/>
      <w:r w:rsidRPr="00E64C81">
        <w:rPr>
          <w:rFonts w:ascii="Tahoma" w:hAnsi="Tahoma" w:cs="Tahoma"/>
          <w:color w:val="000000"/>
        </w:rPr>
        <w:t>OpenFIDO</w:t>
      </w:r>
      <w:proofErr w:type="spellEnd"/>
      <w:r w:rsidRPr="00E64C81">
        <w:rPr>
          <w:rFonts w:ascii="Tahoma" w:hAnsi="Tahoma" w:cs="Tahoma"/>
          <w:color w:val="000000"/>
        </w:rPr>
        <w:t xml:space="preserve"> was developed using the following approach:</w:t>
      </w:r>
    </w:p>
    <w:p w14:paraId="04385AB6" w14:textId="5AEE572B" w:rsidR="00326FFF" w:rsidRPr="00E64C81" w:rsidRDefault="002842AE" w:rsidP="00E215F8">
      <w:pPr>
        <w:pStyle w:val="NormalWeb"/>
        <w:numPr>
          <w:ilvl w:val="0"/>
          <w:numId w:val="31"/>
        </w:numPr>
        <w:spacing w:before="0" w:beforeAutospacing="0" w:after="200" w:afterAutospacing="0"/>
        <w:textAlignment w:val="baseline"/>
        <w:rPr>
          <w:rFonts w:ascii="Tahoma" w:hAnsi="Tahoma" w:cs="Tahoma"/>
          <w:color w:val="000000"/>
        </w:rPr>
      </w:pPr>
      <w:r>
        <w:rPr>
          <w:rFonts w:ascii="Tahoma" w:hAnsi="Tahoma" w:cs="Tahoma"/>
          <w:color w:val="000000"/>
        </w:rPr>
        <w:t xml:space="preserve">Conduct </w:t>
      </w:r>
      <w:r w:rsidR="002C03A4">
        <w:rPr>
          <w:rFonts w:ascii="Tahoma" w:hAnsi="Tahoma" w:cs="Tahoma"/>
          <w:color w:val="000000"/>
        </w:rPr>
        <w:t>w</w:t>
      </w:r>
      <w:r w:rsidR="00326FFF" w:rsidRPr="00E64C81">
        <w:rPr>
          <w:rFonts w:ascii="Tahoma" w:hAnsi="Tahoma" w:cs="Tahoma"/>
          <w:color w:val="000000"/>
        </w:rPr>
        <w:t xml:space="preserve">orkshops and interview utility engineers and potential users to gather use-cases and data requirements. Two workshops were </w:t>
      </w:r>
      <w:proofErr w:type="gramStart"/>
      <w:r w:rsidR="00326FFF" w:rsidRPr="00E64C81">
        <w:rPr>
          <w:rFonts w:ascii="Tahoma" w:hAnsi="Tahoma" w:cs="Tahoma"/>
          <w:color w:val="000000"/>
        </w:rPr>
        <w:t>held</w:t>
      </w:r>
      <w:proofErr w:type="gramEnd"/>
      <w:r w:rsidR="00326FFF" w:rsidRPr="00E64C81">
        <w:rPr>
          <w:rFonts w:ascii="Tahoma" w:hAnsi="Tahoma" w:cs="Tahoma"/>
          <w:color w:val="000000"/>
        </w:rPr>
        <w:t xml:space="preserve"> and interviews </w:t>
      </w:r>
      <w:r w:rsidR="002C03A4">
        <w:rPr>
          <w:rFonts w:ascii="Tahoma" w:hAnsi="Tahoma" w:cs="Tahoma"/>
          <w:color w:val="000000"/>
        </w:rPr>
        <w:t xml:space="preserve">were </w:t>
      </w:r>
      <w:r w:rsidR="00326FFF" w:rsidRPr="00E64C81">
        <w:rPr>
          <w:rFonts w:ascii="Tahoma" w:hAnsi="Tahoma" w:cs="Tahoma"/>
          <w:color w:val="000000"/>
        </w:rPr>
        <w:t>conducted with IOU, municipal, and cooperative utilities, reliability organizations, government agency users, vendors and consultants as well as a select group of people who have served in technical advisory groups. The interviews provided insight into the data handling requirements among various tools used in the process of planning distribution systems. </w:t>
      </w:r>
    </w:p>
    <w:p w14:paraId="00FCBA5C" w14:textId="77777777" w:rsidR="00326FFF" w:rsidRPr="00E64C81" w:rsidRDefault="00326FFF" w:rsidP="00E215F8">
      <w:pPr>
        <w:pStyle w:val="NormalWeb"/>
        <w:numPr>
          <w:ilvl w:val="0"/>
          <w:numId w:val="31"/>
        </w:numPr>
        <w:spacing w:before="0" w:beforeAutospacing="0" w:after="200" w:afterAutospacing="0"/>
        <w:textAlignment w:val="baseline"/>
        <w:rPr>
          <w:rFonts w:ascii="Tahoma" w:hAnsi="Tahoma" w:cs="Tahoma"/>
          <w:color w:val="000000"/>
        </w:rPr>
      </w:pPr>
      <w:r w:rsidRPr="00E64C81">
        <w:rPr>
          <w:rFonts w:ascii="Tahoma" w:hAnsi="Tahoma" w:cs="Tahoma"/>
          <w:color w:val="000000"/>
        </w:rPr>
        <w:t>Develop a platform to support planning process data exchange: The platform comprises the methods, processing pipelines, and analysis workflows described above. The platform also delivers the data handling tools and services to convert data to and from different power system tools used by the industry.    </w:t>
      </w:r>
    </w:p>
    <w:p w14:paraId="7A85FE69" w14:textId="77777777" w:rsidR="00326FFF" w:rsidRPr="00E64C81" w:rsidRDefault="00326FFF" w:rsidP="00E215F8">
      <w:pPr>
        <w:pStyle w:val="NormalWeb"/>
        <w:numPr>
          <w:ilvl w:val="0"/>
          <w:numId w:val="31"/>
        </w:numPr>
        <w:spacing w:before="0" w:beforeAutospacing="0" w:after="200" w:afterAutospacing="0"/>
        <w:textAlignment w:val="baseline"/>
        <w:rPr>
          <w:rFonts w:ascii="Tahoma" w:hAnsi="Tahoma" w:cs="Tahoma"/>
          <w:color w:val="000000"/>
        </w:rPr>
      </w:pPr>
      <w:r w:rsidRPr="00E64C81">
        <w:rPr>
          <w:rFonts w:ascii="Tahoma" w:hAnsi="Tahoma" w:cs="Tahoma"/>
          <w:color w:val="000000"/>
        </w:rPr>
        <w:t>Gather sample datasets: Sample data and model files were collected from the industry to test and validate the framework. </w:t>
      </w:r>
    </w:p>
    <w:p w14:paraId="017DFBAF" w14:textId="77777777" w:rsidR="00326FFF" w:rsidRPr="00E64C81" w:rsidRDefault="00326FFF" w:rsidP="00E215F8">
      <w:pPr>
        <w:pStyle w:val="NormalWeb"/>
        <w:numPr>
          <w:ilvl w:val="0"/>
          <w:numId w:val="31"/>
        </w:numPr>
        <w:spacing w:before="0" w:beforeAutospacing="0" w:after="200" w:afterAutospacing="0"/>
        <w:textAlignment w:val="baseline"/>
        <w:rPr>
          <w:rFonts w:ascii="Tahoma" w:hAnsi="Tahoma" w:cs="Tahoma"/>
          <w:color w:val="000000"/>
        </w:rPr>
      </w:pPr>
      <w:r w:rsidRPr="00E64C81">
        <w:rPr>
          <w:rFonts w:ascii="Tahoma" w:hAnsi="Tahoma" w:cs="Tahoma"/>
          <w:color w:val="000000"/>
        </w:rPr>
        <w:t>Design and Develop data architecture for the data interchange platform: Presence Product Group designed the system architecture to meet the needs of users and developers. </w:t>
      </w:r>
    </w:p>
    <w:p w14:paraId="592D190D" w14:textId="77777777" w:rsidR="00326FFF" w:rsidRPr="00E64C81" w:rsidRDefault="00326FFF" w:rsidP="00E215F8">
      <w:pPr>
        <w:pStyle w:val="NormalWeb"/>
        <w:numPr>
          <w:ilvl w:val="0"/>
          <w:numId w:val="31"/>
        </w:numPr>
        <w:spacing w:before="0" w:beforeAutospacing="0" w:after="200" w:afterAutospacing="0"/>
        <w:textAlignment w:val="baseline"/>
        <w:rPr>
          <w:rFonts w:ascii="Tahoma" w:hAnsi="Tahoma" w:cs="Tahoma"/>
          <w:color w:val="000000"/>
        </w:rPr>
      </w:pPr>
      <w:r w:rsidRPr="00E64C81">
        <w:rPr>
          <w:rFonts w:ascii="Tahoma" w:hAnsi="Tahoma" w:cs="Tahoma"/>
          <w:color w:val="000000"/>
        </w:rPr>
        <w:t xml:space="preserve">Develop and test platform features using real-world use cases: The platform was tested and validated for four use-cases identified by the project team in collaboration with two other CEC-funded projects, </w:t>
      </w:r>
      <w:proofErr w:type="spellStart"/>
      <w:r w:rsidRPr="00E64C81">
        <w:rPr>
          <w:rFonts w:ascii="Tahoma" w:hAnsi="Tahoma" w:cs="Tahoma"/>
          <w:color w:val="000000"/>
        </w:rPr>
        <w:t>HiPAS</w:t>
      </w:r>
      <w:proofErr w:type="spellEnd"/>
      <w:r w:rsidRPr="00E64C81">
        <w:rPr>
          <w:rFonts w:ascii="Tahoma" w:hAnsi="Tahoma" w:cs="Tahoma"/>
          <w:color w:val="000000"/>
        </w:rPr>
        <w:t xml:space="preserve"> (EPC-17-046) and GLOW (EPC-17-043):</w:t>
      </w:r>
    </w:p>
    <w:p w14:paraId="3226F592" w14:textId="52ECDFAF" w:rsidR="00326FFF" w:rsidRPr="00E64C81" w:rsidRDefault="00326FFF" w:rsidP="00E215F8">
      <w:pPr>
        <w:pStyle w:val="NormalWeb"/>
        <w:numPr>
          <w:ilvl w:val="1"/>
          <w:numId w:val="32"/>
        </w:numPr>
        <w:spacing w:before="0" w:beforeAutospacing="0" w:after="200" w:afterAutospacing="0"/>
        <w:ind w:left="1080"/>
        <w:textAlignment w:val="baseline"/>
        <w:rPr>
          <w:rFonts w:ascii="Tahoma" w:hAnsi="Tahoma" w:cs="Tahoma"/>
          <w:color w:val="000000"/>
        </w:rPr>
      </w:pPr>
      <w:r w:rsidRPr="00E64C81">
        <w:rPr>
          <w:rFonts w:ascii="Tahoma" w:hAnsi="Tahoma" w:cs="Tahoma"/>
          <w:b/>
          <w:bCs/>
          <w:color w:val="000000"/>
        </w:rPr>
        <w:t>Integration capacity analysis (ICA)</w:t>
      </w:r>
      <w:r w:rsidRPr="00E64C81">
        <w:rPr>
          <w:rFonts w:ascii="Tahoma" w:hAnsi="Tahoma" w:cs="Tahoma"/>
          <w:b/>
          <w:color w:val="000000"/>
        </w:rPr>
        <w:t>:</w:t>
      </w:r>
      <w:r w:rsidRPr="00E64C81">
        <w:rPr>
          <w:rFonts w:ascii="Tahoma" w:hAnsi="Tahoma" w:cs="Tahoma"/>
          <w:color w:val="000000"/>
        </w:rPr>
        <w:t xml:space="preserve"> utilities need to complete system-wide </w:t>
      </w:r>
      <w:r w:rsidR="0043277B">
        <w:rPr>
          <w:rFonts w:ascii="Tahoma" w:hAnsi="Tahoma" w:cs="Tahoma"/>
          <w:color w:val="000000"/>
        </w:rPr>
        <w:t>hosting capacity analysis</w:t>
      </w:r>
      <w:r w:rsidRPr="00E64C81">
        <w:rPr>
          <w:rFonts w:ascii="Tahoma" w:hAnsi="Tahoma" w:cs="Tahoma"/>
          <w:color w:val="000000"/>
        </w:rPr>
        <w:t xml:space="preserve"> to determine the maximum node-level </w:t>
      </w:r>
      <w:r w:rsidR="005D46B2">
        <w:rPr>
          <w:rFonts w:ascii="Tahoma" w:hAnsi="Tahoma" w:cs="Tahoma"/>
          <w:color w:val="000000"/>
        </w:rPr>
        <w:t>resource integration limit</w:t>
      </w:r>
      <w:r w:rsidRPr="00E64C81">
        <w:rPr>
          <w:rFonts w:ascii="Tahoma" w:hAnsi="Tahoma" w:cs="Tahoma"/>
          <w:color w:val="000000"/>
        </w:rPr>
        <w:t xml:space="preserve"> for a circuit to remain within key power system criteria.  </w:t>
      </w:r>
    </w:p>
    <w:p w14:paraId="1BA7ABEC" w14:textId="12C15C00" w:rsidR="00326FFF" w:rsidRPr="00E64C81" w:rsidRDefault="00326FFF" w:rsidP="00E215F8">
      <w:pPr>
        <w:pStyle w:val="NormalWeb"/>
        <w:numPr>
          <w:ilvl w:val="1"/>
          <w:numId w:val="32"/>
        </w:numPr>
        <w:spacing w:before="0" w:beforeAutospacing="0" w:after="200" w:afterAutospacing="0"/>
        <w:ind w:left="1080"/>
        <w:textAlignment w:val="baseline"/>
        <w:rPr>
          <w:rFonts w:ascii="Tahoma" w:hAnsi="Tahoma" w:cs="Tahoma"/>
          <w:color w:val="000000"/>
        </w:rPr>
      </w:pPr>
      <w:r w:rsidRPr="00E64C81">
        <w:rPr>
          <w:rFonts w:ascii="Tahoma" w:hAnsi="Tahoma" w:cs="Tahoma"/>
          <w:b/>
          <w:bCs/>
          <w:color w:val="000000"/>
        </w:rPr>
        <w:lastRenderedPageBreak/>
        <w:t>End-use electrification</w:t>
      </w:r>
      <w:r w:rsidRPr="00E64C81">
        <w:rPr>
          <w:rFonts w:ascii="Tahoma" w:hAnsi="Tahoma" w:cs="Tahoma"/>
          <w:b/>
          <w:color w:val="000000"/>
        </w:rPr>
        <w:t>:</w:t>
      </w:r>
      <w:r w:rsidRPr="00E64C81">
        <w:rPr>
          <w:rFonts w:ascii="Tahoma" w:hAnsi="Tahoma" w:cs="Tahoma"/>
          <w:color w:val="000000"/>
        </w:rPr>
        <w:t xml:space="preserve"> utilities need to study the impact of increasing electrification of fossil</w:t>
      </w:r>
      <w:r w:rsidR="00FE4307">
        <w:rPr>
          <w:rFonts w:ascii="Tahoma" w:hAnsi="Tahoma" w:cs="Tahoma"/>
          <w:color w:val="000000"/>
        </w:rPr>
        <w:t>-fueled</w:t>
      </w:r>
      <w:r w:rsidRPr="00E64C81">
        <w:rPr>
          <w:rFonts w:ascii="Tahoma" w:hAnsi="Tahoma" w:cs="Tahoma"/>
          <w:color w:val="000000"/>
        </w:rPr>
        <w:t xml:space="preserve"> end-use loads, specifically heating, cooking, hot water, clothes drying, and light</w:t>
      </w:r>
      <w:r w:rsidR="00DB5BC4">
        <w:rPr>
          <w:rFonts w:ascii="Tahoma" w:hAnsi="Tahoma" w:cs="Tahoma"/>
          <w:color w:val="000000"/>
        </w:rPr>
        <w:t xml:space="preserve">-duty </w:t>
      </w:r>
      <w:r w:rsidRPr="00E64C81">
        <w:rPr>
          <w:rFonts w:ascii="Tahoma" w:hAnsi="Tahoma" w:cs="Tahoma"/>
          <w:color w:val="000000"/>
        </w:rPr>
        <w:t>vehicles.</w:t>
      </w:r>
    </w:p>
    <w:p w14:paraId="0A7B33F6" w14:textId="77777777" w:rsidR="00326FFF" w:rsidRPr="00E64C81" w:rsidRDefault="00326FFF" w:rsidP="00E215F8">
      <w:pPr>
        <w:pStyle w:val="NormalWeb"/>
        <w:numPr>
          <w:ilvl w:val="1"/>
          <w:numId w:val="32"/>
        </w:numPr>
        <w:spacing w:before="0" w:beforeAutospacing="0" w:after="200" w:afterAutospacing="0"/>
        <w:ind w:left="1080"/>
        <w:textAlignment w:val="baseline"/>
        <w:rPr>
          <w:rFonts w:ascii="Tahoma" w:hAnsi="Tahoma" w:cs="Tahoma"/>
          <w:color w:val="000000"/>
        </w:rPr>
      </w:pPr>
      <w:r w:rsidRPr="00E64C81">
        <w:rPr>
          <w:rFonts w:ascii="Tahoma" w:hAnsi="Tahoma" w:cs="Tahoma"/>
          <w:b/>
          <w:bCs/>
          <w:color w:val="000000"/>
        </w:rPr>
        <w:t>Tariff design</w:t>
      </w:r>
      <w:r w:rsidRPr="00E64C81">
        <w:rPr>
          <w:rFonts w:ascii="Tahoma" w:hAnsi="Tahoma" w:cs="Tahoma"/>
          <w:b/>
          <w:color w:val="000000"/>
        </w:rPr>
        <w:t>:</w:t>
      </w:r>
      <w:r w:rsidRPr="00E64C81">
        <w:rPr>
          <w:rFonts w:ascii="Tahoma" w:hAnsi="Tahoma" w:cs="Tahoma"/>
          <w:color w:val="000000"/>
        </w:rPr>
        <w:t xml:space="preserve"> utilities need to study the revenue impacts of emerging technologies and planning scenarios that include high penetration of DER and end-use electrification.</w:t>
      </w:r>
    </w:p>
    <w:p w14:paraId="338512D3" w14:textId="77777777" w:rsidR="00326FFF" w:rsidRPr="00E64C81" w:rsidRDefault="00326FFF" w:rsidP="00E215F8">
      <w:pPr>
        <w:pStyle w:val="NormalWeb"/>
        <w:numPr>
          <w:ilvl w:val="1"/>
          <w:numId w:val="32"/>
        </w:numPr>
        <w:spacing w:before="0" w:beforeAutospacing="0" w:after="200" w:afterAutospacing="0"/>
        <w:ind w:left="1080"/>
        <w:textAlignment w:val="baseline"/>
        <w:rPr>
          <w:rFonts w:ascii="Tahoma" w:hAnsi="Tahoma" w:cs="Tahoma"/>
          <w:color w:val="000000"/>
        </w:rPr>
      </w:pPr>
      <w:r w:rsidRPr="00E64C81">
        <w:rPr>
          <w:rFonts w:ascii="Tahoma" w:hAnsi="Tahoma" w:cs="Tahoma"/>
          <w:b/>
          <w:bCs/>
          <w:color w:val="000000"/>
        </w:rPr>
        <w:t>Resilience analysis</w:t>
      </w:r>
      <w:r w:rsidRPr="00E64C81">
        <w:rPr>
          <w:rFonts w:ascii="Tahoma" w:hAnsi="Tahoma" w:cs="Tahoma"/>
          <w:b/>
          <w:color w:val="000000"/>
        </w:rPr>
        <w:t xml:space="preserve">: </w:t>
      </w:r>
      <w:r w:rsidRPr="00E64C81">
        <w:rPr>
          <w:rFonts w:ascii="Tahoma" w:hAnsi="Tahoma" w:cs="Tahoma"/>
          <w:color w:val="000000"/>
        </w:rPr>
        <w:t>utilities need to study the resilience impacts of emerging technologies that support high penetration of DER and end-use electrification in the presence of increasing climate change impacts on system operations and planning.</w:t>
      </w:r>
    </w:p>
    <w:p w14:paraId="3E67406C" w14:textId="42D84943" w:rsidR="00326FFF" w:rsidRPr="00E64C81" w:rsidRDefault="00326FFF" w:rsidP="00E215F8">
      <w:pPr>
        <w:pStyle w:val="NormalWeb"/>
        <w:numPr>
          <w:ilvl w:val="0"/>
          <w:numId w:val="32"/>
        </w:numPr>
        <w:spacing w:before="0" w:beforeAutospacing="0" w:after="200" w:afterAutospacing="0"/>
        <w:textAlignment w:val="baseline"/>
        <w:rPr>
          <w:rFonts w:ascii="Tahoma" w:hAnsi="Tahoma" w:cs="Tahoma"/>
          <w:color w:val="000000"/>
        </w:rPr>
      </w:pPr>
      <w:r w:rsidRPr="00E64C81">
        <w:rPr>
          <w:rFonts w:ascii="Tahoma" w:hAnsi="Tahoma" w:cs="Tahoma"/>
          <w:color w:val="000000"/>
        </w:rPr>
        <w:t xml:space="preserve">Organize technology workshops and plan the commercialization of </w:t>
      </w:r>
      <w:proofErr w:type="spellStart"/>
      <w:r w:rsidRPr="00E64C81">
        <w:rPr>
          <w:rFonts w:ascii="Tahoma" w:hAnsi="Tahoma" w:cs="Tahoma"/>
          <w:color w:val="000000"/>
        </w:rPr>
        <w:t>OpenFIDO</w:t>
      </w:r>
      <w:proofErr w:type="spellEnd"/>
      <w:r w:rsidRPr="00E64C81">
        <w:rPr>
          <w:rFonts w:ascii="Tahoma" w:hAnsi="Tahoma" w:cs="Tahoma"/>
          <w:color w:val="000000"/>
        </w:rPr>
        <w:t>.</w:t>
      </w:r>
    </w:p>
    <w:p w14:paraId="6C3E87C2" w14:textId="198AD861" w:rsidR="00623AA7" w:rsidRDefault="00FC7763" w:rsidP="00632DC3">
      <w:pPr>
        <w:pStyle w:val="Heading2"/>
      </w:pPr>
      <w:bookmarkStart w:id="392" w:name="_Toc137112222"/>
      <w:permEnd w:id="1792097613"/>
      <w:r w:rsidRPr="0E452F3F">
        <w:t>Key Results</w:t>
      </w:r>
      <w:bookmarkEnd w:id="392"/>
      <w:r>
        <w:t xml:space="preserve"> </w:t>
      </w:r>
    </w:p>
    <w:p w14:paraId="05BD646E" w14:textId="77777777" w:rsidR="00326FFF" w:rsidRPr="00E64C81" w:rsidRDefault="00326FFF" w:rsidP="00326FFF">
      <w:pPr>
        <w:pStyle w:val="NormalWeb"/>
        <w:spacing w:before="0" w:beforeAutospacing="0" w:after="200" w:afterAutospacing="0"/>
        <w:rPr>
          <w:rFonts w:ascii="Tahoma" w:hAnsi="Tahoma" w:cs="Tahoma"/>
        </w:rPr>
      </w:pPr>
      <w:permStart w:id="1175521268" w:edGrp="everyone"/>
      <w:r w:rsidRPr="00E64C81">
        <w:rPr>
          <w:rFonts w:ascii="Tahoma" w:hAnsi="Tahoma" w:cs="Tahoma"/>
          <w:color w:val="000000"/>
        </w:rPr>
        <w:t xml:space="preserve">The </w:t>
      </w:r>
      <w:proofErr w:type="spellStart"/>
      <w:r w:rsidRPr="00E64C81">
        <w:rPr>
          <w:rFonts w:ascii="Tahoma" w:hAnsi="Tahoma" w:cs="Tahoma"/>
          <w:color w:val="000000"/>
        </w:rPr>
        <w:t>OpenFIDO</w:t>
      </w:r>
      <w:proofErr w:type="spellEnd"/>
      <w:r w:rsidRPr="00E64C81">
        <w:rPr>
          <w:rFonts w:ascii="Tahoma" w:hAnsi="Tahoma" w:cs="Tahoma"/>
          <w:color w:val="000000"/>
        </w:rPr>
        <w:t xml:space="preserve"> project achieved </w:t>
      </w:r>
      <w:commentRangeStart w:id="393"/>
      <w:r w:rsidRPr="00E64C81">
        <w:rPr>
          <w:rFonts w:ascii="Tahoma" w:hAnsi="Tahoma" w:cs="Tahoma"/>
          <w:color w:val="000000"/>
        </w:rPr>
        <w:t xml:space="preserve">four important results </w:t>
      </w:r>
      <w:commentRangeEnd w:id="393"/>
      <w:r w:rsidR="001D40ED">
        <w:rPr>
          <w:rStyle w:val="CommentReference"/>
          <w:rFonts w:ascii="Arial" w:eastAsia="SimSun" w:hAnsi="Arial"/>
        </w:rPr>
        <w:commentReference w:id="393"/>
      </w:r>
      <w:r w:rsidRPr="00E64C81">
        <w:rPr>
          <w:rFonts w:ascii="Tahoma" w:hAnsi="Tahoma" w:cs="Tahoma"/>
          <w:color w:val="000000"/>
        </w:rPr>
        <w:t>that addressed the challenge of open data analytics for electric utilities.</w:t>
      </w:r>
    </w:p>
    <w:p w14:paraId="4DC28323" w14:textId="7DFBC053" w:rsidR="00326FFF" w:rsidRPr="00E64C81" w:rsidRDefault="00326FFF" w:rsidP="00E215F8">
      <w:pPr>
        <w:pStyle w:val="NormalWeb"/>
        <w:numPr>
          <w:ilvl w:val="0"/>
          <w:numId w:val="33"/>
        </w:numPr>
        <w:spacing w:before="0" w:beforeAutospacing="0" w:after="200" w:afterAutospacing="0"/>
        <w:textAlignment w:val="baseline"/>
        <w:rPr>
          <w:rFonts w:ascii="Tahoma" w:hAnsi="Tahoma" w:cs="Tahoma"/>
          <w:color w:val="000000"/>
        </w:rPr>
      </w:pPr>
      <w:proofErr w:type="spellStart"/>
      <w:r w:rsidRPr="00E64C81">
        <w:rPr>
          <w:rFonts w:ascii="Tahoma" w:hAnsi="Tahoma" w:cs="Tahoma"/>
          <w:color w:val="000000"/>
        </w:rPr>
        <w:t>OpenFIDO</w:t>
      </w:r>
      <w:proofErr w:type="spellEnd"/>
      <w:r w:rsidRPr="00E64C81">
        <w:rPr>
          <w:rFonts w:ascii="Tahoma" w:hAnsi="Tahoma" w:cs="Tahoma"/>
          <w:color w:val="000000"/>
        </w:rPr>
        <w:t xml:space="preserve"> identified the </w:t>
      </w:r>
      <w:commentRangeStart w:id="394"/>
      <w:r w:rsidRPr="00E64C81">
        <w:rPr>
          <w:rFonts w:ascii="Tahoma" w:hAnsi="Tahoma" w:cs="Tahoma"/>
          <w:color w:val="000000"/>
        </w:rPr>
        <w:t xml:space="preserve">key data </w:t>
      </w:r>
      <w:del w:id="395" w:author="Chassin, David P" w:date="2023-06-08T07:54:00Z">
        <w:r w:rsidRPr="00E64C81" w:rsidDel="00901E23">
          <w:rPr>
            <w:rFonts w:ascii="Tahoma" w:hAnsi="Tahoma" w:cs="Tahoma"/>
            <w:color w:val="000000"/>
          </w:rPr>
          <w:delText xml:space="preserve">analysis </w:delText>
        </w:r>
      </w:del>
      <w:ins w:id="396" w:author="Chassin, David P" w:date="2023-06-08T07:54:00Z">
        <w:r w:rsidR="00901E23">
          <w:rPr>
            <w:rFonts w:ascii="Tahoma" w:hAnsi="Tahoma" w:cs="Tahoma"/>
            <w:color w:val="000000"/>
          </w:rPr>
          <w:t>ingest, curation, and delivery infrastructure</w:t>
        </w:r>
        <w:r w:rsidR="00901E23" w:rsidRPr="00E64C81">
          <w:rPr>
            <w:rFonts w:ascii="Tahoma" w:hAnsi="Tahoma" w:cs="Tahoma"/>
            <w:color w:val="000000"/>
          </w:rPr>
          <w:t xml:space="preserve"> </w:t>
        </w:r>
      </w:ins>
      <w:r w:rsidRPr="00E64C81">
        <w:rPr>
          <w:rFonts w:ascii="Tahoma" w:hAnsi="Tahoma" w:cs="Tahoma"/>
          <w:color w:val="000000"/>
        </w:rPr>
        <w:t xml:space="preserve">requirements </w:t>
      </w:r>
      <w:commentRangeEnd w:id="394"/>
      <w:r w:rsidR="004A27F2">
        <w:rPr>
          <w:rStyle w:val="CommentReference"/>
          <w:rFonts w:ascii="Arial" w:eastAsia="SimSun" w:hAnsi="Arial"/>
        </w:rPr>
        <w:commentReference w:id="394"/>
      </w:r>
      <w:del w:id="397" w:author="Chassin, David P" w:date="2023-06-08T07:54:00Z">
        <w:r w:rsidRPr="00E64C81" w:rsidDel="00901E23">
          <w:rPr>
            <w:rFonts w:ascii="Tahoma" w:hAnsi="Tahoma" w:cs="Tahoma"/>
            <w:color w:val="000000"/>
          </w:rPr>
          <w:delText xml:space="preserve">that are needed </w:delText>
        </w:r>
      </w:del>
      <w:r w:rsidRPr="00E64C81">
        <w:rPr>
          <w:rFonts w:ascii="Tahoma" w:hAnsi="Tahoma" w:cs="Tahoma"/>
          <w:color w:val="000000"/>
        </w:rPr>
        <w:t>to support critical electricity use-cases, specifically ICA, electrification, tariff design, and resilience analysis.</w:t>
      </w:r>
      <w:ins w:id="398" w:author="Chassin, David P" w:date="2023-06-08T07:54:00Z">
        <w:r w:rsidR="00901E23">
          <w:rPr>
            <w:rFonts w:ascii="Tahoma" w:hAnsi="Tahoma" w:cs="Tahoma"/>
            <w:color w:val="000000"/>
          </w:rPr>
          <w:t xml:space="preserve"> </w:t>
        </w:r>
      </w:ins>
      <w:ins w:id="399" w:author="Chassin, David P" w:date="2023-06-08T07:55:00Z">
        <w:r w:rsidR="00901E23">
          <w:rPr>
            <w:rFonts w:ascii="Tahoma" w:hAnsi="Tahoma" w:cs="Tahoma"/>
            <w:color w:val="000000"/>
          </w:rPr>
          <w:t xml:space="preserve">The capabilities provided by </w:t>
        </w:r>
        <w:proofErr w:type="spellStart"/>
        <w:r w:rsidR="00901E23">
          <w:rPr>
            <w:rFonts w:ascii="Tahoma" w:hAnsi="Tahoma" w:cs="Tahoma"/>
            <w:color w:val="000000"/>
          </w:rPr>
          <w:t>OpenFIDO</w:t>
        </w:r>
        <w:proofErr w:type="spellEnd"/>
        <w:r w:rsidR="00901E23">
          <w:rPr>
            <w:rFonts w:ascii="Tahoma" w:hAnsi="Tahoma" w:cs="Tahoma"/>
            <w:color w:val="000000"/>
          </w:rPr>
          <w:t xml:space="preserve"> reduce the time</w:t>
        </w:r>
      </w:ins>
      <w:ins w:id="400" w:author="Chassin, David P" w:date="2023-06-08T07:56:00Z">
        <w:r w:rsidR="00901E23">
          <w:rPr>
            <w:rFonts w:ascii="Tahoma" w:hAnsi="Tahoma" w:cs="Tahoma"/>
            <w:color w:val="000000"/>
          </w:rPr>
          <w:t xml:space="preserve"> and effort required to collect data needed for various analyses, improved the reproducibility of analyses conducte</w:t>
        </w:r>
      </w:ins>
      <w:ins w:id="401" w:author="Chassin, David P" w:date="2023-06-08T07:57:00Z">
        <w:r w:rsidR="00901E23">
          <w:rPr>
            <w:rFonts w:ascii="Tahoma" w:hAnsi="Tahoma" w:cs="Tahoma"/>
            <w:color w:val="000000"/>
          </w:rPr>
          <w:t>d</w:t>
        </w:r>
      </w:ins>
      <w:ins w:id="402" w:author="Chassin, David P" w:date="2023-06-08T07:56:00Z">
        <w:r w:rsidR="00901E23">
          <w:rPr>
            <w:rFonts w:ascii="Tahoma" w:hAnsi="Tahoma" w:cs="Tahoma"/>
            <w:color w:val="000000"/>
          </w:rPr>
          <w:t>, and facilitated sharing</w:t>
        </w:r>
      </w:ins>
      <w:ins w:id="403" w:author="Chassin, David P" w:date="2023-06-08T07:57:00Z">
        <w:r w:rsidR="00901E23">
          <w:rPr>
            <w:rFonts w:ascii="Tahoma" w:hAnsi="Tahoma" w:cs="Tahoma"/>
            <w:color w:val="000000"/>
          </w:rPr>
          <w:t xml:space="preserve"> of results produced by analysis run in </w:t>
        </w:r>
        <w:proofErr w:type="spellStart"/>
        <w:r w:rsidR="00901E23">
          <w:rPr>
            <w:rFonts w:ascii="Tahoma" w:hAnsi="Tahoma" w:cs="Tahoma"/>
            <w:color w:val="000000"/>
          </w:rPr>
          <w:t>OpenFIDO</w:t>
        </w:r>
        <w:proofErr w:type="spellEnd"/>
        <w:r w:rsidR="00901E23">
          <w:rPr>
            <w:rFonts w:ascii="Tahoma" w:hAnsi="Tahoma" w:cs="Tahoma"/>
            <w:color w:val="000000"/>
          </w:rPr>
          <w:t>.</w:t>
        </w:r>
      </w:ins>
    </w:p>
    <w:p w14:paraId="3A2DB1E1" w14:textId="1181319F" w:rsidR="00326FFF" w:rsidRPr="00E64C81" w:rsidRDefault="00326FFF" w:rsidP="00E215F8">
      <w:pPr>
        <w:pStyle w:val="NormalWeb"/>
        <w:numPr>
          <w:ilvl w:val="0"/>
          <w:numId w:val="33"/>
        </w:numPr>
        <w:spacing w:before="0" w:beforeAutospacing="0" w:after="200" w:afterAutospacing="0"/>
        <w:textAlignment w:val="baseline"/>
        <w:rPr>
          <w:rFonts w:ascii="Tahoma" w:hAnsi="Tahoma" w:cs="Tahoma"/>
          <w:color w:val="000000"/>
        </w:rPr>
      </w:pPr>
      <w:commentRangeStart w:id="404"/>
      <w:proofErr w:type="spellStart"/>
      <w:r w:rsidRPr="00E64C81">
        <w:rPr>
          <w:rFonts w:ascii="Tahoma" w:hAnsi="Tahoma" w:cs="Tahoma"/>
          <w:color w:val="000000"/>
        </w:rPr>
        <w:t>OpenFIDO</w:t>
      </w:r>
      <w:proofErr w:type="spellEnd"/>
      <w:r w:rsidRPr="00E64C81">
        <w:rPr>
          <w:rFonts w:ascii="Tahoma" w:hAnsi="Tahoma" w:cs="Tahoma"/>
          <w:color w:val="000000"/>
        </w:rPr>
        <w:t xml:space="preserve"> delivered a new open-source utility data analytics workflow management platform specifically designed for interoperability across multiple organizations using workstation-only, </w:t>
      </w:r>
      <w:proofErr w:type="gramStart"/>
      <w:r w:rsidRPr="00E64C81">
        <w:rPr>
          <w:rFonts w:ascii="Tahoma" w:hAnsi="Tahoma" w:cs="Tahoma"/>
          <w:color w:val="000000"/>
        </w:rPr>
        <w:t>on-premise</w:t>
      </w:r>
      <w:proofErr w:type="gramEnd"/>
      <w:r w:rsidRPr="00E64C81">
        <w:rPr>
          <w:rFonts w:ascii="Tahoma" w:hAnsi="Tahoma" w:cs="Tahoma"/>
          <w:color w:val="000000"/>
        </w:rPr>
        <w:t xml:space="preserve"> servers, and cloud infrastructure services.</w:t>
      </w:r>
      <w:commentRangeEnd w:id="404"/>
      <w:r w:rsidR="001A13BC">
        <w:rPr>
          <w:rStyle w:val="CommentReference"/>
          <w:rFonts w:ascii="Arial" w:eastAsia="SimSun" w:hAnsi="Arial"/>
        </w:rPr>
        <w:commentReference w:id="404"/>
      </w:r>
      <w:ins w:id="405" w:author="Chassin, David P" w:date="2023-06-08T07:57:00Z">
        <w:r w:rsidR="00901E23">
          <w:rPr>
            <w:rFonts w:ascii="Tahoma" w:hAnsi="Tahoma" w:cs="Tahoma"/>
            <w:color w:val="000000"/>
          </w:rPr>
          <w:t xml:space="preserve"> The platform is delivered in identical form on a wide variety of computing systems ranging from personal laptops</w:t>
        </w:r>
      </w:ins>
      <w:ins w:id="406" w:author="Chassin, David P" w:date="2023-06-08T07:58:00Z">
        <w:r w:rsidR="00901E23">
          <w:rPr>
            <w:rFonts w:ascii="Tahoma" w:hAnsi="Tahoma" w:cs="Tahoma"/>
            <w:color w:val="000000"/>
          </w:rPr>
          <w:t xml:space="preserve"> and desktop workstations to on-premise servers and</w:t>
        </w:r>
      </w:ins>
      <w:ins w:id="407" w:author="Chassin, David P" w:date="2023-06-08T07:57:00Z">
        <w:r w:rsidR="00901E23">
          <w:rPr>
            <w:rFonts w:ascii="Tahoma" w:hAnsi="Tahoma" w:cs="Tahoma"/>
            <w:color w:val="000000"/>
          </w:rPr>
          <w:t xml:space="preserve"> </w:t>
        </w:r>
      </w:ins>
      <w:ins w:id="408" w:author="Chassin, David P" w:date="2023-06-08T07:58:00Z">
        <w:r w:rsidR="00901E23">
          <w:rPr>
            <w:rFonts w:ascii="Tahoma" w:hAnsi="Tahoma" w:cs="Tahoma"/>
            <w:color w:val="000000"/>
          </w:rPr>
          <w:t>large-scale cloud-deployed infrastructure.</w:t>
        </w:r>
      </w:ins>
    </w:p>
    <w:p w14:paraId="060DC841" w14:textId="53EEE314" w:rsidR="00326FFF" w:rsidRPr="00E64C81" w:rsidRDefault="00326FFF" w:rsidP="00E215F8">
      <w:pPr>
        <w:pStyle w:val="NormalWeb"/>
        <w:numPr>
          <w:ilvl w:val="0"/>
          <w:numId w:val="33"/>
        </w:numPr>
        <w:spacing w:before="0" w:beforeAutospacing="0" w:after="200" w:afterAutospacing="0"/>
        <w:textAlignment w:val="baseline"/>
        <w:rPr>
          <w:rFonts w:ascii="Tahoma" w:hAnsi="Tahoma" w:cs="Tahoma"/>
          <w:color w:val="000000"/>
        </w:rPr>
      </w:pPr>
      <w:commentRangeStart w:id="409"/>
      <w:proofErr w:type="spellStart"/>
      <w:r w:rsidRPr="00E64C81">
        <w:rPr>
          <w:rFonts w:ascii="Tahoma" w:hAnsi="Tahoma" w:cs="Tahoma"/>
          <w:color w:val="000000"/>
        </w:rPr>
        <w:t>OpenFIDO</w:t>
      </w:r>
      <w:proofErr w:type="spellEnd"/>
      <w:r w:rsidRPr="00E64C81">
        <w:rPr>
          <w:rFonts w:ascii="Tahoma" w:hAnsi="Tahoma" w:cs="Tahoma"/>
          <w:color w:val="000000"/>
        </w:rPr>
        <w:t xml:space="preserve"> supports an open-source analytic tool delivery environment, including the methods, pipelines, and workflows that support key utility use-cases identified in the project, as well as future products based on as-yet-unidentified use-cases.</w:t>
      </w:r>
      <w:commentRangeEnd w:id="409"/>
      <w:ins w:id="410" w:author="Chassin, David P" w:date="2023-06-08T07:58:00Z">
        <w:r w:rsidR="00901E23">
          <w:rPr>
            <w:rFonts w:ascii="Tahoma" w:hAnsi="Tahoma" w:cs="Tahoma"/>
            <w:color w:val="000000"/>
          </w:rPr>
          <w:t xml:space="preserve"> T</w:t>
        </w:r>
      </w:ins>
      <w:ins w:id="411" w:author="Chassin, David P" w:date="2023-06-08T07:59:00Z">
        <w:r w:rsidR="00901E23">
          <w:rPr>
            <w:rFonts w:ascii="Tahoma" w:hAnsi="Tahoma" w:cs="Tahoma"/>
            <w:color w:val="000000"/>
          </w:rPr>
          <w:t xml:space="preserve">esting and validation of </w:t>
        </w:r>
        <w:proofErr w:type="spellStart"/>
        <w:r w:rsidR="00901E23">
          <w:rPr>
            <w:rFonts w:ascii="Tahoma" w:hAnsi="Tahoma" w:cs="Tahoma"/>
            <w:color w:val="000000"/>
          </w:rPr>
          <w:t>OpenFIDO</w:t>
        </w:r>
        <w:proofErr w:type="spellEnd"/>
        <w:r w:rsidR="00901E23">
          <w:rPr>
            <w:rFonts w:ascii="Tahoma" w:hAnsi="Tahoma" w:cs="Tahoma"/>
            <w:color w:val="000000"/>
          </w:rPr>
          <w:t xml:space="preserve"> was conducted at a major </w:t>
        </w:r>
      </w:ins>
      <w:r w:rsidR="008936FB">
        <w:rPr>
          <w:rStyle w:val="CommentReference"/>
          <w:rFonts w:ascii="Arial" w:eastAsia="SimSun" w:hAnsi="Arial"/>
        </w:rPr>
        <w:commentReference w:id="409"/>
      </w:r>
      <w:ins w:id="412" w:author="Chassin, David P" w:date="2023-06-08T07:59:00Z">
        <w:r w:rsidR="00901E23">
          <w:rPr>
            <w:rFonts w:ascii="Tahoma" w:hAnsi="Tahoma" w:cs="Tahoma"/>
            <w:color w:val="000000"/>
          </w:rPr>
          <w:t>California IOU and with a New York system operator.</w:t>
        </w:r>
      </w:ins>
    </w:p>
    <w:p w14:paraId="52DD2CC3" w14:textId="6185CBA1" w:rsidR="00AA23BB" w:rsidRDefault="00326FFF" w:rsidP="00AA23BB">
      <w:pPr>
        <w:pStyle w:val="NormalWeb"/>
        <w:numPr>
          <w:ilvl w:val="0"/>
          <w:numId w:val="33"/>
        </w:numPr>
        <w:spacing w:before="0" w:beforeAutospacing="0" w:after="200" w:afterAutospacing="0"/>
        <w:textAlignment w:val="baseline"/>
        <w:rPr>
          <w:ins w:id="413" w:author="Chassin, David P" w:date="2023-06-08T08:00:00Z"/>
          <w:rFonts w:ascii="Tahoma" w:hAnsi="Tahoma" w:cs="Tahoma"/>
          <w:color w:val="000000"/>
        </w:rPr>
      </w:pPr>
      <w:commentRangeStart w:id="414"/>
      <w:proofErr w:type="spellStart"/>
      <w:r w:rsidRPr="00E64C81">
        <w:rPr>
          <w:rFonts w:ascii="Tahoma" w:hAnsi="Tahoma" w:cs="Tahoma"/>
          <w:color w:val="000000"/>
        </w:rPr>
        <w:t>OpenFIDO</w:t>
      </w:r>
      <w:proofErr w:type="spellEnd"/>
      <w:r w:rsidRPr="00E64C81">
        <w:rPr>
          <w:rFonts w:ascii="Tahoma" w:hAnsi="Tahoma" w:cs="Tahoma"/>
          <w:color w:val="000000"/>
        </w:rPr>
        <w:t xml:space="preserve"> </w:t>
      </w:r>
      <w:r w:rsidR="00C735F5">
        <w:rPr>
          <w:rFonts w:ascii="Tahoma" w:hAnsi="Tahoma" w:cs="Tahoma"/>
          <w:color w:val="000000"/>
        </w:rPr>
        <w:t>was commercialized through the Linux Foundation Energy</w:t>
      </w:r>
      <w:r w:rsidRPr="00E64C81">
        <w:rPr>
          <w:rFonts w:ascii="Tahoma" w:hAnsi="Tahoma" w:cs="Tahoma"/>
          <w:color w:val="000000"/>
        </w:rPr>
        <w:t xml:space="preserve"> as a scalable utility data analytics platform by one or more vendors and cloud services hosting platforms</w:t>
      </w:r>
      <w:commentRangeEnd w:id="414"/>
      <w:r w:rsidR="00C13A19">
        <w:rPr>
          <w:rStyle w:val="CommentReference"/>
          <w:rFonts w:ascii="Arial" w:eastAsia="SimSun" w:hAnsi="Arial"/>
        </w:rPr>
        <w:commentReference w:id="414"/>
      </w:r>
      <w:r w:rsidRPr="00E64C81">
        <w:rPr>
          <w:rFonts w:ascii="Tahoma" w:hAnsi="Tahoma" w:cs="Tahoma"/>
          <w:color w:val="000000"/>
        </w:rPr>
        <w:t>.</w:t>
      </w:r>
    </w:p>
    <w:p w14:paraId="5833587B" w14:textId="481CD32A" w:rsidR="00901E23" w:rsidRPr="00AA23BB" w:rsidRDefault="00901E23">
      <w:pPr>
        <w:pStyle w:val="NormalWeb"/>
        <w:spacing w:before="0" w:beforeAutospacing="0" w:after="140" w:afterAutospacing="0"/>
        <w:textAlignment w:val="baseline"/>
        <w:rPr>
          <w:rFonts w:ascii="Tahoma" w:hAnsi="Tahoma" w:cs="Tahoma"/>
          <w:color w:val="000000"/>
        </w:rPr>
        <w:pPrChange w:id="415" w:author="Chassin, David P" w:date="2023-06-08T08:02:00Z">
          <w:pPr>
            <w:pStyle w:val="NormalWeb"/>
            <w:numPr>
              <w:numId w:val="33"/>
            </w:numPr>
            <w:tabs>
              <w:tab w:val="num" w:pos="720"/>
            </w:tabs>
            <w:spacing w:before="0" w:beforeAutospacing="0" w:after="200" w:afterAutospacing="0"/>
            <w:ind w:left="720" w:hanging="360"/>
            <w:textAlignment w:val="baseline"/>
          </w:pPr>
        </w:pPrChange>
      </w:pPr>
      <w:ins w:id="416" w:author="Chassin, David P" w:date="2023-06-08T08:00:00Z">
        <w:r>
          <w:rPr>
            <w:rFonts w:ascii="Tahoma" w:hAnsi="Tahoma" w:cs="Tahoma"/>
            <w:color w:val="000000"/>
          </w:rPr>
          <w:t xml:space="preserve">The </w:t>
        </w:r>
        <w:proofErr w:type="spellStart"/>
        <w:r>
          <w:rPr>
            <w:rFonts w:ascii="Tahoma" w:hAnsi="Tahoma" w:cs="Tahoma"/>
            <w:color w:val="000000"/>
          </w:rPr>
          <w:t>OpenFIDO</w:t>
        </w:r>
        <w:proofErr w:type="spellEnd"/>
        <w:r>
          <w:rPr>
            <w:rFonts w:ascii="Tahoma" w:hAnsi="Tahoma" w:cs="Tahoma"/>
            <w:color w:val="000000"/>
          </w:rPr>
          <w:t xml:space="preserve"> project met its main objective, i.e., (</w:t>
        </w:r>
      </w:ins>
      <w:ins w:id="417" w:author="Chassin, David P" w:date="2023-06-08T08:01:00Z">
        <w:r>
          <w:rPr>
            <w:rFonts w:ascii="Tahoma" w:hAnsi="Tahoma" w:cs="Tahoma"/>
            <w:color w:val="000000"/>
          </w:rPr>
          <w:t>1) addressed the</w:t>
        </w:r>
      </w:ins>
      <w:ins w:id="418" w:author="Chassin, David P" w:date="2023-06-08T08:00:00Z">
        <w:r w:rsidRPr="00E64C81">
          <w:rPr>
            <w:rFonts w:ascii="Tahoma" w:hAnsi="Tahoma" w:cs="Tahoma"/>
            <w:color w:val="000000"/>
          </w:rPr>
          <w:t xml:space="preserve"> data exchange and analysis </w:t>
        </w:r>
      </w:ins>
      <w:ins w:id="419" w:author="Chassin, David P" w:date="2023-06-08T08:01:00Z">
        <w:r>
          <w:rPr>
            <w:rFonts w:ascii="Tahoma" w:hAnsi="Tahoma" w:cs="Tahoma"/>
            <w:color w:val="000000"/>
          </w:rPr>
          <w:t>challenges</w:t>
        </w:r>
      </w:ins>
      <w:ins w:id="420" w:author="Chassin, David P" w:date="2023-06-08T08:00:00Z">
        <w:r w:rsidRPr="00E64C81">
          <w:rPr>
            <w:rFonts w:ascii="Tahoma" w:hAnsi="Tahoma" w:cs="Tahoma"/>
            <w:color w:val="000000"/>
          </w:rPr>
          <w:t xml:space="preserve"> IOU</w:t>
        </w:r>
      </w:ins>
      <w:ins w:id="421" w:author="Chassin, David P" w:date="2023-06-08T08:01:00Z">
        <w:r>
          <w:rPr>
            <w:rFonts w:ascii="Tahoma" w:hAnsi="Tahoma" w:cs="Tahoma"/>
            <w:color w:val="000000"/>
          </w:rPr>
          <w:t>, (2) d</w:t>
        </w:r>
      </w:ins>
      <w:ins w:id="422" w:author="Chassin, David P" w:date="2023-06-08T08:00:00Z">
        <w:r w:rsidRPr="00E64C81">
          <w:rPr>
            <w:rFonts w:ascii="Tahoma" w:hAnsi="Tahoma" w:cs="Tahoma"/>
            <w:color w:val="000000"/>
          </w:rPr>
          <w:t>evelop</w:t>
        </w:r>
      </w:ins>
      <w:ins w:id="423" w:author="Chassin, David P" w:date="2023-06-08T08:01:00Z">
        <w:r>
          <w:rPr>
            <w:rFonts w:ascii="Tahoma" w:hAnsi="Tahoma" w:cs="Tahoma"/>
            <w:color w:val="000000"/>
          </w:rPr>
          <w:t>ed</w:t>
        </w:r>
      </w:ins>
      <w:ins w:id="424" w:author="Chassin, David P" w:date="2023-06-08T08:00:00Z">
        <w:r w:rsidRPr="00E64C81">
          <w:rPr>
            <w:rFonts w:ascii="Tahoma" w:hAnsi="Tahoma" w:cs="Tahoma"/>
            <w:color w:val="000000"/>
          </w:rPr>
          <w:t xml:space="preserve"> and test</w:t>
        </w:r>
      </w:ins>
      <w:ins w:id="425" w:author="Chassin, David P" w:date="2023-06-08T08:01:00Z">
        <w:r>
          <w:rPr>
            <w:rFonts w:ascii="Tahoma" w:hAnsi="Tahoma" w:cs="Tahoma"/>
            <w:color w:val="000000"/>
          </w:rPr>
          <w:t>ed</w:t>
        </w:r>
      </w:ins>
      <w:ins w:id="426" w:author="Chassin, David P" w:date="2023-06-08T08:00:00Z">
        <w:r w:rsidRPr="00E64C81">
          <w:rPr>
            <w:rFonts w:ascii="Tahoma" w:hAnsi="Tahoma" w:cs="Tahoma"/>
            <w:color w:val="000000"/>
          </w:rPr>
          <w:t xml:space="preserve"> a platform </w:t>
        </w:r>
      </w:ins>
      <w:ins w:id="427" w:author="Chassin, David P" w:date="2023-06-08T08:01:00Z">
        <w:r>
          <w:rPr>
            <w:rFonts w:ascii="Tahoma" w:hAnsi="Tahoma" w:cs="Tahoma"/>
            <w:color w:val="000000"/>
          </w:rPr>
          <w:t>to manage</w:t>
        </w:r>
      </w:ins>
      <w:ins w:id="428" w:author="Chassin, David P" w:date="2023-06-08T08:00:00Z">
        <w:r w:rsidRPr="00E64C81">
          <w:rPr>
            <w:rFonts w:ascii="Tahoma" w:hAnsi="Tahoma" w:cs="Tahoma"/>
            <w:color w:val="000000"/>
          </w:rPr>
          <w:t xml:space="preserve"> data and models </w:t>
        </w:r>
      </w:ins>
      <w:ins w:id="429" w:author="Chassin, David P" w:date="2023-06-08T08:01:00Z">
        <w:r>
          <w:rPr>
            <w:rFonts w:ascii="Tahoma" w:hAnsi="Tahoma" w:cs="Tahoma"/>
            <w:color w:val="000000"/>
          </w:rPr>
          <w:t>nee</w:t>
        </w:r>
      </w:ins>
      <w:ins w:id="430" w:author="Chassin, David P" w:date="2023-06-08T08:02:00Z">
        <w:r>
          <w:rPr>
            <w:rFonts w:ascii="Tahoma" w:hAnsi="Tahoma" w:cs="Tahoma"/>
            <w:color w:val="000000"/>
          </w:rPr>
          <w:t xml:space="preserve">ded </w:t>
        </w:r>
      </w:ins>
      <w:ins w:id="431" w:author="Chassin, David P" w:date="2023-06-08T08:00:00Z">
        <w:r w:rsidRPr="00E64C81">
          <w:rPr>
            <w:rFonts w:ascii="Tahoma" w:hAnsi="Tahoma" w:cs="Tahoma"/>
            <w:color w:val="000000"/>
          </w:rPr>
          <w:t>by emerging data-intensive analysis and agent-based simulation tools</w:t>
        </w:r>
      </w:ins>
      <w:ins w:id="432" w:author="Chassin, David P" w:date="2023-06-08T08:02:00Z">
        <w:r>
          <w:rPr>
            <w:rFonts w:ascii="Tahoma" w:hAnsi="Tahoma" w:cs="Tahoma"/>
            <w:color w:val="000000"/>
          </w:rPr>
          <w:t>, and (3) d</w:t>
        </w:r>
      </w:ins>
      <w:ins w:id="433" w:author="Chassin, David P" w:date="2023-06-08T08:00:00Z">
        <w:r w:rsidRPr="00E64C81">
          <w:rPr>
            <w:rFonts w:ascii="Tahoma" w:hAnsi="Tahoma" w:cs="Tahoma"/>
            <w:color w:val="000000"/>
          </w:rPr>
          <w:t>emonstrate</w:t>
        </w:r>
      </w:ins>
      <w:ins w:id="434" w:author="Chassin, David P" w:date="2023-06-08T08:02:00Z">
        <w:r>
          <w:rPr>
            <w:rFonts w:ascii="Tahoma" w:hAnsi="Tahoma" w:cs="Tahoma"/>
            <w:color w:val="000000"/>
          </w:rPr>
          <w:t>d</w:t>
        </w:r>
      </w:ins>
      <w:ins w:id="435" w:author="Chassin, David P" w:date="2023-06-08T08:00:00Z">
        <w:r w:rsidRPr="00E64C81">
          <w:rPr>
            <w:rFonts w:ascii="Tahoma" w:hAnsi="Tahoma" w:cs="Tahoma"/>
            <w:color w:val="000000"/>
          </w:rPr>
          <w:t xml:space="preserve"> </w:t>
        </w:r>
      </w:ins>
      <w:ins w:id="436" w:author="Chassin, David P" w:date="2023-06-08T08:02:00Z">
        <w:r>
          <w:rPr>
            <w:rFonts w:ascii="Tahoma" w:hAnsi="Tahoma" w:cs="Tahoma"/>
            <w:color w:val="000000"/>
          </w:rPr>
          <w:t xml:space="preserve">its application for </w:t>
        </w:r>
      </w:ins>
      <w:ins w:id="437" w:author="Chassin, David P" w:date="2023-06-08T08:00:00Z">
        <w:r w:rsidRPr="00E64C81">
          <w:rPr>
            <w:rFonts w:ascii="Tahoma" w:hAnsi="Tahoma" w:cs="Tahoma"/>
            <w:color w:val="000000"/>
          </w:rPr>
          <w:t xml:space="preserve">data exchange and analysis </w:t>
        </w:r>
        <w:r>
          <w:rPr>
            <w:rFonts w:ascii="Tahoma" w:hAnsi="Tahoma" w:cs="Tahoma"/>
            <w:color w:val="000000"/>
          </w:rPr>
          <w:t xml:space="preserve">capabilities </w:t>
        </w:r>
      </w:ins>
      <w:ins w:id="438" w:author="Chassin, David P" w:date="2023-06-08T08:02:00Z">
        <w:r>
          <w:rPr>
            <w:rFonts w:ascii="Tahoma" w:hAnsi="Tahoma" w:cs="Tahoma"/>
            <w:color w:val="000000"/>
          </w:rPr>
          <w:t>associated with</w:t>
        </w:r>
      </w:ins>
      <w:ins w:id="439" w:author="Chassin, David P" w:date="2023-06-08T08:00:00Z">
        <w:r w:rsidRPr="00E64C81">
          <w:rPr>
            <w:rFonts w:ascii="Tahoma" w:hAnsi="Tahoma" w:cs="Tahoma"/>
            <w:color w:val="000000"/>
          </w:rPr>
          <w:t xml:space="preserve"> use-cases identified by IOUs.</w:t>
        </w:r>
      </w:ins>
    </w:p>
    <w:p w14:paraId="6635C6FD" w14:textId="049955EE" w:rsidR="00623AA7" w:rsidRDefault="00A844B9" w:rsidP="00632DC3">
      <w:pPr>
        <w:pStyle w:val="Heading2"/>
      </w:pPr>
      <w:bookmarkStart w:id="440" w:name="_Toc137112223"/>
      <w:permEnd w:id="1175521268"/>
      <w:r w:rsidRPr="0E452F3F">
        <w:t xml:space="preserve">Knowledge Transfer and </w:t>
      </w:r>
      <w:r w:rsidR="00FC7763" w:rsidRPr="0E452F3F">
        <w:t>Next Steps</w:t>
      </w:r>
      <w:bookmarkEnd w:id="440"/>
      <w:r w:rsidR="00FC7763">
        <w:t xml:space="preserve"> </w:t>
      </w:r>
    </w:p>
    <w:p w14:paraId="4A86D1E3" w14:textId="2E7332BC" w:rsidR="00D34B2A" w:rsidRPr="00E64C81" w:rsidDel="007021D1" w:rsidRDefault="00D34B2A" w:rsidP="00D34B2A">
      <w:pPr>
        <w:tabs>
          <w:tab w:val="clear" w:pos="360"/>
        </w:tabs>
        <w:suppressAutoHyphens w:val="0"/>
        <w:spacing w:after="200"/>
        <w:rPr>
          <w:del w:id="441" w:author="Tian, Qing@Energy" w:date="2023-02-02T16:30:00Z"/>
          <w:rFonts w:ascii="Tahoma" w:eastAsia="Times New Roman" w:hAnsi="Tahoma" w:cs="Tahoma"/>
        </w:rPr>
      </w:pPr>
      <w:bookmarkStart w:id="442" w:name="_Toc1193425905"/>
      <w:bookmarkStart w:id="443" w:name="_Toc1234137468"/>
      <w:permStart w:id="572207728" w:edGrp="everyone"/>
      <w:commentRangeStart w:id="444"/>
      <w:del w:id="445" w:author="Tian, Qing@Energy" w:date="2023-02-02T16:30:00Z">
        <w:r w:rsidRPr="00E64C81" w:rsidDel="007021D1">
          <w:rPr>
            <w:rFonts w:ascii="Tahoma" w:eastAsia="Times New Roman" w:hAnsi="Tahoma" w:cs="Tahoma"/>
            <w:color w:val="000000"/>
          </w:rPr>
          <w:lastRenderedPageBreak/>
          <w:delText>The project team developed a Knowledge Transfer Plan for OpenFiDO, GLOW, and HiPAS. This Knowledge Transfer Plan aims to provide a platform for lessons learned and knowledge gained over the course of the three inter-related initiatives. </w:delText>
        </w:r>
      </w:del>
    </w:p>
    <w:p w14:paraId="312EDCD7" w14:textId="21BF5243" w:rsidR="00D34B2A" w:rsidRPr="00E64C81" w:rsidDel="007021D1" w:rsidRDefault="00D34B2A" w:rsidP="00D34B2A">
      <w:pPr>
        <w:tabs>
          <w:tab w:val="clear" w:pos="360"/>
        </w:tabs>
        <w:suppressAutoHyphens w:val="0"/>
        <w:spacing w:after="140"/>
        <w:rPr>
          <w:del w:id="446" w:author="Tian, Qing@Energy" w:date="2023-02-02T16:30:00Z"/>
          <w:rFonts w:ascii="Tahoma" w:eastAsia="Times New Roman" w:hAnsi="Tahoma" w:cs="Tahoma"/>
        </w:rPr>
      </w:pPr>
      <w:del w:id="447" w:author="Tian, Qing@Energy" w:date="2023-02-02T16:30:00Z">
        <w:r w:rsidRPr="00E64C81" w:rsidDel="007021D1">
          <w:rPr>
            <w:rFonts w:ascii="Tahoma" w:eastAsia="Times New Roman" w:hAnsi="Tahoma" w:cs="Tahoma"/>
            <w:color w:val="000000"/>
          </w:rPr>
          <w:delText>The target audiences include the staff at the California Energy Commission, the California Public Utilities Commission, load-serving entities, DER vendors, public interest organizations, research institutions, and other interested parties.</w:delText>
        </w:r>
      </w:del>
    </w:p>
    <w:p w14:paraId="6DDAE2BE" w14:textId="66B0AD35" w:rsidR="00D34B2A" w:rsidRPr="00E64C81" w:rsidDel="007021D1" w:rsidRDefault="00D34B2A" w:rsidP="00D34B2A">
      <w:pPr>
        <w:tabs>
          <w:tab w:val="clear" w:pos="360"/>
        </w:tabs>
        <w:suppressAutoHyphens w:val="0"/>
        <w:spacing w:after="140"/>
        <w:rPr>
          <w:del w:id="448" w:author="Tian, Qing@Energy" w:date="2023-02-02T16:30:00Z"/>
          <w:rFonts w:ascii="Tahoma" w:eastAsia="Times New Roman" w:hAnsi="Tahoma" w:cs="Tahoma"/>
        </w:rPr>
      </w:pPr>
      <w:del w:id="449" w:author="Tian, Qing@Energy" w:date="2023-02-02T16:30:00Z">
        <w:r w:rsidRPr="00E64C81" w:rsidDel="007021D1">
          <w:rPr>
            <w:rFonts w:ascii="Tahoma" w:eastAsia="Times New Roman" w:hAnsi="Tahoma" w:cs="Tahoma"/>
            <w:color w:val="000000"/>
          </w:rPr>
          <w:delText>The Knowledge Transfer Plan includes Project Fact Sheets and Presentation Materials for public distribution.  Project Fact Sheets and Presentation Materials shared in Technical Advisory Committee (TAC) meetings or ad hoc workshops and webinars were all published on the project website hosted by Gridworks.</w:delText>
        </w:r>
        <w:commentRangeEnd w:id="444"/>
        <w:r w:rsidR="007021D1" w:rsidDel="007021D1">
          <w:rPr>
            <w:rStyle w:val="CommentReference"/>
          </w:rPr>
          <w:commentReference w:id="444"/>
        </w:r>
      </w:del>
    </w:p>
    <w:p w14:paraId="01398D89" w14:textId="78D6B80F" w:rsidR="00D34B2A" w:rsidRPr="00E64C81" w:rsidRDefault="00D34B2A" w:rsidP="00D34B2A">
      <w:pPr>
        <w:tabs>
          <w:tab w:val="clear" w:pos="360"/>
        </w:tabs>
        <w:suppressAutoHyphens w:val="0"/>
        <w:spacing w:after="140"/>
        <w:rPr>
          <w:rFonts w:ascii="Tahoma" w:eastAsia="Times New Roman" w:hAnsi="Tahoma" w:cs="Tahoma"/>
        </w:rPr>
      </w:pPr>
      <w:r w:rsidRPr="00E64C81">
        <w:rPr>
          <w:rFonts w:ascii="Tahoma" w:eastAsia="Times New Roman" w:hAnsi="Tahoma" w:cs="Tahoma"/>
          <w:color w:val="000000"/>
        </w:rPr>
        <w:t xml:space="preserve">Over the course of the project, the team held biannual public meetings with the TAC in the spring and fall. The meetings were an opportunity to update the TAC and other interested stakeholders on the project status, including sharing methods, validation models, and model results.  Over five TAC meetings between 2018 and 2020, 172 people participated and heard updates and provided input on the development of </w:t>
      </w:r>
      <w:proofErr w:type="spellStart"/>
      <w:r w:rsidRPr="00E64C81">
        <w:rPr>
          <w:rFonts w:ascii="Tahoma" w:eastAsia="Times New Roman" w:hAnsi="Tahoma" w:cs="Tahoma"/>
          <w:color w:val="000000"/>
        </w:rPr>
        <w:t>OpenFIDO</w:t>
      </w:r>
      <w:proofErr w:type="spellEnd"/>
      <w:r w:rsidRPr="00E64C81">
        <w:rPr>
          <w:rFonts w:ascii="Tahoma" w:eastAsia="Times New Roman" w:hAnsi="Tahoma" w:cs="Tahoma"/>
          <w:color w:val="000000"/>
        </w:rPr>
        <w:t>.</w:t>
      </w:r>
    </w:p>
    <w:p w14:paraId="17F773A6" w14:textId="519D0C6E" w:rsidR="00D34B2A" w:rsidRDefault="00D34B2A" w:rsidP="00D34B2A">
      <w:pPr>
        <w:tabs>
          <w:tab w:val="clear" w:pos="360"/>
        </w:tabs>
        <w:suppressAutoHyphens w:val="0"/>
        <w:spacing w:after="140"/>
        <w:rPr>
          <w:rFonts w:ascii="Tahoma" w:eastAsia="Times New Roman" w:hAnsi="Tahoma" w:cs="Tahoma"/>
          <w:color w:val="000000"/>
        </w:rPr>
      </w:pPr>
      <w:commentRangeStart w:id="450"/>
      <w:r w:rsidRPr="00E64C81">
        <w:rPr>
          <w:rFonts w:ascii="Tahoma" w:eastAsia="Times New Roman" w:hAnsi="Tahoma" w:cs="Tahoma"/>
          <w:color w:val="000000"/>
        </w:rPr>
        <w:t xml:space="preserve">Training materials </w:t>
      </w:r>
      <w:ins w:id="451" w:author="Chassin, David P" w:date="2023-06-08T08:02:00Z">
        <w:r w:rsidR="00901E23">
          <w:rPr>
            <w:rFonts w:ascii="Tahoma" w:eastAsia="Times New Roman" w:hAnsi="Tahoma" w:cs="Tahoma"/>
            <w:color w:val="000000"/>
          </w:rPr>
          <w:t>in the form o</w:t>
        </w:r>
      </w:ins>
      <w:ins w:id="452" w:author="Chassin, David P" w:date="2023-06-08T08:03:00Z">
        <w:r w:rsidR="00901E23">
          <w:rPr>
            <w:rFonts w:ascii="Tahoma" w:eastAsia="Times New Roman" w:hAnsi="Tahoma" w:cs="Tahoma"/>
            <w:color w:val="000000"/>
          </w:rPr>
          <w:t xml:space="preserve">f online videos and tutorials </w:t>
        </w:r>
      </w:ins>
      <w:r w:rsidR="00883713">
        <w:rPr>
          <w:rFonts w:ascii="Tahoma" w:eastAsia="Times New Roman" w:hAnsi="Tahoma" w:cs="Tahoma"/>
          <w:color w:val="000000"/>
        </w:rPr>
        <w:t>were</w:t>
      </w:r>
      <w:r w:rsidRPr="00E64C81">
        <w:rPr>
          <w:rFonts w:ascii="Tahoma" w:eastAsia="Times New Roman" w:hAnsi="Tahoma" w:cs="Tahoma"/>
          <w:color w:val="000000"/>
        </w:rPr>
        <w:t xml:space="preserve"> developed and deployed </w:t>
      </w:r>
      <w:r w:rsidR="00883713">
        <w:rPr>
          <w:rFonts w:ascii="Tahoma" w:eastAsia="Times New Roman" w:hAnsi="Tahoma" w:cs="Tahoma"/>
          <w:color w:val="000000"/>
        </w:rPr>
        <w:t>when</w:t>
      </w:r>
      <w:r w:rsidRPr="00E64C81">
        <w:rPr>
          <w:rFonts w:ascii="Tahoma" w:eastAsia="Times New Roman" w:hAnsi="Tahoma" w:cs="Tahoma"/>
          <w:color w:val="000000"/>
        </w:rPr>
        <w:t xml:space="preserve"> the </w:t>
      </w:r>
      <w:proofErr w:type="spellStart"/>
      <w:r w:rsidRPr="00E64C81">
        <w:rPr>
          <w:rFonts w:ascii="Tahoma" w:eastAsia="Times New Roman" w:hAnsi="Tahoma" w:cs="Tahoma"/>
          <w:color w:val="000000"/>
        </w:rPr>
        <w:t>OpenFIDO</w:t>
      </w:r>
      <w:proofErr w:type="spellEnd"/>
      <w:r w:rsidRPr="00E64C81">
        <w:rPr>
          <w:rFonts w:ascii="Tahoma" w:eastAsia="Times New Roman" w:hAnsi="Tahoma" w:cs="Tahoma"/>
          <w:color w:val="000000"/>
        </w:rPr>
        <w:t xml:space="preserve"> project </w:t>
      </w:r>
      <w:r w:rsidR="00883713">
        <w:rPr>
          <w:rFonts w:ascii="Tahoma" w:eastAsia="Times New Roman" w:hAnsi="Tahoma" w:cs="Tahoma"/>
          <w:color w:val="000000"/>
        </w:rPr>
        <w:t>was</w:t>
      </w:r>
      <w:r w:rsidRPr="00E64C81">
        <w:rPr>
          <w:rFonts w:ascii="Tahoma" w:eastAsia="Times New Roman" w:hAnsi="Tahoma" w:cs="Tahoma"/>
          <w:color w:val="000000"/>
        </w:rPr>
        <w:t xml:space="preserve"> completed.  </w:t>
      </w:r>
      <w:commentRangeEnd w:id="450"/>
      <w:r w:rsidR="005A0630">
        <w:rPr>
          <w:rStyle w:val="CommentReference"/>
        </w:rPr>
        <w:commentReference w:id="450"/>
      </w:r>
      <w:r w:rsidRPr="00E64C81">
        <w:rPr>
          <w:rFonts w:ascii="Tahoma" w:eastAsia="Times New Roman" w:hAnsi="Tahoma" w:cs="Tahoma"/>
          <w:color w:val="000000"/>
        </w:rPr>
        <w:t xml:space="preserve">To maximize efficiency, training materials </w:t>
      </w:r>
      <w:r w:rsidR="00883713">
        <w:rPr>
          <w:rFonts w:ascii="Tahoma" w:eastAsia="Times New Roman" w:hAnsi="Tahoma" w:cs="Tahoma"/>
          <w:color w:val="000000"/>
        </w:rPr>
        <w:t>were</w:t>
      </w:r>
      <w:r w:rsidRPr="00E64C81">
        <w:rPr>
          <w:rFonts w:ascii="Tahoma" w:eastAsia="Times New Roman" w:hAnsi="Tahoma" w:cs="Tahoma"/>
          <w:color w:val="000000"/>
        </w:rPr>
        <w:t xml:space="preserve"> developed and deployed in </w:t>
      </w:r>
      <w:del w:id="453" w:author="Chassin, David P" w:date="2023-06-08T08:03:00Z">
        <w:r w:rsidRPr="00E64C81" w:rsidDel="00901E23">
          <w:rPr>
            <w:rFonts w:ascii="Tahoma" w:eastAsia="Times New Roman" w:hAnsi="Tahoma" w:cs="Tahoma"/>
            <w:color w:val="000000"/>
          </w:rPr>
          <w:delText xml:space="preserve">concert </w:delText>
        </w:r>
      </w:del>
      <w:ins w:id="454" w:author="Chassin, David P" w:date="2023-06-08T08:03:00Z">
        <w:r w:rsidR="00901E23">
          <w:rPr>
            <w:rFonts w:ascii="Tahoma" w:eastAsia="Times New Roman" w:hAnsi="Tahoma" w:cs="Tahoma"/>
            <w:color w:val="000000"/>
          </w:rPr>
          <w:t>close coordination</w:t>
        </w:r>
        <w:r w:rsidR="00901E23" w:rsidRPr="00E64C81">
          <w:rPr>
            <w:rFonts w:ascii="Tahoma" w:eastAsia="Times New Roman" w:hAnsi="Tahoma" w:cs="Tahoma"/>
            <w:color w:val="000000"/>
          </w:rPr>
          <w:t xml:space="preserve"> </w:t>
        </w:r>
      </w:ins>
      <w:r w:rsidRPr="00E64C81">
        <w:rPr>
          <w:rFonts w:ascii="Tahoma" w:eastAsia="Times New Roman" w:hAnsi="Tahoma" w:cs="Tahoma"/>
          <w:color w:val="000000"/>
        </w:rPr>
        <w:t xml:space="preserve">with materials to support GLOW and </w:t>
      </w:r>
      <w:proofErr w:type="spellStart"/>
      <w:r w:rsidRPr="00E64C81">
        <w:rPr>
          <w:rFonts w:ascii="Tahoma" w:eastAsia="Times New Roman" w:hAnsi="Tahoma" w:cs="Tahoma"/>
          <w:color w:val="000000"/>
        </w:rPr>
        <w:t>HiPAS</w:t>
      </w:r>
      <w:proofErr w:type="spellEnd"/>
      <w:r w:rsidRPr="00E64C81">
        <w:rPr>
          <w:rFonts w:ascii="Tahoma" w:eastAsia="Times New Roman" w:hAnsi="Tahoma" w:cs="Tahoma"/>
          <w:color w:val="000000"/>
        </w:rPr>
        <w:t>.</w:t>
      </w:r>
      <w:ins w:id="455" w:author="Chassin, David P" w:date="2023-06-08T08:03:00Z">
        <w:r w:rsidR="00901E23">
          <w:rPr>
            <w:rFonts w:ascii="Tahoma" w:eastAsia="Times New Roman" w:hAnsi="Tahoma" w:cs="Tahoma"/>
            <w:color w:val="000000"/>
          </w:rPr>
          <w:t xml:space="preserve"> Annual workshops</w:t>
        </w:r>
        <w:r w:rsidR="00453220">
          <w:rPr>
            <w:rFonts w:ascii="Tahoma" w:eastAsia="Times New Roman" w:hAnsi="Tahoma" w:cs="Tahoma"/>
            <w:color w:val="000000"/>
          </w:rPr>
          <w:t xml:space="preserve"> </w:t>
        </w:r>
      </w:ins>
      <w:ins w:id="456" w:author="Chassin, David P" w:date="2023-06-08T08:05:00Z">
        <w:r w:rsidR="00453220">
          <w:rPr>
            <w:rFonts w:ascii="Tahoma" w:eastAsia="Times New Roman" w:hAnsi="Tahoma" w:cs="Tahoma"/>
            <w:color w:val="000000"/>
          </w:rPr>
          <w:t>were held jointly</w:t>
        </w:r>
      </w:ins>
      <w:ins w:id="457" w:author="Chassin, David P" w:date="2023-06-08T08:03:00Z">
        <w:r w:rsidR="00453220">
          <w:rPr>
            <w:rFonts w:ascii="Tahoma" w:eastAsia="Times New Roman" w:hAnsi="Tahoma" w:cs="Tahoma"/>
            <w:color w:val="000000"/>
          </w:rPr>
          <w:t xml:space="preserve"> with GLOW and </w:t>
        </w:r>
        <w:proofErr w:type="spellStart"/>
        <w:r w:rsidR="00453220">
          <w:rPr>
            <w:rFonts w:ascii="Tahoma" w:eastAsia="Times New Roman" w:hAnsi="Tahoma" w:cs="Tahoma"/>
            <w:color w:val="000000"/>
          </w:rPr>
          <w:t>HiPAS</w:t>
        </w:r>
        <w:proofErr w:type="spellEnd"/>
        <w:r w:rsidR="00453220">
          <w:rPr>
            <w:rFonts w:ascii="Tahoma" w:eastAsia="Times New Roman" w:hAnsi="Tahoma" w:cs="Tahoma"/>
            <w:color w:val="000000"/>
          </w:rPr>
          <w:t xml:space="preserve"> </w:t>
        </w:r>
      </w:ins>
      <w:ins w:id="458" w:author="Chassin, David P" w:date="2023-06-08T08:05:00Z">
        <w:r w:rsidR="00453220">
          <w:rPr>
            <w:rFonts w:ascii="Tahoma" w:eastAsia="Times New Roman" w:hAnsi="Tahoma" w:cs="Tahoma"/>
            <w:color w:val="000000"/>
          </w:rPr>
          <w:t xml:space="preserve">developers </w:t>
        </w:r>
      </w:ins>
      <w:ins w:id="459" w:author="Chassin, David P" w:date="2023-06-08T08:03:00Z">
        <w:r w:rsidR="00901E23">
          <w:rPr>
            <w:rFonts w:ascii="Tahoma" w:eastAsia="Times New Roman" w:hAnsi="Tahoma" w:cs="Tahoma"/>
            <w:color w:val="000000"/>
          </w:rPr>
          <w:t xml:space="preserve">to </w:t>
        </w:r>
      </w:ins>
      <w:ins w:id="460" w:author="Chassin, David P" w:date="2023-06-08T08:04:00Z">
        <w:r w:rsidR="00453220">
          <w:rPr>
            <w:rFonts w:ascii="Tahoma" w:eastAsia="Times New Roman" w:hAnsi="Tahoma" w:cs="Tahoma"/>
            <w:color w:val="000000"/>
          </w:rPr>
          <w:t>teach users of</w:t>
        </w:r>
        <w:r w:rsidR="00453220" w:rsidRPr="00453220">
          <w:rPr>
            <w:rFonts w:ascii="Tahoma" w:eastAsia="Times New Roman" w:hAnsi="Tahoma" w:cs="Tahoma"/>
            <w:color w:val="000000"/>
          </w:rPr>
          <w:t xml:space="preserve"> </w:t>
        </w:r>
        <w:proofErr w:type="spellStart"/>
        <w:r w:rsidR="00453220">
          <w:rPr>
            <w:rFonts w:ascii="Tahoma" w:eastAsia="Times New Roman" w:hAnsi="Tahoma" w:cs="Tahoma"/>
            <w:color w:val="000000"/>
          </w:rPr>
          <w:t>OpenFIDO</w:t>
        </w:r>
        <w:proofErr w:type="spellEnd"/>
        <w:r w:rsidR="00453220">
          <w:rPr>
            <w:rFonts w:ascii="Tahoma" w:eastAsia="Times New Roman" w:hAnsi="Tahoma" w:cs="Tahoma"/>
            <w:color w:val="000000"/>
          </w:rPr>
          <w:t xml:space="preserve"> how to use it in </w:t>
        </w:r>
        <w:proofErr w:type="spellStart"/>
        <w:r w:rsidR="00453220">
          <w:rPr>
            <w:rFonts w:ascii="Tahoma" w:eastAsia="Times New Roman" w:hAnsi="Tahoma" w:cs="Tahoma"/>
            <w:color w:val="000000"/>
          </w:rPr>
          <w:t>conjuction</w:t>
        </w:r>
        <w:proofErr w:type="spellEnd"/>
        <w:r w:rsidR="00453220">
          <w:rPr>
            <w:rFonts w:ascii="Tahoma" w:eastAsia="Times New Roman" w:hAnsi="Tahoma" w:cs="Tahoma"/>
            <w:color w:val="000000"/>
          </w:rPr>
          <w:t xml:space="preserve"> with these tools</w:t>
        </w:r>
      </w:ins>
      <w:ins w:id="461" w:author="Chassin, David P" w:date="2023-06-08T08:05:00Z">
        <w:r w:rsidR="00453220">
          <w:rPr>
            <w:rFonts w:ascii="Tahoma" w:eastAsia="Times New Roman" w:hAnsi="Tahoma" w:cs="Tahoma"/>
            <w:color w:val="000000"/>
          </w:rPr>
          <w:t>.</w:t>
        </w:r>
      </w:ins>
    </w:p>
    <w:p w14:paraId="07DEE818" w14:textId="1D2C184B" w:rsidR="008E4AE6" w:rsidRPr="00E64C81" w:rsidRDefault="008E4AE6" w:rsidP="00D34B2A">
      <w:pPr>
        <w:tabs>
          <w:tab w:val="clear" w:pos="360"/>
        </w:tabs>
        <w:suppressAutoHyphens w:val="0"/>
        <w:spacing w:after="140"/>
        <w:rPr>
          <w:rFonts w:ascii="Tahoma" w:eastAsia="Times New Roman" w:hAnsi="Tahoma" w:cs="Tahoma"/>
        </w:rPr>
      </w:pPr>
      <w:proofErr w:type="spellStart"/>
      <w:r>
        <w:rPr>
          <w:rFonts w:ascii="Tahoma" w:eastAsia="Times New Roman" w:hAnsi="Tahoma" w:cs="Tahoma"/>
          <w:color w:val="000000"/>
        </w:rPr>
        <w:t>OpenFIDO</w:t>
      </w:r>
      <w:proofErr w:type="spellEnd"/>
      <w:r>
        <w:rPr>
          <w:rFonts w:ascii="Tahoma" w:eastAsia="Times New Roman" w:hAnsi="Tahoma" w:cs="Tahoma"/>
          <w:color w:val="000000"/>
        </w:rPr>
        <w:t xml:space="preserve"> was submitted for adoption by the Linux Foundation</w:t>
      </w:r>
      <w:r w:rsidR="00762298">
        <w:rPr>
          <w:rFonts w:ascii="Tahoma" w:eastAsia="Times New Roman" w:hAnsi="Tahoma" w:cs="Tahoma"/>
          <w:color w:val="000000"/>
        </w:rPr>
        <w:t xml:space="preserve"> (LF)</w:t>
      </w:r>
      <w:r>
        <w:rPr>
          <w:rFonts w:ascii="Tahoma" w:eastAsia="Times New Roman" w:hAnsi="Tahoma" w:cs="Tahoma"/>
          <w:color w:val="000000"/>
        </w:rPr>
        <w:t xml:space="preserve"> Energy, which is an open-source </w:t>
      </w:r>
      <w:r w:rsidR="00164470">
        <w:rPr>
          <w:rFonts w:ascii="Tahoma" w:eastAsia="Times New Roman" w:hAnsi="Tahoma" w:cs="Tahoma"/>
          <w:color w:val="000000"/>
        </w:rPr>
        <w:t xml:space="preserve">foundation focused on the power </w:t>
      </w:r>
      <w:proofErr w:type="gramStart"/>
      <w:r w:rsidR="00164470">
        <w:rPr>
          <w:rFonts w:ascii="Tahoma" w:eastAsia="Times New Roman" w:hAnsi="Tahoma" w:cs="Tahoma"/>
          <w:color w:val="000000"/>
        </w:rPr>
        <w:t>systems sector, and</w:t>
      </w:r>
      <w:proofErr w:type="gramEnd"/>
      <w:r w:rsidR="00164470">
        <w:rPr>
          <w:rFonts w:ascii="Tahoma" w:eastAsia="Times New Roman" w:hAnsi="Tahoma" w:cs="Tahoma"/>
          <w:color w:val="000000"/>
        </w:rPr>
        <w:t xml:space="preserve"> hosted within The Linux Foundation.</w:t>
      </w:r>
      <w:r w:rsidR="00762298">
        <w:rPr>
          <w:rFonts w:ascii="Tahoma" w:eastAsia="Times New Roman" w:hAnsi="Tahoma" w:cs="Tahoma"/>
          <w:color w:val="000000"/>
        </w:rPr>
        <w:t xml:space="preserve"> LF Energy </w:t>
      </w:r>
      <w:r w:rsidR="00C83D57">
        <w:rPr>
          <w:rFonts w:ascii="Tahoma" w:eastAsia="Times New Roman" w:hAnsi="Tahoma" w:cs="Tahoma"/>
          <w:color w:val="000000"/>
        </w:rPr>
        <w:t>provides a neutral, collaborative community to build the shared digital investments that are needed to transform the world’s relationship to energy.</w:t>
      </w:r>
      <w:r w:rsidR="00883713">
        <w:rPr>
          <w:rFonts w:ascii="Tahoma" w:eastAsia="Times New Roman" w:hAnsi="Tahoma" w:cs="Tahoma"/>
          <w:color w:val="000000"/>
        </w:rPr>
        <w:t xml:space="preserve"> Once adopted, LF Energy will provide the user community support and contribution infrastructure needed to ensure the longevity and usefulness of </w:t>
      </w:r>
      <w:proofErr w:type="spellStart"/>
      <w:r w:rsidR="00883713">
        <w:rPr>
          <w:rFonts w:ascii="Tahoma" w:eastAsia="Times New Roman" w:hAnsi="Tahoma" w:cs="Tahoma"/>
          <w:color w:val="000000"/>
        </w:rPr>
        <w:t>OpenFIDO</w:t>
      </w:r>
      <w:proofErr w:type="spellEnd"/>
      <w:r w:rsidR="00F90421">
        <w:rPr>
          <w:rFonts w:ascii="Tahoma" w:eastAsia="Times New Roman" w:hAnsi="Tahoma" w:cs="Tahoma"/>
          <w:color w:val="000000"/>
        </w:rPr>
        <w:t xml:space="preserve"> in the coming years</w:t>
      </w:r>
      <w:r w:rsidR="00883713">
        <w:rPr>
          <w:rFonts w:ascii="Tahoma" w:eastAsia="Times New Roman" w:hAnsi="Tahoma" w:cs="Tahoma"/>
          <w:color w:val="000000"/>
        </w:rPr>
        <w:t>.</w:t>
      </w:r>
    </w:p>
    <w:p w14:paraId="781A3BCC" w14:textId="607EFF07" w:rsidR="007B5AD9" w:rsidRPr="00917E1D" w:rsidRDefault="63653D23" w:rsidP="00891C04">
      <w:pPr>
        <w:pStyle w:val="Heading1"/>
      </w:pPr>
      <w:bookmarkStart w:id="462" w:name="_Toc137112224"/>
      <w:permEnd w:id="572207728"/>
      <w:r>
        <w:lastRenderedPageBreak/>
        <w:t>Introduction</w:t>
      </w:r>
      <w:bookmarkEnd w:id="442"/>
      <w:bookmarkEnd w:id="443"/>
      <w:bookmarkEnd w:id="462"/>
    </w:p>
    <w:p w14:paraId="37E6133B" w14:textId="77777777" w:rsidR="00D34B2A" w:rsidRPr="00E64C81" w:rsidRDefault="00D34B2A" w:rsidP="00D34B2A">
      <w:pPr>
        <w:pStyle w:val="NormalWeb"/>
        <w:spacing w:before="0" w:beforeAutospacing="0" w:after="140" w:afterAutospacing="0"/>
        <w:rPr>
          <w:rFonts w:ascii="Tahoma" w:hAnsi="Tahoma" w:cs="Tahoma"/>
        </w:rPr>
      </w:pPr>
      <w:bookmarkStart w:id="463" w:name="_TOC_250024"/>
      <w:permStart w:id="953898117" w:edGrp="everyone"/>
      <w:r w:rsidRPr="00E64C81">
        <w:rPr>
          <w:rStyle w:val="BodyTextChar"/>
          <w:rFonts w:ascii="Tahoma" w:hAnsi="Tahoma" w:cs="Tahoma"/>
        </w:rPr>
        <w:t>The</w:t>
      </w:r>
      <w:r w:rsidRPr="00E64C81">
        <w:rPr>
          <w:rFonts w:ascii="Tahoma" w:hAnsi="Tahoma" w:cs="Tahoma"/>
          <w:color w:val="000000"/>
        </w:rPr>
        <w:t xml:space="preserve"> electric utility industry is highly reliant on data, analytics, models, and simulation to plan and operate distribution systems. Data comes from many sources including customers, system operations, electric markets, and partner organizations. Analytics are used to develop an understanding of the system and assist in producing action plans based on past behavior. </w:t>
      </w:r>
    </w:p>
    <w:p w14:paraId="107C835F" w14:textId="343CF768" w:rsidR="00D34B2A" w:rsidRPr="00E64C81" w:rsidRDefault="00D34B2A" w:rsidP="00D34B2A">
      <w:pPr>
        <w:pStyle w:val="NormalWeb"/>
        <w:spacing w:before="0" w:beforeAutospacing="0" w:after="140" w:afterAutospacing="0"/>
        <w:rPr>
          <w:rFonts w:ascii="Tahoma" w:hAnsi="Tahoma" w:cs="Tahoma"/>
        </w:rPr>
      </w:pPr>
      <w:r w:rsidRPr="00E64C81">
        <w:rPr>
          <w:rFonts w:ascii="Tahoma" w:hAnsi="Tahoma" w:cs="Tahoma"/>
          <w:color w:val="000000"/>
        </w:rPr>
        <w:t xml:space="preserve">Utilities develop and maintain detailed models of their systems </w:t>
      </w:r>
      <w:proofErr w:type="gramStart"/>
      <w:r w:rsidRPr="00E64C81">
        <w:rPr>
          <w:rFonts w:ascii="Tahoma" w:hAnsi="Tahoma" w:cs="Tahoma"/>
          <w:color w:val="000000"/>
        </w:rPr>
        <w:t>in order to</w:t>
      </w:r>
      <w:proofErr w:type="gramEnd"/>
      <w:r w:rsidRPr="00E64C81">
        <w:rPr>
          <w:rFonts w:ascii="Tahoma" w:hAnsi="Tahoma" w:cs="Tahoma"/>
          <w:color w:val="000000"/>
        </w:rPr>
        <w:t xml:space="preserve"> study their future behavior, plan for growth and adoption of new technologies, and sustain reliable and cost-effective operations. Simulations ensure that devices and equipment continue to function </w:t>
      </w:r>
      <w:proofErr w:type="gramStart"/>
      <w:r w:rsidRPr="00E64C81">
        <w:rPr>
          <w:rFonts w:ascii="Tahoma" w:hAnsi="Tahoma" w:cs="Tahoma"/>
          <w:color w:val="000000"/>
        </w:rPr>
        <w:t>properly</w:t>
      </w:r>
      <w:proofErr w:type="gramEnd"/>
      <w:r w:rsidRPr="00E64C81">
        <w:rPr>
          <w:rFonts w:ascii="Tahoma" w:hAnsi="Tahoma" w:cs="Tahoma"/>
          <w:color w:val="000000"/>
        </w:rPr>
        <w:t xml:space="preserve"> and expansion plans meet existing and emerging requirements. Simulators are increasingly used for essential studies such as reliability and resilience analysis, distributed resource </w:t>
      </w:r>
      <w:r w:rsidR="00574968">
        <w:rPr>
          <w:rFonts w:ascii="Tahoma" w:hAnsi="Tahoma" w:cs="Tahoma"/>
          <w:color w:val="000000"/>
        </w:rPr>
        <w:t xml:space="preserve">(DER) </w:t>
      </w:r>
      <w:r w:rsidRPr="00E64C81">
        <w:rPr>
          <w:rFonts w:ascii="Tahoma" w:hAnsi="Tahoma" w:cs="Tahoma"/>
          <w:color w:val="000000"/>
        </w:rPr>
        <w:t>interconnection permitting, tariff design, and load electrification impact studies, among other things.</w:t>
      </w:r>
    </w:p>
    <w:p w14:paraId="13C88B30" w14:textId="07B3E518" w:rsidR="00D34B2A" w:rsidRPr="00E64C81" w:rsidRDefault="00D34B2A" w:rsidP="00D34B2A">
      <w:pPr>
        <w:pStyle w:val="NormalWeb"/>
        <w:spacing w:before="0" w:beforeAutospacing="0" w:after="140" w:afterAutospacing="0"/>
        <w:rPr>
          <w:rFonts w:ascii="Tahoma" w:hAnsi="Tahoma" w:cs="Tahoma"/>
        </w:rPr>
      </w:pPr>
      <w:r w:rsidRPr="00E64C81">
        <w:rPr>
          <w:rFonts w:ascii="Tahoma" w:hAnsi="Tahoma" w:cs="Tahoma"/>
          <w:color w:val="000000"/>
        </w:rPr>
        <w:t>Climate change and policy responses are changing analysis demands for these simulation tools as well. There is an increasing amount of environment</w:t>
      </w:r>
      <w:r w:rsidR="00574968">
        <w:rPr>
          <w:rFonts w:ascii="Tahoma" w:hAnsi="Tahoma" w:cs="Tahoma"/>
          <w:color w:val="000000"/>
        </w:rPr>
        <w:t>al</w:t>
      </w:r>
      <w:r w:rsidR="002945C1">
        <w:rPr>
          <w:rFonts w:ascii="Tahoma" w:hAnsi="Tahoma" w:cs="Tahoma"/>
          <w:color w:val="000000"/>
        </w:rPr>
        <w:t>, advanced technology,</w:t>
      </w:r>
      <w:r w:rsidRPr="00E64C81">
        <w:rPr>
          <w:rFonts w:ascii="Tahoma" w:hAnsi="Tahoma" w:cs="Tahoma"/>
          <w:color w:val="000000"/>
        </w:rPr>
        <w:t xml:space="preserve"> and consumer behavior data that </w:t>
      </w:r>
      <w:r w:rsidR="00574968">
        <w:rPr>
          <w:rFonts w:ascii="Tahoma" w:hAnsi="Tahoma" w:cs="Tahoma"/>
          <w:color w:val="000000"/>
        </w:rPr>
        <w:t>needs to</w:t>
      </w:r>
      <w:r w:rsidRPr="00E64C81">
        <w:rPr>
          <w:rFonts w:ascii="Tahoma" w:hAnsi="Tahoma" w:cs="Tahoma"/>
          <w:color w:val="000000"/>
        </w:rPr>
        <w:t xml:space="preserve"> be incorporated in simulations</w:t>
      </w:r>
      <w:r w:rsidR="002945C1">
        <w:rPr>
          <w:rFonts w:ascii="Tahoma" w:hAnsi="Tahoma" w:cs="Tahoma"/>
          <w:color w:val="000000"/>
        </w:rPr>
        <w:t xml:space="preserve"> for results to remain valid</w:t>
      </w:r>
      <w:r w:rsidRPr="00E64C81">
        <w:rPr>
          <w:rFonts w:ascii="Tahoma" w:hAnsi="Tahoma" w:cs="Tahoma"/>
          <w:color w:val="000000"/>
        </w:rPr>
        <w:t xml:space="preserve">. For example, satellite and LIDAR data of vegetation changes in proximity to power lines is now available for all of California from </w:t>
      </w:r>
      <w:hyperlink r:id="rId21" w:history="1">
        <w:r w:rsidRPr="00E64C81">
          <w:rPr>
            <w:rStyle w:val="Hyperlink"/>
            <w:rFonts w:ascii="Tahoma" w:hAnsi="Tahoma" w:cs="Tahoma"/>
            <w:color w:val="1155CC"/>
          </w:rPr>
          <w:t>www.forestobservatory.com</w:t>
        </w:r>
      </w:hyperlink>
      <w:r w:rsidRPr="00E64C81">
        <w:rPr>
          <w:rFonts w:ascii="Tahoma" w:hAnsi="Tahoma" w:cs="Tahoma"/>
          <w:color w:val="000000"/>
        </w:rPr>
        <w:t>. This data can be fused with network models to determine which power lines are at risk from vegetation falls during high-wind events.</w:t>
      </w:r>
      <w:r w:rsidR="00256CE6">
        <w:rPr>
          <w:rFonts w:ascii="Tahoma" w:hAnsi="Tahoma" w:cs="Tahoma"/>
          <w:color w:val="000000"/>
        </w:rPr>
        <w:t xml:space="preserve"> Similarly, the availability of automated meter infrastructure (AMI) data </w:t>
      </w:r>
      <w:proofErr w:type="gramStart"/>
      <w:r w:rsidR="00256CE6">
        <w:rPr>
          <w:rFonts w:ascii="Tahoma" w:hAnsi="Tahoma" w:cs="Tahoma"/>
          <w:color w:val="000000"/>
        </w:rPr>
        <w:t>enable</w:t>
      </w:r>
      <w:proofErr w:type="gramEnd"/>
      <w:r w:rsidR="00256CE6">
        <w:rPr>
          <w:rFonts w:ascii="Tahoma" w:hAnsi="Tahoma" w:cs="Tahoma"/>
          <w:color w:val="000000"/>
        </w:rPr>
        <w:t xml:space="preserve"> </w:t>
      </w:r>
      <w:r w:rsidR="00F41AB2">
        <w:rPr>
          <w:rFonts w:ascii="Tahoma" w:hAnsi="Tahoma" w:cs="Tahoma"/>
          <w:color w:val="000000"/>
        </w:rPr>
        <w:t xml:space="preserve">nearly real-time generation of </w:t>
      </w:r>
      <w:r w:rsidR="00E43EFD">
        <w:rPr>
          <w:rFonts w:ascii="Tahoma" w:hAnsi="Tahoma" w:cs="Tahoma"/>
          <w:color w:val="000000"/>
        </w:rPr>
        <w:t xml:space="preserve">customer-class </w:t>
      </w:r>
      <w:proofErr w:type="spellStart"/>
      <w:r w:rsidR="00E43EFD">
        <w:rPr>
          <w:rFonts w:ascii="Tahoma" w:hAnsi="Tahoma" w:cs="Tahoma"/>
          <w:color w:val="000000"/>
        </w:rPr>
        <w:t>loadshape</w:t>
      </w:r>
      <w:proofErr w:type="spellEnd"/>
      <w:r w:rsidR="00E43EFD">
        <w:rPr>
          <w:rFonts w:ascii="Tahoma" w:hAnsi="Tahoma" w:cs="Tahoma"/>
          <w:color w:val="000000"/>
        </w:rPr>
        <w:t xml:space="preserve"> data for use in tariff</w:t>
      </w:r>
      <w:r w:rsidR="00430297">
        <w:rPr>
          <w:rFonts w:ascii="Tahoma" w:hAnsi="Tahoma" w:cs="Tahoma"/>
          <w:color w:val="000000"/>
        </w:rPr>
        <w:t xml:space="preserve">, electrification, and </w:t>
      </w:r>
      <w:r w:rsidR="00ED714D">
        <w:rPr>
          <w:rFonts w:ascii="Tahoma" w:hAnsi="Tahoma" w:cs="Tahoma"/>
          <w:color w:val="000000"/>
        </w:rPr>
        <w:t>customer load</w:t>
      </w:r>
      <w:r w:rsidR="00430297">
        <w:rPr>
          <w:rFonts w:ascii="Tahoma" w:hAnsi="Tahoma" w:cs="Tahoma"/>
          <w:color w:val="000000"/>
        </w:rPr>
        <w:t xml:space="preserve"> </w:t>
      </w:r>
      <w:r w:rsidR="00ED714D">
        <w:rPr>
          <w:rFonts w:ascii="Tahoma" w:hAnsi="Tahoma" w:cs="Tahoma"/>
          <w:color w:val="000000"/>
        </w:rPr>
        <w:t>clustering</w:t>
      </w:r>
      <w:r w:rsidR="00430297">
        <w:rPr>
          <w:rFonts w:ascii="Tahoma" w:hAnsi="Tahoma" w:cs="Tahoma"/>
          <w:color w:val="000000"/>
        </w:rPr>
        <w:t xml:space="preserve"> analysis.</w:t>
      </w:r>
    </w:p>
    <w:p w14:paraId="0F906258" w14:textId="60313B7C" w:rsidR="00D34B2A" w:rsidRPr="00E64C81" w:rsidRDefault="00D34B2A" w:rsidP="00D34B2A">
      <w:pPr>
        <w:pStyle w:val="NormalWeb"/>
        <w:spacing w:before="0" w:beforeAutospacing="0" w:after="140" w:afterAutospacing="0"/>
        <w:rPr>
          <w:rFonts w:ascii="Tahoma" w:hAnsi="Tahoma" w:cs="Tahoma"/>
        </w:rPr>
      </w:pPr>
      <w:r w:rsidRPr="00E64C81">
        <w:rPr>
          <w:rFonts w:ascii="Tahoma" w:hAnsi="Tahoma" w:cs="Tahoma"/>
          <w:color w:val="000000"/>
        </w:rPr>
        <w:t xml:space="preserve">Existing methods are less valid as key assumptions hold less frequently. Many of the existing methods supporting </w:t>
      </w:r>
      <w:r w:rsidR="00823537">
        <w:rPr>
          <w:rFonts w:ascii="Tahoma" w:hAnsi="Tahoma" w:cs="Tahoma"/>
          <w:color w:val="000000"/>
        </w:rPr>
        <w:t>power system</w:t>
      </w:r>
      <w:r w:rsidRPr="00E64C81">
        <w:rPr>
          <w:rFonts w:ascii="Tahoma" w:hAnsi="Tahoma" w:cs="Tahoma"/>
          <w:color w:val="000000"/>
        </w:rPr>
        <w:t xml:space="preserve"> analyses made by the utility are obsolete or evolving quickly in the face of changing and emerging requirements. For example, reliability studies do not consider the role of battery storage in performance metrics like SAIDI, SAIFI, CAIFI where customers can provide backup power in ways that are not considered in the metrics' </w:t>
      </w:r>
      <w:r w:rsidR="00BC41AE">
        <w:rPr>
          <w:rFonts w:ascii="Tahoma" w:hAnsi="Tahoma" w:cs="Tahoma"/>
          <w:color w:val="000000"/>
        </w:rPr>
        <w:t>original</w:t>
      </w:r>
      <w:r w:rsidRPr="00E64C81">
        <w:rPr>
          <w:rFonts w:ascii="Tahoma" w:hAnsi="Tahoma" w:cs="Tahoma"/>
          <w:color w:val="000000"/>
        </w:rPr>
        <w:t xml:space="preserve"> purpose, which is to provide an aggregate measure of how long customers are without an energy source.</w:t>
      </w:r>
    </w:p>
    <w:p w14:paraId="31197C66" w14:textId="39A563F1" w:rsidR="00D34B2A" w:rsidRPr="00E64C81" w:rsidRDefault="00D34B2A" w:rsidP="00D34B2A">
      <w:pPr>
        <w:pStyle w:val="NormalWeb"/>
        <w:spacing w:before="0" w:beforeAutospacing="0" w:after="140" w:afterAutospacing="0"/>
        <w:rPr>
          <w:rFonts w:ascii="Tahoma" w:hAnsi="Tahoma" w:cs="Tahoma"/>
        </w:rPr>
      </w:pPr>
      <w:r w:rsidRPr="00E64C81">
        <w:rPr>
          <w:rFonts w:ascii="Tahoma" w:hAnsi="Tahoma" w:cs="Tahoma"/>
          <w:color w:val="000000"/>
        </w:rPr>
        <w:t>Emerging conditions have high uncertainty and are often more data intensive. This is particularly true for studies involving the environment surrounding utility equipment, such as public safety power shutoffs (PSPS). Access to vegetation and weather data is vital to access the long-term performance of distribution systems, as well as forecasting near and long-term interactions between vegetation and power systems. This data is many orders of magnitude larger and more difficult to manage than traditional utility data, including SCADA and AMI data.</w:t>
      </w:r>
    </w:p>
    <w:p w14:paraId="39C611E6" w14:textId="41D0E041" w:rsidR="00D34B2A" w:rsidRPr="00E64C81" w:rsidRDefault="00D34B2A" w:rsidP="00D34B2A">
      <w:pPr>
        <w:pStyle w:val="NormalWeb"/>
        <w:spacing w:before="0" w:beforeAutospacing="0" w:after="140" w:afterAutospacing="0"/>
        <w:rPr>
          <w:rFonts w:ascii="Tahoma" w:hAnsi="Tahoma" w:cs="Tahoma"/>
        </w:rPr>
      </w:pPr>
      <w:r w:rsidRPr="00E64C81">
        <w:rPr>
          <w:rFonts w:ascii="Tahoma" w:hAnsi="Tahoma" w:cs="Tahoma"/>
          <w:color w:val="000000"/>
        </w:rPr>
        <w:t xml:space="preserve">Data analysis is </w:t>
      </w:r>
      <w:r w:rsidR="00ED714D">
        <w:rPr>
          <w:rFonts w:ascii="Tahoma" w:hAnsi="Tahoma" w:cs="Tahoma"/>
          <w:color w:val="000000"/>
        </w:rPr>
        <w:t xml:space="preserve">also </w:t>
      </w:r>
      <w:r w:rsidRPr="00E64C81">
        <w:rPr>
          <w:rFonts w:ascii="Tahoma" w:hAnsi="Tahoma" w:cs="Tahoma"/>
          <w:color w:val="000000"/>
        </w:rPr>
        <w:t xml:space="preserve">an increasingly simulation-centric activity. Historically, many utility analytics used reduced-order models that do not require highly detailed </w:t>
      </w:r>
      <w:r w:rsidR="00ED714D">
        <w:rPr>
          <w:rFonts w:ascii="Tahoma" w:hAnsi="Tahoma" w:cs="Tahoma"/>
          <w:color w:val="000000"/>
        </w:rPr>
        <w:t>asset data</w:t>
      </w:r>
      <w:r w:rsidRPr="00E64C81">
        <w:rPr>
          <w:rFonts w:ascii="Tahoma" w:hAnsi="Tahoma" w:cs="Tahoma"/>
          <w:color w:val="000000"/>
        </w:rPr>
        <w:t xml:space="preserve">. This had a significant advantage because utilities did not need to use simulations to run these detailed models, and typically could avoid the need for Monte-Carlo simulations to determine the possible ranges of outcomes. With the advent of agent-based simulations that can perform quasi-steady time-series (QSTS) simulations on high-performance computing infrastructure, running large-scale simulations many times is now possible, and new kinds of analysis </w:t>
      </w:r>
      <w:r w:rsidRPr="00E64C81">
        <w:rPr>
          <w:rFonts w:ascii="Tahoma" w:hAnsi="Tahoma" w:cs="Tahoma"/>
          <w:color w:val="000000"/>
        </w:rPr>
        <w:lastRenderedPageBreak/>
        <w:t>methods are emerging that cannot be performed using reduced-order models. For example, comprehensive integration capacity analysis (ICA) requires running multiple time-series simulations with different levels of resources to determine when voltage regulator controls become unable to compensate for local generation resources.</w:t>
      </w:r>
    </w:p>
    <w:p w14:paraId="29126C5C" w14:textId="1D7E3DDE" w:rsidR="00B8750A" w:rsidRPr="00E64C81" w:rsidRDefault="00D34B2A" w:rsidP="00FD00FE">
      <w:pPr>
        <w:pStyle w:val="NormalWeb"/>
        <w:spacing w:before="0" w:beforeAutospacing="0" w:after="140" w:afterAutospacing="0"/>
        <w:rPr>
          <w:rFonts w:ascii="Tahoma" w:hAnsi="Tahoma" w:cs="Tahoma"/>
        </w:rPr>
      </w:pPr>
      <w:proofErr w:type="spellStart"/>
      <w:r w:rsidRPr="00E64C81">
        <w:rPr>
          <w:rFonts w:ascii="Tahoma" w:hAnsi="Tahoma" w:cs="Tahoma"/>
          <w:color w:val="000000"/>
        </w:rPr>
        <w:t>OpenFIDO</w:t>
      </w:r>
      <w:proofErr w:type="spellEnd"/>
      <w:r w:rsidRPr="00E64C81">
        <w:rPr>
          <w:rFonts w:ascii="Tahoma" w:hAnsi="Tahoma" w:cs="Tahoma"/>
          <w:color w:val="000000"/>
        </w:rPr>
        <w:t xml:space="preserve"> is designed to support a growing reliance on simulation at scale to provide </w:t>
      </w:r>
      <w:r w:rsidR="00502DD0">
        <w:rPr>
          <w:rFonts w:ascii="Tahoma" w:hAnsi="Tahoma" w:cs="Tahoma"/>
          <w:color w:val="000000"/>
        </w:rPr>
        <w:t>important</w:t>
      </w:r>
      <w:r w:rsidRPr="00E64C81">
        <w:rPr>
          <w:rFonts w:ascii="Tahoma" w:hAnsi="Tahoma" w:cs="Tahoma"/>
          <w:color w:val="000000"/>
        </w:rPr>
        <w:t xml:space="preserve"> analysis</w:t>
      </w:r>
      <w:r w:rsidR="00502DD0">
        <w:rPr>
          <w:rFonts w:ascii="Tahoma" w:hAnsi="Tahoma" w:cs="Tahoma"/>
          <w:color w:val="000000"/>
        </w:rPr>
        <w:t xml:space="preserve"> results for climate change response and technology integration challenges</w:t>
      </w:r>
      <w:r w:rsidRPr="00E64C81">
        <w:rPr>
          <w:rFonts w:ascii="Tahoma" w:hAnsi="Tahoma" w:cs="Tahoma"/>
          <w:color w:val="000000"/>
        </w:rPr>
        <w:t xml:space="preserve">. By allowing researchers, vendors, and users to access an open-source library of analysis methods, tools, and workflows, </w:t>
      </w:r>
      <w:proofErr w:type="spellStart"/>
      <w:r w:rsidRPr="00E64C81">
        <w:rPr>
          <w:rFonts w:ascii="Tahoma" w:hAnsi="Tahoma" w:cs="Tahoma"/>
          <w:color w:val="000000"/>
        </w:rPr>
        <w:t>OpenFIDO</w:t>
      </w:r>
      <w:proofErr w:type="spellEnd"/>
      <w:r w:rsidRPr="00E64C81">
        <w:rPr>
          <w:rFonts w:ascii="Tahoma" w:hAnsi="Tahoma" w:cs="Tahoma"/>
          <w:color w:val="000000"/>
        </w:rPr>
        <w:t xml:space="preserve"> provides an environment in which methods can be developed, evaluated, and deployed easily and flexibly while reducing concerns about ongoing support, licensing fees, or compatibility.</w:t>
      </w:r>
      <w:bookmarkEnd w:id="463"/>
    </w:p>
    <w:p w14:paraId="42D3DE70" w14:textId="0872F924" w:rsidR="00D179BA" w:rsidRPr="00917E1D" w:rsidRDefault="15EAB3D8" w:rsidP="00891C04">
      <w:pPr>
        <w:pStyle w:val="Heading1"/>
      </w:pPr>
      <w:bookmarkStart w:id="464" w:name="_Toc1180295879"/>
      <w:bookmarkStart w:id="465" w:name="_Toc1137722955"/>
      <w:bookmarkStart w:id="466" w:name="_Toc137112225"/>
      <w:permEnd w:id="953898117"/>
      <w:r>
        <w:lastRenderedPageBreak/>
        <w:t>Project Approach</w:t>
      </w:r>
      <w:bookmarkEnd w:id="464"/>
      <w:bookmarkEnd w:id="465"/>
      <w:bookmarkEnd w:id="466"/>
    </w:p>
    <w:p w14:paraId="00B66CDE" w14:textId="17B50081" w:rsidR="0057486D" w:rsidRPr="00E64C81" w:rsidRDefault="0057486D" w:rsidP="0057486D">
      <w:pPr>
        <w:pStyle w:val="NormalWeb"/>
        <w:spacing w:before="0" w:beforeAutospacing="0" w:after="140" w:afterAutospacing="0"/>
        <w:rPr>
          <w:rFonts w:ascii="Tahoma" w:hAnsi="Tahoma" w:cs="Tahoma"/>
        </w:rPr>
      </w:pPr>
      <w:bookmarkStart w:id="467" w:name="_Toc130395878"/>
      <w:bookmarkStart w:id="468" w:name="_Toc1834366907"/>
      <w:permStart w:id="2002352442" w:edGrp="everyone"/>
      <w:proofErr w:type="spellStart"/>
      <w:r w:rsidRPr="00E64C81">
        <w:rPr>
          <w:rFonts w:ascii="Tahoma" w:hAnsi="Tahoma" w:cs="Tahoma"/>
          <w:color w:val="000000"/>
        </w:rPr>
        <w:t>OpenFIDO</w:t>
      </w:r>
      <w:proofErr w:type="spellEnd"/>
      <w:r w:rsidRPr="00E64C81">
        <w:rPr>
          <w:rFonts w:ascii="Tahoma" w:hAnsi="Tahoma" w:cs="Tahoma"/>
          <w:color w:val="000000"/>
        </w:rPr>
        <w:t xml:space="preserve"> provides a comprehensive open-source data integration and exchange approach pioneered on the open-source VADER platform developed at Stanford University </w:t>
      </w:r>
      <w:r w:rsidR="001C439E">
        <w:rPr>
          <w:rFonts w:ascii="Tahoma" w:hAnsi="Tahoma" w:cs="Tahoma"/>
          <w:color w:val="000000"/>
        </w:rPr>
        <w:t>(</w:t>
      </w:r>
      <w:proofErr w:type="spellStart"/>
      <w:r w:rsidR="001C439E">
        <w:rPr>
          <w:rFonts w:ascii="Tahoma" w:hAnsi="Tahoma" w:cs="Tahoma"/>
          <w:color w:val="000000"/>
        </w:rPr>
        <w:t>Chassin</w:t>
      </w:r>
      <w:proofErr w:type="spellEnd"/>
      <w:r w:rsidR="001C439E">
        <w:rPr>
          <w:rFonts w:ascii="Tahoma" w:hAnsi="Tahoma" w:cs="Tahoma"/>
          <w:color w:val="000000"/>
        </w:rPr>
        <w:t xml:space="preserve"> 2014)</w:t>
      </w:r>
      <w:r w:rsidR="000926D3">
        <w:rPr>
          <w:rFonts w:ascii="Tahoma" w:hAnsi="Tahoma" w:cs="Tahoma"/>
          <w:color w:val="000000"/>
        </w:rPr>
        <w:t>. </w:t>
      </w:r>
      <w:proofErr w:type="spellStart"/>
      <w:r w:rsidRPr="00E64C81">
        <w:rPr>
          <w:rFonts w:ascii="Tahoma" w:hAnsi="Tahoma" w:cs="Tahoma"/>
          <w:color w:val="000000"/>
        </w:rPr>
        <w:t>OpenFIDO</w:t>
      </w:r>
      <w:proofErr w:type="spellEnd"/>
      <w:r w:rsidRPr="00E64C81">
        <w:rPr>
          <w:rFonts w:ascii="Tahoma" w:hAnsi="Tahoma" w:cs="Tahoma"/>
          <w:color w:val="000000"/>
        </w:rPr>
        <w:t xml:space="preserve"> provides a flexible data analytics and visualization environment for multiple data sources, including AMI data, distribution system models, and environmental data. </w:t>
      </w:r>
      <w:proofErr w:type="spellStart"/>
      <w:r w:rsidRPr="00E64C81">
        <w:rPr>
          <w:rFonts w:ascii="Tahoma" w:hAnsi="Tahoma" w:cs="Tahoma"/>
          <w:color w:val="000000"/>
        </w:rPr>
        <w:t>OpenFIDO</w:t>
      </w:r>
      <w:proofErr w:type="spellEnd"/>
      <w:r w:rsidRPr="00E64C81">
        <w:rPr>
          <w:rFonts w:ascii="Tahoma" w:hAnsi="Tahoma" w:cs="Tahoma"/>
          <w:color w:val="000000"/>
        </w:rPr>
        <w:t xml:space="preserve"> can be installed in secure cloud infrastructure, on premise data centers behind enterprise firewalls, on as a standalone system on a workstation or laptop computer. </w:t>
      </w:r>
      <w:proofErr w:type="spellStart"/>
      <w:r w:rsidRPr="00E64C81">
        <w:rPr>
          <w:rFonts w:ascii="Tahoma" w:hAnsi="Tahoma" w:cs="Tahoma"/>
          <w:color w:val="000000"/>
        </w:rPr>
        <w:t>OpenFIDO</w:t>
      </w:r>
      <w:proofErr w:type="spellEnd"/>
      <w:r w:rsidRPr="00E64C81">
        <w:rPr>
          <w:rFonts w:ascii="Tahoma" w:hAnsi="Tahoma" w:cs="Tahoma"/>
          <w:color w:val="000000"/>
        </w:rPr>
        <w:t xml:space="preserve"> is used to facilitate the use of a common collection of distributed energy resource planning and analysis tools. </w:t>
      </w:r>
      <w:proofErr w:type="spellStart"/>
      <w:r w:rsidRPr="00E64C81">
        <w:rPr>
          <w:rFonts w:ascii="Tahoma" w:hAnsi="Tahoma" w:cs="Tahoma"/>
          <w:color w:val="000000"/>
        </w:rPr>
        <w:t>OpenFIDO</w:t>
      </w:r>
      <w:proofErr w:type="spellEnd"/>
      <w:r w:rsidRPr="00E64C81">
        <w:rPr>
          <w:rFonts w:ascii="Tahoma" w:hAnsi="Tahoma" w:cs="Tahoma"/>
          <w:color w:val="000000"/>
        </w:rPr>
        <w:t xml:space="preserve"> already supports </w:t>
      </w:r>
      <w:proofErr w:type="gramStart"/>
      <w:r w:rsidRPr="00E64C81">
        <w:rPr>
          <w:rFonts w:ascii="Tahoma" w:hAnsi="Tahoma" w:cs="Tahoma"/>
          <w:color w:val="000000"/>
        </w:rPr>
        <w:t>a number of</w:t>
      </w:r>
      <w:proofErr w:type="gramEnd"/>
      <w:r w:rsidRPr="00E64C81">
        <w:rPr>
          <w:rFonts w:ascii="Tahoma" w:hAnsi="Tahoma" w:cs="Tahoma"/>
          <w:color w:val="000000"/>
        </w:rPr>
        <w:t xml:space="preserve"> input data formats, general CSV and JSON data that enable large data ingests such as AMI, SCADA, and climate data, as well as network models from tools such as </w:t>
      </w:r>
      <w:proofErr w:type="spellStart"/>
      <w:r w:rsidRPr="00E64C81">
        <w:rPr>
          <w:rFonts w:ascii="Tahoma" w:hAnsi="Tahoma" w:cs="Tahoma"/>
          <w:color w:val="000000"/>
        </w:rPr>
        <w:t>GridLAB</w:t>
      </w:r>
      <w:proofErr w:type="spellEnd"/>
      <w:r w:rsidRPr="00E64C81">
        <w:rPr>
          <w:rFonts w:ascii="Tahoma" w:hAnsi="Tahoma" w:cs="Tahoma"/>
          <w:color w:val="000000"/>
        </w:rPr>
        <w:t>-D and CYME.</w:t>
      </w:r>
    </w:p>
    <w:p w14:paraId="349ED9A2" w14:textId="77777777" w:rsidR="00073CCE" w:rsidRPr="00E64C81" w:rsidRDefault="00073CCE" w:rsidP="00632DC3">
      <w:pPr>
        <w:pStyle w:val="Heading2"/>
      </w:pPr>
      <w:bookmarkStart w:id="469" w:name="_Toc137112226"/>
      <w:r w:rsidRPr="00E64C81">
        <w:t>Concept of Operations</w:t>
      </w:r>
      <w:bookmarkEnd w:id="469"/>
    </w:p>
    <w:p w14:paraId="4D0FECEC" w14:textId="617DB167" w:rsidR="00073CCE" w:rsidRPr="00E64C81" w:rsidRDefault="00073CCE" w:rsidP="00073CCE">
      <w:pPr>
        <w:pStyle w:val="NormalWeb"/>
        <w:spacing w:before="0" w:beforeAutospacing="0" w:after="140" w:afterAutospacing="0"/>
        <w:rPr>
          <w:rFonts w:ascii="Tahoma" w:hAnsi="Tahoma" w:cs="Tahoma"/>
        </w:rPr>
      </w:pPr>
      <w:proofErr w:type="spellStart"/>
      <w:r w:rsidRPr="00E64C81">
        <w:rPr>
          <w:rFonts w:ascii="Tahoma" w:hAnsi="Tahoma" w:cs="Tahoma"/>
          <w:color w:val="000000"/>
        </w:rPr>
        <w:t>OpenFIDO</w:t>
      </w:r>
      <w:proofErr w:type="spellEnd"/>
      <w:r w:rsidRPr="00E64C81">
        <w:rPr>
          <w:rFonts w:ascii="Tahoma" w:hAnsi="Tahoma" w:cs="Tahoma"/>
          <w:color w:val="000000"/>
        </w:rPr>
        <w:t xml:space="preserve"> was developed with a multi-organization concept of operations designed to allow users across multiple organizations to import, analyze, and share results with a high degree of access control granularity independent of the type and structure of the data. This concept of operations is quite complex and </w:t>
      </w:r>
      <w:r w:rsidR="00502607">
        <w:rPr>
          <w:rFonts w:ascii="Tahoma" w:hAnsi="Tahoma" w:cs="Tahoma"/>
          <w:color w:val="000000"/>
        </w:rPr>
        <w:t>was challenging</w:t>
      </w:r>
      <w:r w:rsidRPr="00E64C81">
        <w:rPr>
          <w:rFonts w:ascii="Tahoma" w:hAnsi="Tahoma" w:cs="Tahoma"/>
          <w:color w:val="000000"/>
        </w:rPr>
        <w:t xml:space="preserve"> to deliver in a general purpose, open-source, and highly secure platform. The focus of the development and validation of </w:t>
      </w:r>
      <w:proofErr w:type="spellStart"/>
      <w:r w:rsidRPr="00E64C81">
        <w:rPr>
          <w:rFonts w:ascii="Tahoma" w:hAnsi="Tahoma" w:cs="Tahoma"/>
          <w:color w:val="000000"/>
        </w:rPr>
        <w:t>OpenFIDO</w:t>
      </w:r>
      <w:proofErr w:type="spellEnd"/>
      <w:r w:rsidRPr="00E64C81">
        <w:rPr>
          <w:rFonts w:ascii="Tahoma" w:hAnsi="Tahoma" w:cs="Tahoma"/>
          <w:color w:val="000000"/>
        </w:rPr>
        <w:t xml:space="preserve"> up to this point has been to ensure and verify high reliability, security, and flexibility for the users.</w:t>
      </w:r>
    </w:p>
    <w:p w14:paraId="717B2BE1" w14:textId="106AE71E" w:rsidR="0057486D" w:rsidRPr="00E64C81" w:rsidRDefault="0057486D" w:rsidP="0057486D">
      <w:pPr>
        <w:pStyle w:val="NormalWeb"/>
        <w:spacing w:before="0" w:beforeAutospacing="0" w:after="140" w:afterAutospacing="0"/>
        <w:rPr>
          <w:rFonts w:ascii="Tahoma" w:hAnsi="Tahoma" w:cs="Tahoma"/>
        </w:rPr>
      </w:pPr>
      <w:proofErr w:type="spellStart"/>
      <w:r w:rsidRPr="00E64C81">
        <w:rPr>
          <w:rFonts w:ascii="Tahoma" w:hAnsi="Tahoma" w:cs="Tahoma"/>
          <w:color w:val="000000"/>
        </w:rPr>
        <w:t>OpenFIDO</w:t>
      </w:r>
      <w:proofErr w:type="spellEnd"/>
      <w:r w:rsidRPr="00E64C81">
        <w:rPr>
          <w:rFonts w:ascii="Tahoma" w:hAnsi="Tahoma" w:cs="Tahoma"/>
          <w:color w:val="000000"/>
        </w:rPr>
        <w:t xml:space="preserve"> uses a concept of operations founded on the following principles</w:t>
      </w:r>
      <w:r w:rsidR="003B7F9B">
        <w:rPr>
          <w:rFonts w:ascii="Tahoma" w:hAnsi="Tahoma" w:cs="Tahoma"/>
          <w:color w:val="000000"/>
        </w:rPr>
        <w:t>, which are detailed in the subsections below.</w:t>
      </w:r>
    </w:p>
    <w:p w14:paraId="1D4F4F87" w14:textId="70E7160E" w:rsidR="0057486D" w:rsidRPr="00E64C81" w:rsidRDefault="0057486D" w:rsidP="00E215F8">
      <w:pPr>
        <w:pStyle w:val="NormalWeb"/>
        <w:numPr>
          <w:ilvl w:val="0"/>
          <w:numId w:val="34"/>
        </w:numPr>
        <w:spacing w:before="0" w:beforeAutospacing="0" w:after="200" w:afterAutospacing="0"/>
        <w:textAlignment w:val="baseline"/>
        <w:rPr>
          <w:rFonts w:ascii="Tahoma" w:hAnsi="Tahoma" w:cs="Tahoma"/>
          <w:color w:val="000000"/>
        </w:rPr>
      </w:pPr>
      <w:r w:rsidRPr="00E64C81">
        <w:rPr>
          <w:rFonts w:ascii="Tahoma" w:hAnsi="Tahoma" w:cs="Tahoma"/>
          <w:b/>
          <w:bCs/>
          <w:color w:val="000000"/>
        </w:rPr>
        <w:t>Platform portability</w:t>
      </w:r>
      <w:r w:rsidRPr="00E64C81">
        <w:rPr>
          <w:rFonts w:ascii="Tahoma" w:hAnsi="Tahoma" w:cs="Tahoma"/>
          <w:color w:val="000000"/>
        </w:rPr>
        <w:t xml:space="preserve">: </w:t>
      </w:r>
      <w:proofErr w:type="spellStart"/>
      <w:r w:rsidRPr="00E64C81">
        <w:rPr>
          <w:rFonts w:ascii="Tahoma" w:hAnsi="Tahoma" w:cs="Tahoma"/>
          <w:color w:val="000000"/>
        </w:rPr>
        <w:t>OpenFIDO</w:t>
      </w:r>
      <w:proofErr w:type="spellEnd"/>
      <w:r w:rsidRPr="00E64C81">
        <w:rPr>
          <w:rFonts w:ascii="Tahoma" w:hAnsi="Tahoma" w:cs="Tahoma"/>
          <w:color w:val="000000"/>
        </w:rPr>
        <w:t xml:space="preserve"> runs on Docker, an open platform for running applications that enables separation of the application from the </w:t>
      </w:r>
      <w:r w:rsidR="001D17A8">
        <w:rPr>
          <w:rFonts w:ascii="Tahoma" w:hAnsi="Tahoma" w:cs="Tahoma"/>
          <w:color w:val="000000"/>
        </w:rPr>
        <w:t>host system</w:t>
      </w:r>
      <w:r w:rsidRPr="00E64C81">
        <w:rPr>
          <w:rFonts w:ascii="Tahoma" w:hAnsi="Tahoma" w:cs="Tahoma"/>
          <w:color w:val="000000"/>
        </w:rPr>
        <w:t xml:space="preserve"> on which it is running.  </w:t>
      </w:r>
    </w:p>
    <w:p w14:paraId="06AAA592" w14:textId="77777777" w:rsidR="0057486D" w:rsidRPr="00E64C81" w:rsidRDefault="0057486D" w:rsidP="00E215F8">
      <w:pPr>
        <w:pStyle w:val="NormalWeb"/>
        <w:numPr>
          <w:ilvl w:val="0"/>
          <w:numId w:val="34"/>
        </w:numPr>
        <w:spacing w:before="0" w:beforeAutospacing="0" w:after="200" w:afterAutospacing="0"/>
        <w:textAlignment w:val="baseline"/>
        <w:rPr>
          <w:rFonts w:ascii="Tahoma" w:hAnsi="Tahoma" w:cs="Tahoma"/>
          <w:color w:val="000000"/>
        </w:rPr>
      </w:pPr>
      <w:r w:rsidRPr="00E64C81">
        <w:rPr>
          <w:rFonts w:ascii="Tahoma" w:hAnsi="Tahoma" w:cs="Tahoma"/>
          <w:b/>
          <w:bCs/>
          <w:color w:val="000000"/>
        </w:rPr>
        <w:t>Open-source distribution</w:t>
      </w:r>
      <w:r w:rsidRPr="00E64C81">
        <w:rPr>
          <w:rFonts w:ascii="Tahoma" w:hAnsi="Tahoma" w:cs="Tahoma"/>
          <w:color w:val="000000"/>
        </w:rPr>
        <w:t xml:space="preserve">: </w:t>
      </w:r>
      <w:proofErr w:type="spellStart"/>
      <w:r w:rsidRPr="00E64C81">
        <w:rPr>
          <w:rFonts w:ascii="Tahoma" w:hAnsi="Tahoma" w:cs="Tahoma"/>
          <w:color w:val="000000"/>
        </w:rPr>
        <w:t>OpenFIDO</w:t>
      </w:r>
      <w:proofErr w:type="spellEnd"/>
      <w:r w:rsidRPr="00E64C81">
        <w:rPr>
          <w:rFonts w:ascii="Tahoma" w:hAnsi="Tahoma" w:cs="Tahoma"/>
          <w:color w:val="000000"/>
        </w:rPr>
        <w:t xml:space="preserve"> is completely open-source and may be used by anyone for any purpose without licensing fees to the creators of the platform.</w:t>
      </w:r>
    </w:p>
    <w:p w14:paraId="5B9E7601" w14:textId="77777777" w:rsidR="0057486D" w:rsidRPr="00E64C81" w:rsidRDefault="0057486D" w:rsidP="00E215F8">
      <w:pPr>
        <w:pStyle w:val="NormalWeb"/>
        <w:numPr>
          <w:ilvl w:val="0"/>
          <w:numId w:val="34"/>
        </w:numPr>
        <w:spacing w:before="0" w:beforeAutospacing="0" w:after="200" w:afterAutospacing="0"/>
        <w:textAlignment w:val="baseline"/>
        <w:rPr>
          <w:rFonts w:ascii="Tahoma" w:hAnsi="Tahoma" w:cs="Tahoma"/>
          <w:color w:val="000000"/>
        </w:rPr>
      </w:pPr>
      <w:r w:rsidRPr="00E64C81">
        <w:rPr>
          <w:rFonts w:ascii="Tahoma" w:hAnsi="Tahoma" w:cs="Tahoma"/>
          <w:b/>
          <w:bCs/>
          <w:color w:val="000000"/>
        </w:rPr>
        <w:t>Scalable computing</w:t>
      </w:r>
      <w:r w:rsidRPr="00E64C81">
        <w:rPr>
          <w:rFonts w:ascii="Tahoma" w:hAnsi="Tahoma" w:cs="Tahoma"/>
          <w:color w:val="000000"/>
        </w:rPr>
        <w:t xml:space="preserve">: </w:t>
      </w:r>
      <w:proofErr w:type="spellStart"/>
      <w:r w:rsidRPr="00E64C81">
        <w:rPr>
          <w:rFonts w:ascii="Tahoma" w:hAnsi="Tahoma" w:cs="Tahoma"/>
          <w:color w:val="000000"/>
        </w:rPr>
        <w:t>OpenFIDO</w:t>
      </w:r>
      <w:proofErr w:type="spellEnd"/>
      <w:r w:rsidRPr="00E64C81">
        <w:rPr>
          <w:rFonts w:ascii="Tahoma" w:hAnsi="Tahoma" w:cs="Tahoma"/>
          <w:color w:val="000000"/>
        </w:rPr>
        <w:t xml:space="preserve"> can run on most platforms that support Docker, and thus can be run on anything from a laptop computer to ultra-large scale cloud infrastructure.</w:t>
      </w:r>
    </w:p>
    <w:p w14:paraId="6921E565" w14:textId="77777777" w:rsidR="0057486D" w:rsidRPr="00E64C81" w:rsidRDefault="0057486D" w:rsidP="00E215F8">
      <w:pPr>
        <w:pStyle w:val="NormalWeb"/>
        <w:numPr>
          <w:ilvl w:val="0"/>
          <w:numId w:val="34"/>
        </w:numPr>
        <w:spacing w:before="0" w:beforeAutospacing="0" w:after="200" w:afterAutospacing="0"/>
        <w:textAlignment w:val="baseline"/>
        <w:rPr>
          <w:rFonts w:ascii="Tahoma" w:hAnsi="Tahoma" w:cs="Tahoma"/>
          <w:color w:val="000000"/>
        </w:rPr>
      </w:pPr>
      <w:r w:rsidRPr="00E64C81">
        <w:rPr>
          <w:rFonts w:ascii="Tahoma" w:hAnsi="Tahoma" w:cs="Tahoma"/>
          <w:b/>
          <w:bCs/>
          <w:color w:val="000000"/>
        </w:rPr>
        <w:t>Open analytics</w:t>
      </w:r>
      <w:r w:rsidRPr="00E64C81">
        <w:rPr>
          <w:rFonts w:ascii="Tahoma" w:hAnsi="Tahoma" w:cs="Tahoma"/>
          <w:color w:val="000000"/>
        </w:rPr>
        <w:t xml:space="preserve">: </w:t>
      </w:r>
      <w:proofErr w:type="spellStart"/>
      <w:r w:rsidRPr="00E64C81">
        <w:rPr>
          <w:rFonts w:ascii="Tahoma" w:hAnsi="Tahoma" w:cs="Tahoma"/>
          <w:color w:val="000000"/>
        </w:rPr>
        <w:t>OpenFIDO</w:t>
      </w:r>
      <w:proofErr w:type="spellEnd"/>
      <w:r w:rsidRPr="00E64C81">
        <w:rPr>
          <w:rFonts w:ascii="Tahoma" w:hAnsi="Tahoma" w:cs="Tahoma"/>
          <w:color w:val="000000"/>
        </w:rPr>
        <w:t xml:space="preserve"> methods, pipelines, and workflows are available on GitHub and can be published and used by anyone at any time on all deployments of </w:t>
      </w:r>
      <w:proofErr w:type="spellStart"/>
      <w:r w:rsidRPr="00E64C81">
        <w:rPr>
          <w:rFonts w:ascii="Tahoma" w:hAnsi="Tahoma" w:cs="Tahoma"/>
          <w:color w:val="000000"/>
        </w:rPr>
        <w:t>OpenFIDO</w:t>
      </w:r>
      <w:proofErr w:type="spellEnd"/>
      <w:r w:rsidRPr="00E64C81">
        <w:rPr>
          <w:rFonts w:ascii="Tahoma" w:hAnsi="Tahoma" w:cs="Tahoma"/>
          <w:color w:val="000000"/>
        </w:rPr>
        <w:t>.</w:t>
      </w:r>
    </w:p>
    <w:p w14:paraId="546A3625" w14:textId="1F4C0CF9" w:rsidR="0057486D" w:rsidRPr="00E64C81" w:rsidRDefault="0057486D" w:rsidP="00E215F8">
      <w:pPr>
        <w:pStyle w:val="NormalWeb"/>
        <w:numPr>
          <w:ilvl w:val="0"/>
          <w:numId w:val="34"/>
        </w:numPr>
        <w:spacing w:before="0" w:beforeAutospacing="0" w:after="200" w:afterAutospacing="0"/>
        <w:textAlignment w:val="baseline"/>
        <w:rPr>
          <w:rFonts w:ascii="Tahoma" w:hAnsi="Tahoma" w:cs="Tahoma"/>
          <w:color w:val="000000"/>
        </w:rPr>
      </w:pPr>
      <w:r w:rsidRPr="00E64C81">
        <w:rPr>
          <w:rFonts w:ascii="Tahoma" w:hAnsi="Tahoma" w:cs="Tahoma"/>
          <w:b/>
          <w:bCs/>
          <w:color w:val="000000"/>
        </w:rPr>
        <w:t>Application-level security</w:t>
      </w:r>
      <w:r w:rsidRPr="00E64C81">
        <w:rPr>
          <w:rFonts w:ascii="Tahoma" w:hAnsi="Tahoma" w:cs="Tahoma"/>
          <w:color w:val="000000"/>
        </w:rPr>
        <w:t xml:space="preserve">: </w:t>
      </w:r>
      <w:proofErr w:type="spellStart"/>
      <w:r w:rsidRPr="00E64C81">
        <w:rPr>
          <w:rFonts w:ascii="Tahoma" w:hAnsi="Tahoma" w:cs="Tahoma"/>
          <w:color w:val="000000"/>
        </w:rPr>
        <w:t>OpenFIDO</w:t>
      </w:r>
      <w:proofErr w:type="spellEnd"/>
      <w:r w:rsidRPr="00E64C81">
        <w:rPr>
          <w:rFonts w:ascii="Tahoma" w:hAnsi="Tahoma" w:cs="Tahoma"/>
          <w:color w:val="000000"/>
        </w:rPr>
        <w:t xml:space="preserve"> </w:t>
      </w:r>
      <w:proofErr w:type="gramStart"/>
      <w:r w:rsidRPr="00E64C81">
        <w:rPr>
          <w:rFonts w:ascii="Tahoma" w:hAnsi="Tahoma" w:cs="Tahoma"/>
          <w:color w:val="000000"/>
        </w:rPr>
        <w:t>requires full authenticated access to all endpoints at all times</w:t>
      </w:r>
      <w:proofErr w:type="gramEnd"/>
      <w:r w:rsidRPr="00E64C81">
        <w:rPr>
          <w:rFonts w:ascii="Tahoma" w:hAnsi="Tahoma" w:cs="Tahoma"/>
          <w:color w:val="000000"/>
        </w:rPr>
        <w:t xml:space="preserve">.  Users must login to access </w:t>
      </w:r>
      <w:r w:rsidR="000A6180">
        <w:rPr>
          <w:rFonts w:ascii="Tahoma" w:hAnsi="Tahoma" w:cs="Tahoma"/>
          <w:color w:val="000000"/>
        </w:rPr>
        <w:t xml:space="preserve">data </w:t>
      </w:r>
      <w:r w:rsidR="00C90296">
        <w:rPr>
          <w:rFonts w:ascii="Tahoma" w:hAnsi="Tahoma" w:cs="Tahoma"/>
          <w:color w:val="000000"/>
        </w:rPr>
        <w:t>artifacts</w:t>
      </w:r>
      <w:r w:rsidR="000A6180">
        <w:rPr>
          <w:rFonts w:ascii="Tahoma" w:hAnsi="Tahoma" w:cs="Tahoma"/>
          <w:color w:val="000000"/>
        </w:rPr>
        <w:t xml:space="preserve"> and</w:t>
      </w:r>
      <w:r w:rsidRPr="00E64C81">
        <w:rPr>
          <w:rFonts w:ascii="Tahoma" w:hAnsi="Tahoma" w:cs="Tahoma"/>
          <w:color w:val="000000"/>
        </w:rPr>
        <w:t xml:space="preserve"> </w:t>
      </w:r>
      <w:r w:rsidR="000A6180">
        <w:rPr>
          <w:rFonts w:ascii="Tahoma" w:hAnsi="Tahoma" w:cs="Tahoma"/>
          <w:color w:val="000000"/>
        </w:rPr>
        <w:t xml:space="preserve">analysis </w:t>
      </w:r>
      <w:r w:rsidRPr="00E64C81">
        <w:rPr>
          <w:rFonts w:ascii="Tahoma" w:hAnsi="Tahoma" w:cs="Tahoma"/>
          <w:color w:val="000000"/>
        </w:rPr>
        <w:t>results.  </w:t>
      </w:r>
    </w:p>
    <w:p w14:paraId="09AC1D36" w14:textId="77777777" w:rsidR="0057486D" w:rsidRPr="00E64C81" w:rsidRDefault="0057486D" w:rsidP="00E215F8">
      <w:pPr>
        <w:pStyle w:val="NormalWeb"/>
        <w:numPr>
          <w:ilvl w:val="0"/>
          <w:numId w:val="34"/>
        </w:numPr>
        <w:spacing w:before="0" w:beforeAutospacing="0" w:after="200" w:afterAutospacing="0"/>
        <w:textAlignment w:val="baseline"/>
        <w:rPr>
          <w:rFonts w:ascii="Tahoma" w:hAnsi="Tahoma" w:cs="Tahoma"/>
          <w:color w:val="000000"/>
        </w:rPr>
      </w:pPr>
      <w:r w:rsidRPr="00E64C81">
        <w:rPr>
          <w:rFonts w:ascii="Tahoma" w:hAnsi="Tahoma" w:cs="Tahoma"/>
          <w:b/>
          <w:bCs/>
          <w:color w:val="000000"/>
        </w:rPr>
        <w:t>Endpoint interfaces</w:t>
      </w:r>
      <w:r w:rsidRPr="00E64C81">
        <w:rPr>
          <w:rFonts w:ascii="Tahoma" w:hAnsi="Tahoma" w:cs="Tahoma"/>
          <w:color w:val="000000"/>
        </w:rPr>
        <w:t>: All application endpoints may be accessed using standard URLs, provided access is granted to the requestor.</w:t>
      </w:r>
    </w:p>
    <w:p w14:paraId="2AE94615" w14:textId="77777777" w:rsidR="0057486D" w:rsidRPr="00E64C81" w:rsidRDefault="0057486D" w:rsidP="00E215F8">
      <w:pPr>
        <w:pStyle w:val="NormalWeb"/>
        <w:numPr>
          <w:ilvl w:val="0"/>
          <w:numId w:val="34"/>
        </w:numPr>
        <w:spacing w:before="0" w:beforeAutospacing="0" w:after="200" w:afterAutospacing="0"/>
        <w:textAlignment w:val="baseline"/>
        <w:rPr>
          <w:rFonts w:ascii="Tahoma" w:hAnsi="Tahoma" w:cs="Tahoma"/>
          <w:color w:val="000000"/>
        </w:rPr>
      </w:pPr>
      <w:r w:rsidRPr="00E64C81">
        <w:rPr>
          <w:rFonts w:ascii="Tahoma" w:hAnsi="Tahoma" w:cs="Tahoma"/>
          <w:b/>
          <w:bCs/>
          <w:color w:val="000000"/>
        </w:rPr>
        <w:t>Separate formats and semantics</w:t>
      </w:r>
      <w:r w:rsidRPr="00E64C81">
        <w:rPr>
          <w:rFonts w:ascii="Tahoma" w:hAnsi="Tahoma" w:cs="Tahoma"/>
          <w:color w:val="000000"/>
        </w:rPr>
        <w:t xml:space="preserve">: All data can be delivered in multiple formats without consideration of data semantics, i.e., data transmitted can be transmitted as CSV or JSON regardless of the contents, e.g., AMI, SCADA, or weather, and vice-versa, </w:t>
      </w:r>
      <w:r w:rsidRPr="00E64C81">
        <w:rPr>
          <w:rFonts w:ascii="Tahoma" w:hAnsi="Tahoma" w:cs="Tahoma"/>
          <w:color w:val="000000"/>
        </w:rPr>
        <w:lastRenderedPageBreak/>
        <w:t>e.g., AMI data can be transmitted as either CSV or JSON, as determined by the recipient.</w:t>
      </w:r>
    </w:p>
    <w:p w14:paraId="52326693" w14:textId="77777777" w:rsidR="0057486D" w:rsidRPr="00E64C81" w:rsidRDefault="0057486D" w:rsidP="00E215F8">
      <w:pPr>
        <w:pStyle w:val="NormalWeb"/>
        <w:numPr>
          <w:ilvl w:val="0"/>
          <w:numId w:val="34"/>
        </w:numPr>
        <w:spacing w:before="0" w:beforeAutospacing="0" w:after="200" w:afterAutospacing="0"/>
        <w:textAlignment w:val="baseline"/>
        <w:rPr>
          <w:rFonts w:ascii="Tahoma" w:hAnsi="Tahoma" w:cs="Tahoma"/>
          <w:color w:val="000000"/>
        </w:rPr>
      </w:pPr>
      <w:r w:rsidRPr="00E64C81">
        <w:rPr>
          <w:rFonts w:ascii="Tahoma" w:hAnsi="Tahoma" w:cs="Tahoma"/>
          <w:b/>
          <w:bCs/>
          <w:color w:val="000000"/>
        </w:rPr>
        <w:t>Organization-oriented access control</w:t>
      </w:r>
      <w:r w:rsidRPr="00E64C81">
        <w:rPr>
          <w:rFonts w:ascii="Tahoma" w:hAnsi="Tahoma" w:cs="Tahoma"/>
          <w:color w:val="000000"/>
        </w:rPr>
        <w:t xml:space="preserve">: All users and data may be </w:t>
      </w:r>
      <w:proofErr w:type="gramStart"/>
      <w:r w:rsidRPr="00E64C81">
        <w:rPr>
          <w:rFonts w:ascii="Tahoma" w:hAnsi="Tahoma" w:cs="Tahoma"/>
          <w:color w:val="000000"/>
        </w:rPr>
        <w:t>partitioned</w:t>
      </w:r>
      <w:proofErr w:type="gramEnd"/>
      <w:r w:rsidRPr="00E64C81">
        <w:rPr>
          <w:rFonts w:ascii="Tahoma" w:hAnsi="Tahoma" w:cs="Tahoma"/>
          <w:color w:val="000000"/>
        </w:rPr>
        <w:t xml:space="preserve"> and access controlled based on membership to organizations within the platform, e.g., different jurisdictions, different utilities, different groups within a utility, different teams within a group.</w:t>
      </w:r>
    </w:p>
    <w:p w14:paraId="7295F229" w14:textId="77777777" w:rsidR="0057486D" w:rsidRPr="00E64C81" w:rsidRDefault="0057486D" w:rsidP="00E215F8">
      <w:pPr>
        <w:pStyle w:val="NormalWeb"/>
        <w:numPr>
          <w:ilvl w:val="0"/>
          <w:numId w:val="34"/>
        </w:numPr>
        <w:spacing w:before="0" w:beforeAutospacing="0" w:after="200" w:afterAutospacing="0"/>
        <w:textAlignment w:val="baseline"/>
        <w:rPr>
          <w:rFonts w:ascii="Tahoma" w:hAnsi="Tahoma" w:cs="Tahoma"/>
          <w:color w:val="000000"/>
        </w:rPr>
      </w:pPr>
      <w:r w:rsidRPr="00E64C81">
        <w:rPr>
          <w:rFonts w:ascii="Tahoma" w:hAnsi="Tahoma" w:cs="Tahoma"/>
          <w:b/>
          <w:bCs/>
          <w:color w:val="000000"/>
        </w:rPr>
        <w:t>Navigation tools</w:t>
      </w:r>
      <w:r w:rsidRPr="00E64C81">
        <w:rPr>
          <w:rFonts w:ascii="Tahoma" w:hAnsi="Tahoma" w:cs="Tahoma"/>
          <w:color w:val="000000"/>
        </w:rPr>
        <w:t xml:space="preserve">: users and administrators can access and manage previous analysis results, view </w:t>
      </w:r>
      <w:proofErr w:type="gramStart"/>
      <w:r w:rsidRPr="00E64C81">
        <w:rPr>
          <w:rFonts w:ascii="Tahoma" w:hAnsi="Tahoma" w:cs="Tahoma"/>
          <w:color w:val="000000"/>
        </w:rPr>
        <w:t>graphs</w:t>
      </w:r>
      <w:proofErr w:type="gramEnd"/>
      <w:r w:rsidRPr="00E64C81">
        <w:rPr>
          <w:rFonts w:ascii="Tahoma" w:hAnsi="Tahoma" w:cs="Tahoma"/>
          <w:color w:val="000000"/>
        </w:rPr>
        <w:t xml:space="preserve"> and download data for local use in writing reports, and manage settings such as names, descriptions, passwords, and access control lists.</w:t>
      </w:r>
    </w:p>
    <w:p w14:paraId="7D780A26" w14:textId="77777777" w:rsidR="0057486D" w:rsidRPr="00E64C81" w:rsidRDefault="0057486D" w:rsidP="0057486D">
      <w:pPr>
        <w:pStyle w:val="NormalWeb"/>
        <w:spacing w:before="0" w:beforeAutospacing="0" w:after="140" w:afterAutospacing="0"/>
        <w:rPr>
          <w:rFonts w:ascii="Tahoma" w:hAnsi="Tahoma" w:cs="Tahoma"/>
        </w:rPr>
      </w:pPr>
      <w:r w:rsidRPr="00E64C81">
        <w:rPr>
          <w:rFonts w:ascii="Tahoma" w:hAnsi="Tahoma" w:cs="Tahoma"/>
          <w:color w:val="000000"/>
        </w:rPr>
        <w:t xml:space="preserve">In </w:t>
      </w:r>
      <w:proofErr w:type="gramStart"/>
      <w:r w:rsidRPr="00E64C81">
        <w:rPr>
          <w:rFonts w:ascii="Tahoma" w:hAnsi="Tahoma" w:cs="Tahoma"/>
          <w:color w:val="000000"/>
        </w:rPr>
        <w:t>addition</w:t>
      </w:r>
      <w:proofErr w:type="gramEnd"/>
      <w:r w:rsidRPr="00E64C81">
        <w:rPr>
          <w:rFonts w:ascii="Tahoma" w:hAnsi="Tahoma" w:cs="Tahoma"/>
          <w:color w:val="000000"/>
        </w:rPr>
        <w:t xml:space="preserve"> a number of synergistic activities were undertaken to encourage adoption of the </w:t>
      </w:r>
      <w:proofErr w:type="spellStart"/>
      <w:r w:rsidRPr="00E64C81">
        <w:rPr>
          <w:rFonts w:ascii="Tahoma" w:hAnsi="Tahoma" w:cs="Tahoma"/>
          <w:color w:val="000000"/>
        </w:rPr>
        <w:t>OpenFIDO</w:t>
      </w:r>
      <w:proofErr w:type="spellEnd"/>
      <w:r w:rsidRPr="00E64C81">
        <w:rPr>
          <w:rFonts w:ascii="Tahoma" w:hAnsi="Tahoma" w:cs="Tahoma"/>
          <w:color w:val="000000"/>
        </w:rPr>
        <w:t xml:space="preserve"> support for advanced simulation tools by the user community.</w:t>
      </w:r>
    </w:p>
    <w:p w14:paraId="4788AB78" w14:textId="77777777" w:rsidR="0057486D" w:rsidRPr="00E64C81" w:rsidRDefault="0057486D" w:rsidP="0057486D">
      <w:pPr>
        <w:pStyle w:val="Heading3"/>
        <w:rPr>
          <w:rFonts w:ascii="Tahoma" w:hAnsi="Tahoma" w:cs="Tahoma"/>
        </w:rPr>
      </w:pPr>
      <w:bookmarkStart w:id="470" w:name="_Toc137112227"/>
      <w:r w:rsidRPr="00E64C81">
        <w:rPr>
          <w:rFonts w:ascii="Tahoma" w:hAnsi="Tahoma" w:cs="Tahoma"/>
          <w:szCs w:val="26"/>
        </w:rPr>
        <w:t>Platform Portability</w:t>
      </w:r>
      <w:bookmarkEnd w:id="470"/>
      <w:r w:rsidRPr="00E64C81">
        <w:rPr>
          <w:rFonts w:ascii="Tahoma" w:hAnsi="Tahoma" w:cs="Tahoma"/>
          <w:szCs w:val="26"/>
        </w:rPr>
        <w:t> </w:t>
      </w:r>
    </w:p>
    <w:p w14:paraId="6126F04F" w14:textId="207A1299" w:rsidR="0057486D" w:rsidRPr="00E64C81" w:rsidRDefault="0057486D" w:rsidP="0057486D">
      <w:pPr>
        <w:pStyle w:val="NormalWeb"/>
        <w:spacing w:before="0" w:beforeAutospacing="0" w:after="140" w:afterAutospacing="0"/>
        <w:rPr>
          <w:rFonts w:ascii="Tahoma" w:hAnsi="Tahoma" w:cs="Tahoma"/>
        </w:rPr>
      </w:pPr>
      <w:proofErr w:type="spellStart"/>
      <w:r w:rsidRPr="00E64C81">
        <w:rPr>
          <w:rFonts w:ascii="Tahoma" w:hAnsi="Tahoma" w:cs="Tahoma"/>
          <w:color w:val="000000"/>
        </w:rPr>
        <w:t>OpenFIDO</w:t>
      </w:r>
      <w:proofErr w:type="spellEnd"/>
      <w:r w:rsidRPr="00E64C81">
        <w:rPr>
          <w:rFonts w:ascii="Tahoma" w:hAnsi="Tahoma" w:cs="Tahoma"/>
          <w:color w:val="000000"/>
        </w:rPr>
        <w:t xml:space="preserve"> runs on Docker, an open-source platform for running applications that enables separation of the application from the infrastructure on which it is running. Docker is supported on most host systems, including </w:t>
      </w:r>
      <w:proofErr w:type="spellStart"/>
      <w:r w:rsidR="005F37BB">
        <w:rPr>
          <w:rFonts w:ascii="Tahoma" w:hAnsi="Tahoma" w:cs="Tahoma"/>
          <w:color w:val="000000"/>
        </w:rPr>
        <w:t>Appl</w:t>
      </w:r>
      <w:r w:rsidRPr="00E64C81">
        <w:rPr>
          <w:rFonts w:ascii="Tahoma" w:hAnsi="Tahoma" w:cs="Tahoma"/>
          <w:color w:val="000000"/>
        </w:rPr>
        <w:t>macOS</w:t>
      </w:r>
      <w:proofErr w:type="spellEnd"/>
      <w:r w:rsidRPr="00E64C81">
        <w:rPr>
          <w:rFonts w:ascii="Tahoma" w:hAnsi="Tahoma" w:cs="Tahoma"/>
          <w:color w:val="000000"/>
        </w:rPr>
        <w:t xml:space="preserve">, </w:t>
      </w:r>
      <w:r w:rsidR="005F37BB">
        <w:rPr>
          <w:rFonts w:ascii="Tahoma" w:hAnsi="Tahoma" w:cs="Tahoma"/>
          <w:color w:val="000000"/>
        </w:rPr>
        <w:t xml:space="preserve">Microsoft </w:t>
      </w:r>
      <w:r w:rsidRPr="00E64C81">
        <w:rPr>
          <w:rFonts w:ascii="Tahoma" w:hAnsi="Tahoma" w:cs="Tahoma"/>
          <w:color w:val="000000"/>
        </w:rPr>
        <w:t>Windows, and Linux systems. </w:t>
      </w:r>
    </w:p>
    <w:p w14:paraId="2DDDFF1C" w14:textId="5E353895" w:rsidR="0057486D" w:rsidRPr="00E64C81" w:rsidRDefault="0057486D" w:rsidP="0057486D">
      <w:pPr>
        <w:pStyle w:val="NormalWeb"/>
        <w:spacing w:before="0" w:beforeAutospacing="0" w:after="140" w:afterAutospacing="0"/>
        <w:rPr>
          <w:rFonts w:ascii="Tahoma" w:hAnsi="Tahoma" w:cs="Tahoma"/>
          <w:color w:val="000000"/>
        </w:rPr>
      </w:pPr>
      <w:r w:rsidRPr="00E64C81">
        <w:rPr>
          <w:rFonts w:ascii="Tahoma" w:hAnsi="Tahoma" w:cs="Tahoma"/>
          <w:color w:val="000000"/>
        </w:rPr>
        <w:t>Docker uses a client-server architecture shown in Fig</w:t>
      </w:r>
      <w:r w:rsidR="00C97F86">
        <w:rPr>
          <w:rFonts w:ascii="Tahoma" w:hAnsi="Tahoma" w:cs="Tahoma"/>
          <w:color w:val="000000"/>
        </w:rPr>
        <w:t>. 1,</w:t>
      </w:r>
      <w:r w:rsidRPr="00E64C81">
        <w:rPr>
          <w:rFonts w:ascii="Tahoma" w:hAnsi="Tahoma" w:cs="Tahoma"/>
          <w:color w:val="000000"/>
        </w:rPr>
        <w:t xml:space="preserve"> where the Docker </w:t>
      </w:r>
      <w:r w:rsidRPr="00E64C81">
        <w:rPr>
          <w:rFonts w:ascii="Tahoma" w:hAnsi="Tahoma" w:cs="Tahoma"/>
          <w:i/>
          <w:iCs/>
          <w:color w:val="000000"/>
        </w:rPr>
        <w:t>client</w:t>
      </w:r>
      <w:r w:rsidRPr="00E64C81">
        <w:rPr>
          <w:rFonts w:ascii="Tahoma" w:hAnsi="Tahoma" w:cs="Tahoma"/>
          <w:color w:val="000000"/>
        </w:rPr>
        <w:t xml:space="preserve"> talks to a Docker </w:t>
      </w:r>
      <w:r w:rsidRPr="00E64C81">
        <w:rPr>
          <w:rFonts w:ascii="Tahoma" w:hAnsi="Tahoma" w:cs="Tahoma"/>
          <w:i/>
          <w:iCs/>
          <w:color w:val="000000"/>
        </w:rPr>
        <w:t>daemon</w:t>
      </w:r>
      <w:r w:rsidRPr="00E64C81">
        <w:rPr>
          <w:rFonts w:ascii="Tahoma" w:hAnsi="Tahoma" w:cs="Tahoma"/>
          <w:color w:val="000000"/>
        </w:rPr>
        <w:t xml:space="preserve"> that does all the work of building, running, and distributing Docker containers.  The Docker client and daemon can run on the same system, or you can connect a Docker client to a remote Docker daemon. The client and daemon communicate via a REST API using Unix sockets or a network interface. Another widely used Docker client is </w:t>
      </w:r>
      <w:r w:rsidRPr="00E64C81">
        <w:rPr>
          <w:rFonts w:ascii="Tahoma" w:hAnsi="Tahoma" w:cs="Tahoma"/>
          <w:i/>
          <w:iCs/>
          <w:color w:val="000000"/>
        </w:rPr>
        <w:t>Docker compose</w:t>
      </w:r>
      <w:r w:rsidRPr="00E64C81">
        <w:rPr>
          <w:rFonts w:ascii="Tahoma" w:hAnsi="Tahoma" w:cs="Tahoma"/>
          <w:color w:val="000000"/>
        </w:rPr>
        <w:t xml:space="preserve">, which is used to build applications that use sets of containers that are coordinates. This is how </w:t>
      </w:r>
      <w:proofErr w:type="spellStart"/>
      <w:r w:rsidRPr="00E64C81">
        <w:rPr>
          <w:rFonts w:ascii="Tahoma" w:hAnsi="Tahoma" w:cs="Tahoma"/>
          <w:color w:val="000000"/>
        </w:rPr>
        <w:t>OpenFIDO</w:t>
      </w:r>
      <w:proofErr w:type="spellEnd"/>
      <w:r w:rsidRPr="00E64C81">
        <w:rPr>
          <w:rFonts w:ascii="Tahoma" w:hAnsi="Tahoma" w:cs="Tahoma"/>
          <w:color w:val="000000"/>
        </w:rPr>
        <w:t xml:space="preserve"> is built and delivered so that it provides consistent support for the widest possible range host systems.</w:t>
      </w:r>
    </w:p>
    <w:p w14:paraId="3890AB0A" w14:textId="6E449D96" w:rsidR="0057486D" w:rsidRPr="00E64C81" w:rsidRDefault="000525D0" w:rsidP="00275DB7">
      <w:pPr>
        <w:pStyle w:val="NormalWeb"/>
        <w:spacing w:before="0" w:beforeAutospacing="0" w:after="140" w:afterAutospacing="0"/>
        <w:jc w:val="center"/>
        <w:rPr>
          <w:rFonts w:ascii="Tahoma" w:hAnsi="Tahoma" w:cs="Tahoma"/>
        </w:rPr>
      </w:pPr>
      <w:r w:rsidRPr="00E64C81">
        <w:rPr>
          <w:rFonts w:ascii="Tahoma" w:hAnsi="Tahoma" w:cs="Tahoma"/>
          <w:b/>
          <w:bCs/>
          <w:color w:val="000000"/>
        </w:rPr>
        <w:lastRenderedPageBreak/>
        <w:t>Figure</w:t>
      </w:r>
      <w:r w:rsidR="00E367F4">
        <w:rPr>
          <w:rFonts w:ascii="Tahoma" w:hAnsi="Tahoma" w:cs="Tahoma"/>
          <w:b/>
          <w:bCs/>
          <w:color w:val="000000"/>
        </w:rPr>
        <w:t xml:space="preserve"> 1</w:t>
      </w:r>
      <w:r w:rsidRPr="00E64C81">
        <w:rPr>
          <w:rFonts w:ascii="Tahoma" w:hAnsi="Tahoma" w:cs="Tahoma"/>
          <w:b/>
          <w:bCs/>
          <w:color w:val="000000"/>
        </w:rPr>
        <w:t>: Docker Client-Server Architecture</w:t>
      </w:r>
      <w:r w:rsidR="0057486D" w:rsidRPr="00E64C81">
        <w:rPr>
          <w:rFonts w:ascii="Tahoma" w:hAnsi="Tahoma" w:cs="Tahoma"/>
          <w:noProof/>
          <w:color w:val="000000"/>
          <w:bdr w:val="none" w:sz="0" w:space="0" w:color="auto" w:frame="1"/>
        </w:rPr>
        <w:drawing>
          <wp:inline distT="0" distB="0" distL="0" distR="0" wp14:anchorId="3F489933" wp14:editId="5657C7D9">
            <wp:extent cx="6400800" cy="3495675"/>
            <wp:effectExtent l="0" t="0" r="0" b="9525"/>
            <wp:docPr id="11" name="Picture 11" descr="Figure 1 shows a diagram of the docker client-server architecture. On the left are the client actions docker build, docker pull, and docker run. The client actions link to docker daemon component in the middle component labeled docker host. The docker host components includes containers and images, which are linked to by the docker daemon.  The docker daemon links to the register component on the right, which contains icons for docker products including docker hub, NGinx and red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Figure 1 shows a diagram of the docker client-server architecture. On the left are the client actions docker build, docker pull, and docker run. The client actions link to docker daemon component in the middle component labeled docker host. The docker host components includes containers and images, which are linked to by the docker daemon.  The docker daemon links to the register component on the right, which contains icons for docker products including docker hub, NGinx and redi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3495675"/>
                    </a:xfrm>
                    <a:prstGeom prst="rect">
                      <a:avLst/>
                    </a:prstGeom>
                    <a:noFill/>
                    <a:ln>
                      <a:noFill/>
                    </a:ln>
                  </pic:spPr>
                </pic:pic>
              </a:graphicData>
            </a:graphic>
          </wp:inline>
        </w:drawing>
      </w:r>
    </w:p>
    <w:p w14:paraId="5E4C4106" w14:textId="77777777" w:rsidR="0057486D" w:rsidRPr="00E64C81" w:rsidRDefault="0057486D" w:rsidP="00D739C6">
      <w:pPr>
        <w:pStyle w:val="Heading3"/>
        <w:keepNext/>
        <w:rPr>
          <w:rFonts w:ascii="Tahoma" w:hAnsi="Tahoma" w:cs="Tahoma"/>
        </w:rPr>
      </w:pPr>
      <w:bookmarkStart w:id="471" w:name="_Toc137112228"/>
      <w:r w:rsidRPr="00E64C81">
        <w:rPr>
          <w:rFonts w:ascii="Tahoma" w:hAnsi="Tahoma" w:cs="Tahoma"/>
          <w:szCs w:val="26"/>
        </w:rPr>
        <w:t>Open-Source Distribution</w:t>
      </w:r>
      <w:bookmarkEnd w:id="471"/>
    </w:p>
    <w:p w14:paraId="2E6763EA" w14:textId="0417E32E" w:rsidR="0057486D" w:rsidRPr="00E64C81" w:rsidRDefault="0057486D" w:rsidP="0057486D">
      <w:pPr>
        <w:pStyle w:val="NormalWeb"/>
        <w:spacing w:before="0" w:beforeAutospacing="0" w:after="140" w:afterAutospacing="0"/>
        <w:rPr>
          <w:rFonts w:ascii="Tahoma" w:hAnsi="Tahoma" w:cs="Tahoma"/>
        </w:rPr>
      </w:pPr>
      <w:proofErr w:type="spellStart"/>
      <w:r w:rsidRPr="00E64C81">
        <w:rPr>
          <w:rFonts w:ascii="Tahoma" w:hAnsi="Tahoma" w:cs="Tahoma"/>
          <w:color w:val="000000"/>
        </w:rPr>
        <w:t>OpenFIDO</w:t>
      </w:r>
      <w:proofErr w:type="spellEnd"/>
      <w:r w:rsidRPr="00E64C81">
        <w:rPr>
          <w:rFonts w:ascii="Tahoma" w:hAnsi="Tahoma" w:cs="Tahoma"/>
          <w:color w:val="000000"/>
        </w:rPr>
        <w:t xml:space="preserve"> is completely open-source</w:t>
      </w:r>
      <w:r w:rsidR="00D739C6">
        <w:rPr>
          <w:rFonts w:ascii="Tahoma" w:hAnsi="Tahoma" w:cs="Tahoma"/>
          <w:color w:val="000000"/>
        </w:rPr>
        <w:t xml:space="preserve"> under a BSD-3 License</w:t>
      </w:r>
      <w:r w:rsidRPr="00E64C81">
        <w:rPr>
          <w:rFonts w:ascii="Tahoma" w:hAnsi="Tahoma" w:cs="Tahoma"/>
          <w:color w:val="000000"/>
        </w:rPr>
        <w:t xml:space="preserve"> and may be </w:t>
      </w:r>
      <w:r w:rsidR="00D739C6">
        <w:rPr>
          <w:rFonts w:ascii="Tahoma" w:hAnsi="Tahoma" w:cs="Tahoma"/>
          <w:color w:val="000000"/>
        </w:rPr>
        <w:t xml:space="preserve">downloaded and </w:t>
      </w:r>
      <w:r w:rsidRPr="00E64C81">
        <w:rPr>
          <w:rFonts w:ascii="Tahoma" w:hAnsi="Tahoma" w:cs="Tahoma"/>
          <w:color w:val="000000"/>
        </w:rPr>
        <w:t xml:space="preserve">used without licensing fees to the creators of the platform. Content creators for </w:t>
      </w:r>
      <w:proofErr w:type="spellStart"/>
      <w:r w:rsidRPr="00E64C81">
        <w:rPr>
          <w:rFonts w:ascii="Tahoma" w:hAnsi="Tahoma" w:cs="Tahoma"/>
          <w:color w:val="000000"/>
        </w:rPr>
        <w:t>OpenFIDO</w:t>
      </w:r>
      <w:proofErr w:type="spellEnd"/>
      <w:r w:rsidRPr="00E64C81">
        <w:rPr>
          <w:rFonts w:ascii="Tahoma" w:hAnsi="Tahoma" w:cs="Tahoma"/>
          <w:color w:val="000000"/>
        </w:rPr>
        <w:t xml:space="preserve"> may choose to use </w:t>
      </w:r>
      <w:proofErr w:type="spellStart"/>
      <w:r w:rsidRPr="00E64C81">
        <w:rPr>
          <w:rFonts w:ascii="Tahoma" w:hAnsi="Tahoma" w:cs="Tahoma"/>
          <w:color w:val="000000"/>
        </w:rPr>
        <w:t>OpenFIDO</w:t>
      </w:r>
      <w:proofErr w:type="spellEnd"/>
      <w:r w:rsidRPr="00E64C81">
        <w:rPr>
          <w:rFonts w:ascii="Tahoma" w:hAnsi="Tahoma" w:cs="Tahoma"/>
          <w:color w:val="000000"/>
        </w:rPr>
        <w:t xml:space="preserve"> to provide additional methods, tools, and/or data for a fee, but the underlying system will always be available at no cost to the user. </w:t>
      </w:r>
    </w:p>
    <w:p w14:paraId="4F70CE97" w14:textId="274263B2" w:rsidR="0057486D" w:rsidRPr="00E64C81" w:rsidRDefault="0057486D" w:rsidP="0057486D">
      <w:pPr>
        <w:pStyle w:val="NormalWeb"/>
        <w:spacing w:before="0" w:beforeAutospacing="0" w:after="140" w:afterAutospacing="0"/>
        <w:rPr>
          <w:rFonts w:ascii="Tahoma" w:hAnsi="Tahoma" w:cs="Tahoma"/>
        </w:rPr>
      </w:pPr>
      <w:r w:rsidRPr="00E64C81">
        <w:rPr>
          <w:rFonts w:ascii="Tahoma" w:hAnsi="Tahoma" w:cs="Tahoma"/>
          <w:color w:val="000000"/>
        </w:rPr>
        <w:t xml:space="preserve">The following open-source resources </w:t>
      </w:r>
      <w:r w:rsidR="009576D3">
        <w:rPr>
          <w:rFonts w:ascii="Tahoma" w:hAnsi="Tahoma" w:cs="Tahoma"/>
          <w:color w:val="000000"/>
        </w:rPr>
        <w:t>are publicly</w:t>
      </w:r>
      <w:r w:rsidRPr="00E64C81">
        <w:rPr>
          <w:rFonts w:ascii="Tahoma" w:hAnsi="Tahoma" w:cs="Tahoma"/>
          <w:color w:val="000000"/>
        </w:rPr>
        <w:t xml:space="preserve"> available on GitHub.</w:t>
      </w:r>
    </w:p>
    <w:p w14:paraId="06A811F9" w14:textId="0501EE80" w:rsidR="0057486D" w:rsidRPr="00E64C81" w:rsidRDefault="00000000" w:rsidP="00E215F8">
      <w:pPr>
        <w:pStyle w:val="NormalWeb"/>
        <w:numPr>
          <w:ilvl w:val="0"/>
          <w:numId w:val="35"/>
        </w:numPr>
        <w:spacing w:before="0" w:beforeAutospacing="0" w:after="0" w:afterAutospacing="0"/>
        <w:textAlignment w:val="baseline"/>
        <w:rPr>
          <w:rFonts w:ascii="Tahoma" w:hAnsi="Tahoma" w:cs="Tahoma"/>
          <w:color w:val="000000"/>
        </w:rPr>
      </w:pPr>
      <w:hyperlink r:id="rId23" w:history="1">
        <w:r w:rsidR="003736FE" w:rsidRPr="008F7F7E">
          <w:rPr>
            <w:rStyle w:val="Hyperlink"/>
            <w:rFonts w:ascii="Tahoma" w:hAnsi="Tahoma" w:cs="Tahoma"/>
          </w:rPr>
          <w:t>http://github.com/openfido/</w:t>
        </w:r>
      </w:hyperlink>
      <w:r w:rsidR="003736FE">
        <w:rPr>
          <w:rFonts w:ascii="Tahoma" w:hAnsi="Tahoma" w:cs="Tahoma"/>
          <w:color w:val="000000"/>
        </w:rPr>
        <w:t xml:space="preserve"> </w:t>
      </w:r>
      <w:r w:rsidR="0057486D" w:rsidRPr="00E64C81">
        <w:rPr>
          <w:rFonts w:ascii="Tahoma" w:hAnsi="Tahoma" w:cs="Tahoma"/>
          <w:color w:val="000000"/>
        </w:rPr>
        <w:t>(GitHub Organization)</w:t>
      </w:r>
    </w:p>
    <w:p w14:paraId="7BC4A08B" w14:textId="6B0E7222" w:rsidR="00EB07E1" w:rsidRPr="00E64C81" w:rsidRDefault="00EB07E1" w:rsidP="005A2408">
      <w:pPr>
        <w:pStyle w:val="NormalWeb"/>
        <w:numPr>
          <w:ilvl w:val="1"/>
          <w:numId w:val="35"/>
        </w:numPr>
        <w:spacing w:before="0" w:beforeAutospacing="0" w:after="0" w:afterAutospacing="0"/>
        <w:textAlignment w:val="baseline"/>
        <w:rPr>
          <w:rFonts w:ascii="Tahoma" w:hAnsi="Tahoma" w:cs="Tahoma"/>
          <w:color w:val="000000"/>
        </w:rPr>
      </w:pPr>
      <w:proofErr w:type="spellStart"/>
      <w:r w:rsidRPr="00E64C81">
        <w:rPr>
          <w:rFonts w:ascii="Tahoma" w:hAnsi="Tahoma" w:cs="Tahoma"/>
          <w:color w:val="000000"/>
        </w:rPr>
        <w:t>openfido</w:t>
      </w:r>
      <w:proofErr w:type="spellEnd"/>
      <w:r w:rsidRPr="00E64C81">
        <w:rPr>
          <w:rFonts w:ascii="Tahoma" w:hAnsi="Tahoma" w:cs="Tahoma"/>
          <w:color w:val="000000"/>
        </w:rPr>
        <w:t xml:space="preserve">-client: </w:t>
      </w:r>
      <w:r w:rsidRPr="00E64C81">
        <w:rPr>
          <w:rFonts w:ascii="Tahoma" w:hAnsi="Tahoma" w:cs="Tahoma"/>
          <w:i/>
          <w:iCs/>
          <w:color w:val="000000"/>
        </w:rPr>
        <w:t>main client image</w:t>
      </w:r>
    </w:p>
    <w:p w14:paraId="4150008A" w14:textId="55EB6820" w:rsidR="00EB07E1" w:rsidRPr="00E64C81" w:rsidRDefault="00EB07E1" w:rsidP="005A2408">
      <w:pPr>
        <w:pStyle w:val="NormalWeb"/>
        <w:numPr>
          <w:ilvl w:val="1"/>
          <w:numId w:val="35"/>
        </w:numPr>
        <w:spacing w:before="0" w:beforeAutospacing="0" w:after="0" w:afterAutospacing="0"/>
        <w:textAlignment w:val="baseline"/>
        <w:rPr>
          <w:rFonts w:ascii="Tahoma" w:hAnsi="Tahoma" w:cs="Tahoma"/>
          <w:color w:val="000000"/>
        </w:rPr>
      </w:pPr>
      <w:proofErr w:type="spellStart"/>
      <w:r w:rsidRPr="00E64C81">
        <w:rPr>
          <w:rFonts w:ascii="Tahoma" w:hAnsi="Tahoma" w:cs="Tahoma"/>
          <w:color w:val="000000"/>
        </w:rPr>
        <w:t>openfido</w:t>
      </w:r>
      <w:proofErr w:type="spellEnd"/>
      <w:r w:rsidRPr="00E64C81">
        <w:rPr>
          <w:rFonts w:ascii="Tahoma" w:hAnsi="Tahoma" w:cs="Tahoma"/>
          <w:color w:val="000000"/>
        </w:rPr>
        <w:t xml:space="preserve">-utils: </w:t>
      </w:r>
      <w:r w:rsidR="00D977EE" w:rsidRPr="00D977EE">
        <w:rPr>
          <w:rFonts w:ascii="Tahoma" w:hAnsi="Tahoma" w:cs="Tahoma"/>
          <w:i/>
          <w:iCs/>
          <w:color w:val="000000"/>
        </w:rPr>
        <w:t xml:space="preserve">service </w:t>
      </w:r>
      <w:r w:rsidRPr="00E64C81">
        <w:rPr>
          <w:rFonts w:ascii="Tahoma" w:hAnsi="Tahoma" w:cs="Tahoma"/>
          <w:i/>
          <w:iCs/>
          <w:color w:val="000000"/>
        </w:rPr>
        <w:t>utilities image</w:t>
      </w:r>
    </w:p>
    <w:p w14:paraId="35317457" w14:textId="640E4542" w:rsidR="00EB07E1" w:rsidRPr="00E64C81" w:rsidRDefault="00EB07E1" w:rsidP="005A2408">
      <w:pPr>
        <w:pStyle w:val="NormalWeb"/>
        <w:numPr>
          <w:ilvl w:val="1"/>
          <w:numId w:val="35"/>
        </w:numPr>
        <w:spacing w:before="0" w:beforeAutospacing="0" w:after="0" w:afterAutospacing="0"/>
        <w:textAlignment w:val="baseline"/>
        <w:rPr>
          <w:rFonts w:ascii="Tahoma" w:hAnsi="Tahoma" w:cs="Tahoma"/>
          <w:color w:val="000000"/>
        </w:rPr>
      </w:pPr>
      <w:proofErr w:type="spellStart"/>
      <w:r w:rsidRPr="00E64C81">
        <w:rPr>
          <w:rFonts w:ascii="Tahoma" w:hAnsi="Tahoma" w:cs="Tahoma"/>
          <w:color w:val="000000"/>
        </w:rPr>
        <w:t>openfido</w:t>
      </w:r>
      <w:proofErr w:type="spellEnd"/>
      <w:r w:rsidRPr="00E64C81">
        <w:rPr>
          <w:rFonts w:ascii="Tahoma" w:hAnsi="Tahoma" w:cs="Tahoma"/>
          <w:color w:val="000000"/>
        </w:rPr>
        <w:t xml:space="preserve">-app-service: </w:t>
      </w:r>
      <w:r w:rsidRPr="00E64C81">
        <w:rPr>
          <w:rFonts w:ascii="Tahoma" w:hAnsi="Tahoma" w:cs="Tahoma"/>
          <w:i/>
          <w:iCs/>
          <w:color w:val="000000"/>
        </w:rPr>
        <w:t>application services image</w:t>
      </w:r>
    </w:p>
    <w:p w14:paraId="45490F03" w14:textId="031F550B" w:rsidR="00EB07E1" w:rsidRPr="00E64C81" w:rsidRDefault="00EB07E1" w:rsidP="005A2408">
      <w:pPr>
        <w:pStyle w:val="NormalWeb"/>
        <w:numPr>
          <w:ilvl w:val="1"/>
          <w:numId w:val="35"/>
        </w:numPr>
        <w:spacing w:before="0" w:beforeAutospacing="0" w:after="0" w:afterAutospacing="0"/>
        <w:textAlignment w:val="baseline"/>
        <w:rPr>
          <w:rFonts w:ascii="Tahoma" w:hAnsi="Tahoma" w:cs="Tahoma"/>
          <w:color w:val="000000"/>
        </w:rPr>
      </w:pPr>
      <w:proofErr w:type="spellStart"/>
      <w:r w:rsidRPr="00E64C81">
        <w:rPr>
          <w:rFonts w:ascii="Tahoma" w:hAnsi="Tahoma" w:cs="Tahoma"/>
          <w:color w:val="000000"/>
        </w:rPr>
        <w:t>openfido</w:t>
      </w:r>
      <w:proofErr w:type="spellEnd"/>
      <w:r w:rsidRPr="00E64C81">
        <w:rPr>
          <w:rFonts w:ascii="Tahoma" w:hAnsi="Tahoma" w:cs="Tahoma"/>
          <w:color w:val="000000"/>
        </w:rPr>
        <w:t xml:space="preserve">-auth-service: </w:t>
      </w:r>
      <w:r w:rsidRPr="00E64C81">
        <w:rPr>
          <w:rFonts w:ascii="Tahoma" w:hAnsi="Tahoma" w:cs="Tahoma"/>
          <w:i/>
          <w:iCs/>
          <w:color w:val="000000"/>
        </w:rPr>
        <w:t>authentication services image</w:t>
      </w:r>
    </w:p>
    <w:p w14:paraId="1ED1C507" w14:textId="7C271A0D" w:rsidR="00EB07E1" w:rsidRPr="00E64C81" w:rsidRDefault="00EB07E1" w:rsidP="005A2408">
      <w:pPr>
        <w:pStyle w:val="NormalWeb"/>
        <w:numPr>
          <w:ilvl w:val="1"/>
          <w:numId w:val="35"/>
        </w:numPr>
        <w:spacing w:before="0" w:beforeAutospacing="0" w:after="0" w:afterAutospacing="0"/>
        <w:textAlignment w:val="baseline"/>
        <w:rPr>
          <w:rFonts w:ascii="Tahoma" w:hAnsi="Tahoma" w:cs="Tahoma"/>
          <w:color w:val="000000"/>
        </w:rPr>
      </w:pPr>
      <w:proofErr w:type="spellStart"/>
      <w:r w:rsidRPr="00E64C81">
        <w:rPr>
          <w:rFonts w:ascii="Tahoma" w:hAnsi="Tahoma" w:cs="Tahoma"/>
          <w:color w:val="000000"/>
        </w:rPr>
        <w:t>openfido</w:t>
      </w:r>
      <w:proofErr w:type="spellEnd"/>
      <w:r w:rsidRPr="00E64C81">
        <w:rPr>
          <w:rFonts w:ascii="Tahoma" w:hAnsi="Tahoma" w:cs="Tahoma"/>
          <w:color w:val="000000"/>
        </w:rPr>
        <w:t xml:space="preserve">-workflow-service: </w:t>
      </w:r>
      <w:r w:rsidRPr="00E64C81">
        <w:rPr>
          <w:rFonts w:ascii="Tahoma" w:hAnsi="Tahoma" w:cs="Tahoma"/>
          <w:i/>
          <w:iCs/>
          <w:color w:val="000000"/>
        </w:rPr>
        <w:t>workflow manager images</w:t>
      </w:r>
    </w:p>
    <w:p w14:paraId="78C633DA" w14:textId="70B21D9E" w:rsidR="0057486D" w:rsidRPr="00E64C81" w:rsidRDefault="0057486D" w:rsidP="005A2408">
      <w:pPr>
        <w:pStyle w:val="NormalWeb"/>
        <w:numPr>
          <w:ilvl w:val="1"/>
          <w:numId w:val="35"/>
        </w:numPr>
        <w:spacing w:before="0" w:beforeAutospacing="0" w:after="0" w:afterAutospacing="0"/>
        <w:textAlignment w:val="baseline"/>
        <w:rPr>
          <w:rFonts w:ascii="Tahoma" w:hAnsi="Tahoma" w:cs="Tahoma"/>
          <w:color w:val="000000"/>
        </w:rPr>
      </w:pPr>
      <w:r w:rsidRPr="00E64C81">
        <w:rPr>
          <w:rFonts w:ascii="Tahoma" w:hAnsi="Tahoma" w:cs="Tahoma"/>
          <w:color w:val="000000"/>
        </w:rPr>
        <w:t xml:space="preserve">cli: </w:t>
      </w:r>
      <w:r w:rsidRPr="00E64C81">
        <w:rPr>
          <w:rFonts w:ascii="Tahoma" w:hAnsi="Tahoma" w:cs="Tahoma"/>
          <w:i/>
          <w:iCs/>
          <w:color w:val="000000"/>
        </w:rPr>
        <w:t>command line interface</w:t>
      </w:r>
    </w:p>
    <w:p w14:paraId="11E7000D" w14:textId="55488F89" w:rsidR="0057486D" w:rsidRPr="00E64C81" w:rsidRDefault="0057486D" w:rsidP="005A2408">
      <w:pPr>
        <w:pStyle w:val="NormalWeb"/>
        <w:numPr>
          <w:ilvl w:val="1"/>
          <w:numId w:val="35"/>
        </w:numPr>
        <w:spacing w:before="0" w:beforeAutospacing="0" w:after="0" w:afterAutospacing="0"/>
        <w:textAlignment w:val="baseline"/>
        <w:rPr>
          <w:rFonts w:ascii="Tahoma" w:hAnsi="Tahoma" w:cs="Tahoma"/>
          <w:color w:val="000000"/>
        </w:rPr>
      </w:pPr>
      <w:r w:rsidRPr="00E64C81">
        <w:rPr>
          <w:rFonts w:ascii="Tahoma" w:hAnsi="Tahoma" w:cs="Tahoma"/>
          <w:color w:val="000000"/>
        </w:rPr>
        <w:t xml:space="preserve">cyme-extract: </w:t>
      </w:r>
      <w:r w:rsidRPr="00E64C81">
        <w:rPr>
          <w:rFonts w:ascii="Tahoma" w:hAnsi="Tahoma" w:cs="Tahoma"/>
          <w:i/>
          <w:iCs/>
          <w:color w:val="000000"/>
        </w:rPr>
        <w:t xml:space="preserve">CYME to </w:t>
      </w:r>
      <w:proofErr w:type="spellStart"/>
      <w:r w:rsidRPr="00E64C81">
        <w:rPr>
          <w:rFonts w:ascii="Tahoma" w:hAnsi="Tahoma" w:cs="Tahoma"/>
          <w:i/>
          <w:iCs/>
          <w:color w:val="000000"/>
        </w:rPr>
        <w:t>GridLAB</w:t>
      </w:r>
      <w:proofErr w:type="spellEnd"/>
      <w:r w:rsidRPr="00E64C81">
        <w:rPr>
          <w:rFonts w:ascii="Tahoma" w:hAnsi="Tahoma" w:cs="Tahoma"/>
          <w:i/>
          <w:iCs/>
          <w:color w:val="000000"/>
        </w:rPr>
        <w:t xml:space="preserve">-D </w:t>
      </w:r>
      <w:r w:rsidR="003736FE">
        <w:rPr>
          <w:rFonts w:ascii="Tahoma" w:hAnsi="Tahoma" w:cs="Tahoma"/>
          <w:i/>
          <w:iCs/>
          <w:color w:val="000000"/>
        </w:rPr>
        <w:t>model conversion</w:t>
      </w:r>
      <w:r w:rsidRPr="00E64C81">
        <w:rPr>
          <w:rFonts w:ascii="Tahoma" w:hAnsi="Tahoma" w:cs="Tahoma"/>
          <w:i/>
          <w:iCs/>
          <w:color w:val="000000"/>
        </w:rPr>
        <w:t xml:space="preserve"> pipeline</w:t>
      </w:r>
    </w:p>
    <w:p w14:paraId="65F9A419" w14:textId="71A46A2C" w:rsidR="0057486D" w:rsidRPr="00E64C81" w:rsidRDefault="000357D6" w:rsidP="005A2408">
      <w:pPr>
        <w:pStyle w:val="NormalWeb"/>
        <w:numPr>
          <w:ilvl w:val="1"/>
          <w:numId w:val="35"/>
        </w:numPr>
        <w:spacing w:before="0" w:beforeAutospacing="0" w:after="0" w:afterAutospacing="0"/>
        <w:textAlignment w:val="baseline"/>
        <w:rPr>
          <w:rFonts w:ascii="Tahoma" w:hAnsi="Tahoma" w:cs="Tahoma"/>
          <w:color w:val="000000"/>
        </w:rPr>
      </w:pPr>
      <w:r>
        <w:rPr>
          <w:rFonts w:ascii="Tahoma" w:hAnsi="Tahoma" w:cs="Tahoma"/>
          <w:color w:val="000000"/>
        </w:rPr>
        <w:t>resilience</w:t>
      </w:r>
      <w:r w:rsidR="0057486D" w:rsidRPr="00E64C81">
        <w:rPr>
          <w:rFonts w:ascii="Tahoma" w:hAnsi="Tahoma" w:cs="Tahoma"/>
          <w:color w:val="000000"/>
        </w:rPr>
        <w:t xml:space="preserve">: </w:t>
      </w:r>
      <w:r>
        <w:rPr>
          <w:rFonts w:ascii="Tahoma" w:hAnsi="Tahoma" w:cs="Tahoma"/>
          <w:i/>
          <w:iCs/>
          <w:color w:val="000000"/>
        </w:rPr>
        <w:t xml:space="preserve">Grid Resilience Intelligence Platform </w:t>
      </w:r>
      <w:r w:rsidR="0057486D" w:rsidRPr="00E64C81">
        <w:rPr>
          <w:rFonts w:ascii="Tahoma" w:hAnsi="Tahoma" w:cs="Tahoma"/>
          <w:i/>
          <w:iCs/>
          <w:color w:val="000000"/>
        </w:rPr>
        <w:t>anticipation analysis pipeline</w:t>
      </w:r>
    </w:p>
    <w:p w14:paraId="351947D2" w14:textId="109C3725" w:rsidR="0057486D" w:rsidRPr="00E64C81" w:rsidRDefault="00D977EE" w:rsidP="005A2408">
      <w:pPr>
        <w:pStyle w:val="NormalWeb"/>
        <w:numPr>
          <w:ilvl w:val="1"/>
          <w:numId w:val="35"/>
        </w:numPr>
        <w:spacing w:before="0" w:beforeAutospacing="0" w:after="0" w:afterAutospacing="0"/>
        <w:textAlignment w:val="baseline"/>
        <w:rPr>
          <w:rFonts w:ascii="Tahoma" w:hAnsi="Tahoma" w:cs="Tahoma"/>
          <w:color w:val="000000"/>
        </w:rPr>
      </w:pPr>
      <w:proofErr w:type="spellStart"/>
      <w:r>
        <w:rPr>
          <w:rFonts w:ascii="Tahoma" w:hAnsi="Tahoma" w:cs="Tahoma"/>
          <w:color w:val="000000"/>
        </w:rPr>
        <w:t>gridlabd</w:t>
      </w:r>
      <w:proofErr w:type="spellEnd"/>
      <w:r w:rsidR="0057486D" w:rsidRPr="00E64C81">
        <w:rPr>
          <w:rFonts w:ascii="Tahoma" w:hAnsi="Tahoma" w:cs="Tahoma"/>
          <w:color w:val="000000"/>
        </w:rPr>
        <w:t xml:space="preserve">: </w:t>
      </w:r>
      <w:r w:rsidR="0057486D" w:rsidRPr="00E64C81">
        <w:rPr>
          <w:rFonts w:ascii="Tahoma" w:hAnsi="Tahoma" w:cs="Tahoma"/>
          <w:i/>
          <w:iCs/>
          <w:color w:val="000000"/>
        </w:rPr>
        <w:t xml:space="preserve">general </w:t>
      </w:r>
      <w:proofErr w:type="spellStart"/>
      <w:r w:rsidR="0057486D" w:rsidRPr="00E64C81">
        <w:rPr>
          <w:rFonts w:ascii="Tahoma" w:hAnsi="Tahoma" w:cs="Tahoma"/>
          <w:i/>
          <w:iCs/>
          <w:color w:val="000000"/>
        </w:rPr>
        <w:t>HiPAS</w:t>
      </w:r>
      <w:proofErr w:type="spellEnd"/>
      <w:r w:rsidR="0057486D" w:rsidRPr="00E64C81">
        <w:rPr>
          <w:rFonts w:ascii="Tahoma" w:hAnsi="Tahoma" w:cs="Tahoma"/>
          <w:i/>
          <w:iCs/>
          <w:color w:val="000000"/>
        </w:rPr>
        <w:t xml:space="preserve"> </w:t>
      </w:r>
      <w:proofErr w:type="spellStart"/>
      <w:r>
        <w:rPr>
          <w:rFonts w:ascii="Tahoma" w:hAnsi="Tahoma" w:cs="Tahoma"/>
          <w:i/>
          <w:iCs/>
          <w:color w:val="000000"/>
        </w:rPr>
        <w:t>gridlabd</w:t>
      </w:r>
      <w:proofErr w:type="spellEnd"/>
      <w:r>
        <w:rPr>
          <w:rFonts w:ascii="Tahoma" w:hAnsi="Tahoma" w:cs="Tahoma"/>
          <w:i/>
          <w:iCs/>
          <w:color w:val="000000"/>
        </w:rPr>
        <w:t xml:space="preserve"> simulation, </w:t>
      </w:r>
      <w:r w:rsidR="0057486D" w:rsidRPr="00E64C81">
        <w:rPr>
          <w:rFonts w:ascii="Tahoma" w:hAnsi="Tahoma" w:cs="Tahoma"/>
          <w:i/>
          <w:iCs/>
          <w:color w:val="000000"/>
        </w:rPr>
        <w:t>data</w:t>
      </w:r>
      <w:r>
        <w:rPr>
          <w:rFonts w:ascii="Tahoma" w:hAnsi="Tahoma" w:cs="Tahoma"/>
          <w:i/>
          <w:iCs/>
          <w:color w:val="000000"/>
        </w:rPr>
        <w:t>,</w:t>
      </w:r>
      <w:r w:rsidR="0057486D" w:rsidRPr="00E64C81">
        <w:rPr>
          <w:rFonts w:ascii="Tahoma" w:hAnsi="Tahoma" w:cs="Tahoma"/>
          <w:i/>
          <w:iCs/>
          <w:color w:val="000000"/>
        </w:rPr>
        <w:t xml:space="preserve"> and model converters pipeline</w:t>
      </w:r>
    </w:p>
    <w:p w14:paraId="688374EC" w14:textId="56CE0217" w:rsidR="0064403D" w:rsidRDefault="0057486D" w:rsidP="005A2408">
      <w:pPr>
        <w:pStyle w:val="NormalWeb"/>
        <w:numPr>
          <w:ilvl w:val="1"/>
          <w:numId w:val="35"/>
        </w:numPr>
        <w:spacing w:before="0" w:beforeAutospacing="0" w:after="0" w:afterAutospacing="0"/>
        <w:textAlignment w:val="baseline"/>
        <w:rPr>
          <w:rFonts w:ascii="Tahoma" w:hAnsi="Tahoma" w:cs="Tahoma"/>
          <w:color w:val="000000"/>
        </w:rPr>
      </w:pPr>
      <w:proofErr w:type="spellStart"/>
      <w:r w:rsidRPr="00E64C81">
        <w:rPr>
          <w:rFonts w:ascii="Tahoma" w:hAnsi="Tahoma" w:cs="Tahoma"/>
          <w:color w:val="000000"/>
        </w:rPr>
        <w:t>ica</w:t>
      </w:r>
      <w:proofErr w:type="spellEnd"/>
      <w:r w:rsidRPr="00E64C81">
        <w:rPr>
          <w:rFonts w:ascii="Tahoma" w:hAnsi="Tahoma" w:cs="Tahoma"/>
          <w:color w:val="000000"/>
        </w:rPr>
        <w:t xml:space="preserve">-analysis: </w:t>
      </w:r>
      <w:r w:rsidRPr="00E64C81">
        <w:rPr>
          <w:rFonts w:ascii="Tahoma" w:hAnsi="Tahoma" w:cs="Tahoma"/>
          <w:i/>
          <w:iCs/>
          <w:color w:val="000000"/>
        </w:rPr>
        <w:t>integration capacity analysis pipeline</w:t>
      </w:r>
    </w:p>
    <w:p w14:paraId="01C1DD3E" w14:textId="7A928F6E" w:rsidR="0064403D" w:rsidRDefault="0064403D" w:rsidP="005A2408">
      <w:pPr>
        <w:pStyle w:val="NormalWeb"/>
        <w:numPr>
          <w:ilvl w:val="1"/>
          <w:numId w:val="35"/>
        </w:numPr>
        <w:spacing w:before="0" w:beforeAutospacing="0" w:after="0" w:afterAutospacing="0"/>
        <w:textAlignment w:val="baseline"/>
        <w:rPr>
          <w:rFonts w:ascii="Tahoma" w:hAnsi="Tahoma" w:cs="Tahoma"/>
          <w:color w:val="000000"/>
        </w:rPr>
      </w:pPr>
      <w:proofErr w:type="spellStart"/>
      <w:r>
        <w:rPr>
          <w:rFonts w:ascii="Tahoma" w:hAnsi="Tahoma" w:cs="Tahoma"/>
          <w:color w:val="000000"/>
        </w:rPr>
        <w:t>loadshape</w:t>
      </w:r>
      <w:proofErr w:type="spellEnd"/>
      <w:r>
        <w:rPr>
          <w:rFonts w:ascii="Tahoma" w:hAnsi="Tahoma" w:cs="Tahoma"/>
          <w:color w:val="000000"/>
        </w:rPr>
        <w:t xml:space="preserve">: </w:t>
      </w:r>
      <w:proofErr w:type="spellStart"/>
      <w:r w:rsidR="00D977EE">
        <w:rPr>
          <w:rFonts w:ascii="Tahoma" w:hAnsi="Tahoma" w:cs="Tahoma"/>
          <w:i/>
          <w:iCs/>
          <w:color w:val="000000"/>
        </w:rPr>
        <w:t>loadshape</w:t>
      </w:r>
      <w:proofErr w:type="spellEnd"/>
      <w:r w:rsidR="00D977EE">
        <w:rPr>
          <w:rFonts w:ascii="Tahoma" w:hAnsi="Tahoma" w:cs="Tahoma"/>
          <w:i/>
          <w:iCs/>
          <w:color w:val="000000"/>
        </w:rPr>
        <w:t xml:space="preserve"> analysis pipeline</w:t>
      </w:r>
    </w:p>
    <w:p w14:paraId="2A93FDDC" w14:textId="6DF355C7" w:rsidR="00D977EE" w:rsidRDefault="00D977EE" w:rsidP="005A2408">
      <w:pPr>
        <w:pStyle w:val="NormalWeb"/>
        <w:numPr>
          <w:ilvl w:val="1"/>
          <w:numId w:val="35"/>
        </w:numPr>
        <w:spacing w:before="0" w:beforeAutospacing="0" w:after="0" w:afterAutospacing="0"/>
        <w:textAlignment w:val="baseline"/>
        <w:rPr>
          <w:rFonts w:ascii="Tahoma" w:hAnsi="Tahoma" w:cs="Tahoma"/>
          <w:color w:val="000000"/>
        </w:rPr>
      </w:pPr>
      <w:r>
        <w:rPr>
          <w:rFonts w:ascii="Tahoma" w:hAnsi="Tahoma" w:cs="Tahoma"/>
          <w:color w:val="000000"/>
        </w:rPr>
        <w:t xml:space="preserve">weather: </w:t>
      </w:r>
      <w:r>
        <w:rPr>
          <w:rFonts w:ascii="Tahoma" w:hAnsi="Tahoma" w:cs="Tahoma"/>
          <w:i/>
          <w:iCs/>
          <w:color w:val="000000"/>
        </w:rPr>
        <w:t>weather forecasting and historical data access</w:t>
      </w:r>
      <w:r w:rsidR="005A2408" w:rsidRPr="005A2408">
        <w:rPr>
          <w:rFonts w:ascii="Tahoma" w:hAnsi="Tahoma" w:cs="Tahoma"/>
          <w:i/>
          <w:iCs/>
          <w:color w:val="000000"/>
        </w:rPr>
        <w:t xml:space="preserve"> </w:t>
      </w:r>
      <w:r w:rsidR="005A2408">
        <w:rPr>
          <w:rFonts w:ascii="Tahoma" w:hAnsi="Tahoma" w:cs="Tahoma"/>
          <w:i/>
          <w:iCs/>
          <w:color w:val="000000"/>
        </w:rPr>
        <w:t>pipeline</w:t>
      </w:r>
    </w:p>
    <w:p w14:paraId="63F359A9" w14:textId="60FE291F" w:rsidR="00D977EE" w:rsidRPr="00623834" w:rsidRDefault="00623834" w:rsidP="005A2408">
      <w:pPr>
        <w:pStyle w:val="NormalWeb"/>
        <w:numPr>
          <w:ilvl w:val="1"/>
          <w:numId w:val="35"/>
        </w:numPr>
        <w:spacing w:before="0" w:beforeAutospacing="0" w:after="0" w:afterAutospacing="0"/>
        <w:textAlignment w:val="baseline"/>
        <w:rPr>
          <w:rFonts w:ascii="Tahoma" w:hAnsi="Tahoma" w:cs="Tahoma"/>
          <w:color w:val="000000"/>
        </w:rPr>
      </w:pPr>
      <w:r>
        <w:rPr>
          <w:rFonts w:ascii="Tahoma" w:hAnsi="Tahoma" w:cs="Tahoma"/>
          <w:color w:val="000000"/>
        </w:rPr>
        <w:t xml:space="preserve">census: </w:t>
      </w:r>
      <w:r>
        <w:rPr>
          <w:rFonts w:ascii="Tahoma" w:hAnsi="Tahoma" w:cs="Tahoma"/>
          <w:i/>
          <w:iCs/>
          <w:color w:val="000000"/>
        </w:rPr>
        <w:t>TIGER shape files for census regions and tract mapping</w:t>
      </w:r>
      <w:r w:rsidR="005A2408" w:rsidRPr="005A2408">
        <w:rPr>
          <w:rFonts w:ascii="Tahoma" w:hAnsi="Tahoma" w:cs="Tahoma"/>
          <w:i/>
          <w:iCs/>
          <w:color w:val="000000"/>
        </w:rPr>
        <w:t xml:space="preserve"> </w:t>
      </w:r>
      <w:r w:rsidR="005A2408">
        <w:rPr>
          <w:rFonts w:ascii="Tahoma" w:hAnsi="Tahoma" w:cs="Tahoma"/>
          <w:i/>
          <w:iCs/>
          <w:color w:val="000000"/>
        </w:rPr>
        <w:t>pipeline</w:t>
      </w:r>
    </w:p>
    <w:p w14:paraId="6FC40353" w14:textId="14B4038D" w:rsidR="00623834" w:rsidRPr="005A2408" w:rsidRDefault="00623834" w:rsidP="005A2408">
      <w:pPr>
        <w:pStyle w:val="NormalWeb"/>
        <w:numPr>
          <w:ilvl w:val="1"/>
          <w:numId w:val="35"/>
        </w:numPr>
        <w:spacing w:before="0" w:beforeAutospacing="0" w:after="0" w:afterAutospacing="0"/>
        <w:textAlignment w:val="baseline"/>
        <w:rPr>
          <w:rFonts w:ascii="Tahoma" w:hAnsi="Tahoma" w:cs="Tahoma"/>
          <w:color w:val="000000"/>
        </w:rPr>
      </w:pPr>
      <w:r>
        <w:rPr>
          <w:rFonts w:ascii="Tahoma" w:hAnsi="Tahoma" w:cs="Tahoma"/>
          <w:color w:val="000000"/>
        </w:rPr>
        <w:t xml:space="preserve">address: </w:t>
      </w:r>
      <w:r>
        <w:rPr>
          <w:rFonts w:ascii="Tahoma" w:hAnsi="Tahoma" w:cs="Tahoma"/>
          <w:i/>
          <w:iCs/>
          <w:color w:val="000000"/>
        </w:rPr>
        <w:t>general address resolution for geographic data</w:t>
      </w:r>
      <w:r w:rsidR="005A2408" w:rsidRPr="005A2408">
        <w:rPr>
          <w:rFonts w:ascii="Tahoma" w:hAnsi="Tahoma" w:cs="Tahoma"/>
          <w:i/>
          <w:iCs/>
          <w:color w:val="000000"/>
        </w:rPr>
        <w:t xml:space="preserve"> </w:t>
      </w:r>
      <w:r w:rsidR="005A2408">
        <w:rPr>
          <w:rFonts w:ascii="Tahoma" w:hAnsi="Tahoma" w:cs="Tahoma"/>
          <w:i/>
          <w:iCs/>
          <w:color w:val="000000"/>
        </w:rPr>
        <w:t>pipeline</w:t>
      </w:r>
    </w:p>
    <w:p w14:paraId="0616BC2F" w14:textId="190D949F" w:rsidR="005A2408" w:rsidRPr="005A2408" w:rsidRDefault="005A2408" w:rsidP="005A2408">
      <w:pPr>
        <w:pStyle w:val="NormalWeb"/>
        <w:numPr>
          <w:ilvl w:val="1"/>
          <w:numId w:val="35"/>
        </w:numPr>
        <w:spacing w:before="0" w:beforeAutospacing="0" w:after="0" w:afterAutospacing="0"/>
        <w:textAlignment w:val="baseline"/>
        <w:rPr>
          <w:rFonts w:ascii="Tahoma" w:hAnsi="Tahoma" w:cs="Tahoma"/>
          <w:color w:val="000000"/>
        </w:rPr>
      </w:pPr>
      <w:proofErr w:type="spellStart"/>
      <w:r w:rsidRPr="005A2408">
        <w:rPr>
          <w:rFonts w:ascii="Tahoma" w:hAnsi="Tahoma" w:cs="Tahoma"/>
          <w:color w:val="000000"/>
        </w:rPr>
        <w:t>tariff_design</w:t>
      </w:r>
      <w:proofErr w:type="spellEnd"/>
      <w:r w:rsidRPr="005A2408">
        <w:rPr>
          <w:rFonts w:ascii="Tahoma" w:hAnsi="Tahoma" w:cs="Tahoma"/>
          <w:color w:val="000000"/>
        </w:rPr>
        <w:t xml:space="preserve">: </w:t>
      </w:r>
      <w:r>
        <w:rPr>
          <w:rFonts w:ascii="Tahoma" w:hAnsi="Tahoma" w:cs="Tahoma"/>
          <w:i/>
          <w:iCs/>
          <w:color w:val="000000"/>
        </w:rPr>
        <w:t>tariff design analysis pipeline</w:t>
      </w:r>
    </w:p>
    <w:p w14:paraId="356D31B7" w14:textId="0F44CC24" w:rsidR="005A2408" w:rsidRPr="005A2408" w:rsidRDefault="005A2408" w:rsidP="005A2408">
      <w:pPr>
        <w:pStyle w:val="NormalWeb"/>
        <w:numPr>
          <w:ilvl w:val="1"/>
          <w:numId w:val="35"/>
        </w:numPr>
        <w:spacing w:before="0" w:beforeAutospacing="0" w:after="0" w:afterAutospacing="0"/>
        <w:textAlignment w:val="baseline"/>
        <w:rPr>
          <w:rFonts w:ascii="Tahoma" w:hAnsi="Tahoma" w:cs="Tahoma"/>
          <w:color w:val="000000"/>
        </w:rPr>
      </w:pPr>
      <w:r>
        <w:rPr>
          <w:rFonts w:ascii="Tahoma" w:hAnsi="Tahoma" w:cs="Tahoma"/>
          <w:color w:val="000000"/>
        </w:rPr>
        <w:t xml:space="preserve">electrification: </w:t>
      </w:r>
      <w:r>
        <w:rPr>
          <w:rFonts w:ascii="Tahoma" w:hAnsi="Tahoma" w:cs="Tahoma"/>
          <w:i/>
          <w:iCs/>
          <w:color w:val="000000"/>
        </w:rPr>
        <w:t>electrification analysis pipeline</w:t>
      </w:r>
    </w:p>
    <w:p w14:paraId="61958CEB" w14:textId="77777777" w:rsidR="0057486D" w:rsidRPr="00E64C81" w:rsidRDefault="0057486D" w:rsidP="0057486D">
      <w:pPr>
        <w:pStyle w:val="Heading3"/>
        <w:rPr>
          <w:rFonts w:ascii="Tahoma" w:hAnsi="Tahoma" w:cs="Tahoma"/>
          <w:color w:val="auto"/>
        </w:rPr>
      </w:pPr>
      <w:bookmarkStart w:id="472" w:name="_Toc137112229"/>
      <w:r w:rsidRPr="00E64C81">
        <w:rPr>
          <w:rFonts w:ascii="Tahoma" w:hAnsi="Tahoma" w:cs="Tahoma"/>
          <w:szCs w:val="26"/>
        </w:rPr>
        <w:t>Scalable Computing</w:t>
      </w:r>
      <w:bookmarkEnd w:id="472"/>
    </w:p>
    <w:p w14:paraId="57B95C72" w14:textId="3B562945" w:rsidR="00FF26E1" w:rsidRDefault="0057486D" w:rsidP="0057486D">
      <w:pPr>
        <w:pStyle w:val="NormalWeb"/>
        <w:spacing w:before="0" w:beforeAutospacing="0" w:after="140" w:afterAutospacing="0"/>
        <w:rPr>
          <w:rFonts w:ascii="Tahoma" w:hAnsi="Tahoma" w:cs="Tahoma"/>
          <w:color w:val="000000"/>
        </w:rPr>
      </w:pPr>
      <w:r w:rsidRPr="00E64C81">
        <w:rPr>
          <w:rFonts w:ascii="Tahoma" w:hAnsi="Tahoma" w:cs="Tahoma"/>
          <w:color w:val="000000"/>
        </w:rPr>
        <w:lastRenderedPageBreak/>
        <w:t xml:space="preserve">The long-term goal of </w:t>
      </w:r>
      <w:proofErr w:type="spellStart"/>
      <w:r w:rsidRPr="00E64C81">
        <w:rPr>
          <w:rFonts w:ascii="Tahoma" w:hAnsi="Tahoma" w:cs="Tahoma"/>
          <w:color w:val="000000"/>
        </w:rPr>
        <w:t>OpenFIDO</w:t>
      </w:r>
      <w:proofErr w:type="spellEnd"/>
      <w:r w:rsidRPr="00E64C81">
        <w:rPr>
          <w:rFonts w:ascii="Tahoma" w:hAnsi="Tahoma" w:cs="Tahoma"/>
          <w:color w:val="000000"/>
        </w:rPr>
        <w:t xml:space="preserve"> is to support all major cloud platforms, enable </w:t>
      </w:r>
      <w:proofErr w:type="gramStart"/>
      <w:r w:rsidRPr="00E64C81">
        <w:rPr>
          <w:rFonts w:ascii="Tahoma" w:hAnsi="Tahoma" w:cs="Tahoma"/>
          <w:color w:val="000000"/>
        </w:rPr>
        <w:t>on-premise</w:t>
      </w:r>
      <w:proofErr w:type="gramEnd"/>
      <w:r w:rsidRPr="00E64C81">
        <w:rPr>
          <w:rFonts w:ascii="Tahoma" w:hAnsi="Tahoma" w:cs="Tahoma"/>
          <w:color w:val="000000"/>
        </w:rPr>
        <w:t xml:space="preserve"> deployment, and workstation/laptop operations. Scalability and portability are therefore primary design considerations throughout the development of the </w:t>
      </w:r>
      <w:proofErr w:type="spellStart"/>
      <w:r w:rsidRPr="00E64C81">
        <w:rPr>
          <w:rFonts w:ascii="Tahoma" w:hAnsi="Tahoma" w:cs="Tahoma"/>
          <w:color w:val="000000"/>
        </w:rPr>
        <w:t>OpenFIDO</w:t>
      </w:r>
      <w:proofErr w:type="spellEnd"/>
      <w:r w:rsidRPr="00E64C81">
        <w:rPr>
          <w:rFonts w:ascii="Tahoma" w:hAnsi="Tahoma" w:cs="Tahoma"/>
          <w:color w:val="000000"/>
        </w:rPr>
        <w:t xml:space="preserve"> platform. All aspects of </w:t>
      </w:r>
      <w:proofErr w:type="spellStart"/>
      <w:r w:rsidRPr="00E64C81">
        <w:rPr>
          <w:rFonts w:ascii="Tahoma" w:hAnsi="Tahoma" w:cs="Tahoma"/>
          <w:color w:val="000000"/>
        </w:rPr>
        <w:t>OpenFIDO</w:t>
      </w:r>
      <w:proofErr w:type="spellEnd"/>
      <w:r w:rsidRPr="00E64C81">
        <w:rPr>
          <w:rFonts w:ascii="Tahoma" w:hAnsi="Tahoma" w:cs="Tahoma"/>
          <w:color w:val="000000"/>
        </w:rPr>
        <w:t xml:space="preserve"> have been integrated within a containerization environment using the Docker toolset. This allows the full functionality of the platform to run across a wide array of deployment contexts</w:t>
      </w:r>
      <w:r w:rsidR="00C90296">
        <w:rPr>
          <w:rFonts w:ascii="Tahoma" w:hAnsi="Tahoma" w:cs="Tahoma"/>
          <w:color w:val="000000"/>
        </w:rPr>
        <w:t>,</w:t>
      </w:r>
      <w:r w:rsidRPr="00E64C81">
        <w:rPr>
          <w:rFonts w:ascii="Tahoma" w:hAnsi="Tahoma" w:cs="Tahoma"/>
          <w:color w:val="000000"/>
        </w:rPr>
        <w:t xml:space="preserve"> including </w:t>
      </w:r>
      <w:r w:rsidR="009576D3">
        <w:rPr>
          <w:rFonts w:ascii="Tahoma" w:hAnsi="Tahoma" w:cs="Tahoma"/>
          <w:color w:val="000000"/>
        </w:rPr>
        <w:t>on premise servers</w:t>
      </w:r>
      <w:r w:rsidRPr="00E64C81">
        <w:rPr>
          <w:rFonts w:ascii="Tahoma" w:hAnsi="Tahoma" w:cs="Tahoma"/>
          <w:color w:val="000000"/>
        </w:rPr>
        <w:t xml:space="preserve">, </w:t>
      </w:r>
      <w:r w:rsidR="009576D3">
        <w:rPr>
          <w:rFonts w:ascii="Tahoma" w:hAnsi="Tahoma" w:cs="Tahoma"/>
          <w:color w:val="000000"/>
        </w:rPr>
        <w:t xml:space="preserve">workstation, </w:t>
      </w:r>
      <w:r w:rsidR="00C90296">
        <w:rPr>
          <w:rFonts w:ascii="Tahoma" w:hAnsi="Tahoma" w:cs="Tahoma"/>
          <w:color w:val="000000"/>
        </w:rPr>
        <w:t>laptop,</w:t>
      </w:r>
      <w:r w:rsidRPr="00E64C81">
        <w:rPr>
          <w:rFonts w:ascii="Tahoma" w:hAnsi="Tahoma" w:cs="Tahoma"/>
          <w:color w:val="000000"/>
        </w:rPr>
        <w:t xml:space="preserve"> and </w:t>
      </w:r>
      <w:r w:rsidR="009576D3">
        <w:rPr>
          <w:rFonts w:ascii="Tahoma" w:hAnsi="Tahoma" w:cs="Tahoma"/>
          <w:color w:val="000000"/>
        </w:rPr>
        <w:t>c</w:t>
      </w:r>
      <w:r w:rsidRPr="00E64C81">
        <w:rPr>
          <w:rFonts w:ascii="Tahoma" w:hAnsi="Tahoma" w:cs="Tahoma"/>
          <w:color w:val="000000"/>
        </w:rPr>
        <w:t>loud</w:t>
      </w:r>
      <w:r w:rsidR="009576D3">
        <w:rPr>
          <w:rFonts w:ascii="Tahoma" w:hAnsi="Tahoma" w:cs="Tahoma"/>
          <w:color w:val="000000"/>
        </w:rPr>
        <w:t xml:space="preserve"> systems</w:t>
      </w:r>
      <w:r w:rsidRPr="00E64C81">
        <w:rPr>
          <w:rFonts w:ascii="Tahoma" w:hAnsi="Tahoma" w:cs="Tahoma"/>
          <w:color w:val="000000"/>
        </w:rPr>
        <w:t xml:space="preserve">. </w:t>
      </w:r>
    </w:p>
    <w:p w14:paraId="414BF501" w14:textId="45473497" w:rsidR="0057486D" w:rsidRPr="00E64C81" w:rsidRDefault="0057486D" w:rsidP="0057486D">
      <w:pPr>
        <w:pStyle w:val="NormalWeb"/>
        <w:spacing w:before="0" w:beforeAutospacing="0" w:after="140" w:afterAutospacing="0"/>
        <w:rPr>
          <w:rFonts w:ascii="Tahoma" w:hAnsi="Tahoma" w:cs="Tahoma"/>
        </w:rPr>
      </w:pPr>
      <w:r w:rsidRPr="00E64C81">
        <w:rPr>
          <w:rFonts w:ascii="Tahoma" w:hAnsi="Tahoma" w:cs="Tahoma"/>
          <w:color w:val="000000"/>
        </w:rPr>
        <w:t xml:space="preserve">Additionally, while the initial implementation was deployed to the AWS cloud environment, the development of the platform has avoided any vendor lock-in to AWS specific technologies. As such, </w:t>
      </w:r>
      <w:proofErr w:type="spellStart"/>
      <w:r w:rsidRPr="00E64C81">
        <w:rPr>
          <w:rFonts w:ascii="Tahoma" w:hAnsi="Tahoma" w:cs="Tahoma"/>
          <w:color w:val="000000"/>
        </w:rPr>
        <w:t>OpenFIDO</w:t>
      </w:r>
      <w:proofErr w:type="spellEnd"/>
      <w:r w:rsidRPr="00E64C81">
        <w:rPr>
          <w:rFonts w:ascii="Tahoma" w:hAnsi="Tahoma" w:cs="Tahoma"/>
          <w:color w:val="000000"/>
        </w:rPr>
        <w:t xml:space="preserve"> can run within any environment that supports containerization technologies including Azure, GCP, Kubernetes, a single user’s desktop, etc. Proof of this portability has been established and successfully tested via the development of a single integrated container that can be easily pulled and run with minimal configuration.</w:t>
      </w:r>
    </w:p>
    <w:p w14:paraId="1A02F4D7" w14:textId="77777777" w:rsidR="0057486D" w:rsidRPr="00E64C81" w:rsidRDefault="0057486D" w:rsidP="0057486D">
      <w:pPr>
        <w:pStyle w:val="Heading3"/>
        <w:rPr>
          <w:rFonts w:ascii="Tahoma" w:hAnsi="Tahoma" w:cs="Tahoma"/>
        </w:rPr>
      </w:pPr>
      <w:bookmarkStart w:id="473" w:name="_Toc137112230"/>
      <w:r w:rsidRPr="00E64C81">
        <w:rPr>
          <w:rFonts w:ascii="Tahoma" w:hAnsi="Tahoma" w:cs="Tahoma"/>
          <w:szCs w:val="26"/>
        </w:rPr>
        <w:t>Open Analytics</w:t>
      </w:r>
      <w:bookmarkEnd w:id="473"/>
    </w:p>
    <w:p w14:paraId="7E77AEE6" w14:textId="5E701A33" w:rsidR="0057486D" w:rsidRPr="00E64C81" w:rsidRDefault="0057486D" w:rsidP="0057486D">
      <w:pPr>
        <w:pStyle w:val="NormalWeb"/>
        <w:spacing w:before="0" w:beforeAutospacing="0" w:after="140" w:afterAutospacing="0"/>
        <w:rPr>
          <w:rFonts w:ascii="Tahoma" w:hAnsi="Tahoma" w:cs="Tahoma"/>
          <w:color w:val="000000"/>
        </w:rPr>
      </w:pPr>
      <w:proofErr w:type="spellStart"/>
      <w:r w:rsidRPr="00E64C81">
        <w:rPr>
          <w:rFonts w:ascii="Tahoma" w:hAnsi="Tahoma" w:cs="Tahoma"/>
          <w:color w:val="000000"/>
        </w:rPr>
        <w:t>OpenFIDO</w:t>
      </w:r>
      <w:proofErr w:type="spellEnd"/>
      <w:r w:rsidRPr="00E64C81">
        <w:rPr>
          <w:rFonts w:ascii="Tahoma" w:hAnsi="Tahoma" w:cs="Tahoma"/>
          <w:color w:val="000000"/>
        </w:rPr>
        <w:t xml:space="preserve"> methods, pipelines, and workflows are available on GitHub and can be published and used by anyone at any time on all deployments of </w:t>
      </w:r>
      <w:proofErr w:type="spellStart"/>
      <w:r w:rsidRPr="00E64C81">
        <w:rPr>
          <w:rFonts w:ascii="Tahoma" w:hAnsi="Tahoma" w:cs="Tahoma"/>
          <w:color w:val="000000"/>
        </w:rPr>
        <w:t>OpenFIDO</w:t>
      </w:r>
      <w:proofErr w:type="spellEnd"/>
      <w:r w:rsidRPr="00E64C81">
        <w:rPr>
          <w:rFonts w:ascii="Tahoma" w:hAnsi="Tahoma" w:cs="Tahoma"/>
          <w:color w:val="000000"/>
        </w:rPr>
        <w:t xml:space="preserve">. </w:t>
      </w:r>
      <w:proofErr w:type="spellStart"/>
      <w:r w:rsidRPr="00E64C81">
        <w:rPr>
          <w:rFonts w:ascii="Tahoma" w:hAnsi="Tahoma" w:cs="Tahoma"/>
          <w:color w:val="000000"/>
        </w:rPr>
        <w:t>OpenFIDO</w:t>
      </w:r>
      <w:proofErr w:type="spellEnd"/>
      <w:r w:rsidRPr="00E64C81">
        <w:rPr>
          <w:rFonts w:ascii="Tahoma" w:hAnsi="Tahoma" w:cs="Tahoma"/>
          <w:color w:val="000000"/>
        </w:rPr>
        <w:t xml:space="preserve"> users may specify the environment (</w:t>
      </w:r>
      <w:proofErr w:type="spellStart"/>
      <w:r w:rsidRPr="00E64C81">
        <w:rPr>
          <w:rFonts w:ascii="Tahoma" w:hAnsi="Tahoma" w:cs="Tahoma"/>
          <w:color w:val="000000"/>
        </w:rPr>
        <w:t>DockerHub</w:t>
      </w:r>
      <w:proofErr w:type="spellEnd"/>
      <w:r w:rsidRPr="00E64C81">
        <w:rPr>
          <w:rFonts w:ascii="Tahoma" w:hAnsi="Tahoma" w:cs="Tahoma"/>
          <w:color w:val="000000"/>
        </w:rPr>
        <w:t xml:space="preserve"> Repository), pipeline code (Git Clone URL), and version (</w:t>
      </w:r>
      <w:r w:rsidR="00C90296">
        <w:rPr>
          <w:rFonts w:ascii="Tahoma" w:hAnsi="Tahoma" w:cs="Tahoma"/>
          <w:color w:val="000000"/>
        </w:rPr>
        <w:t>Re</w:t>
      </w:r>
      <w:r w:rsidRPr="00E64C81">
        <w:rPr>
          <w:rFonts w:ascii="Tahoma" w:hAnsi="Tahoma" w:cs="Tahoma"/>
          <w:color w:val="000000"/>
        </w:rPr>
        <w:t xml:space="preserve">pository Branch) of any pipeline they use, as shown </w:t>
      </w:r>
      <w:r w:rsidRPr="001A47DD">
        <w:rPr>
          <w:rFonts w:ascii="Tahoma" w:hAnsi="Tahoma" w:cs="Tahoma"/>
          <w:color w:val="000000"/>
        </w:rPr>
        <w:t xml:space="preserve">in </w:t>
      </w:r>
      <w:r>
        <w:rPr>
          <w:rFonts w:ascii="Tahoma" w:hAnsi="Tahoma" w:cs="Tahoma"/>
          <w:color w:val="000000"/>
        </w:rPr>
        <w:t xml:space="preserve">Figure </w:t>
      </w:r>
      <w:r w:rsidR="005964CD">
        <w:rPr>
          <w:rFonts w:ascii="Tahoma" w:hAnsi="Tahoma" w:cs="Tahoma"/>
          <w:color w:val="000000"/>
        </w:rPr>
        <w:t>2</w:t>
      </w:r>
      <w:r w:rsidRPr="001A47DD">
        <w:rPr>
          <w:rFonts w:ascii="Tahoma" w:hAnsi="Tahoma" w:cs="Tahoma"/>
          <w:color w:val="000000"/>
        </w:rPr>
        <w:t>.</w:t>
      </w:r>
      <w:r w:rsidR="00045499">
        <w:rPr>
          <w:rFonts w:ascii="Tahoma" w:hAnsi="Tahoma" w:cs="Tahoma"/>
          <w:color w:val="000000"/>
        </w:rPr>
        <w:t xml:space="preserve"> </w:t>
      </w:r>
      <w:r w:rsidRPr="00E64C81">
        <w:rPr>
          <w:rFonts w:ascii="Tahoma" w:hAnsi="Tahoma" w:cs="Tahoma"/>
          <w:color w:val="000000"/>
        </w:rPr>
        <w:t xml:space="preserve">  </w:t>
      </w:r>
    </w:p>
    <w:p w14:paraId="76E5CB24" w14:textId="41C1A573" w:rsidR="00F32F56" w:rsidRPr="00E64C81" w:rsidRDefault="00F32F56" w:rsidP="007901EC">
      <w:pPr>
        <w:pStyle w:val="NormalWeb"/>
        <w:keepNext/>
        <w:spacing w:before="0" w:beforeAutospacing="0" w:after="140" w:afterAutospacing="0"/>
        <w:jc w:val="center"/>
        <w:rPr>
          <w:rFonts w:ascii="Tahoma" w:hAnsi="Tahoma" w:cs="Tahoma"/>
        </w:rPr>
      </w:pPr>
      <w:r>
        <w:rPr>
          <w:rFonts w:ascii="Tahoma" w:hAnsi="Tahoma" w:cs="Tahoma"/>
          <w:b/>
          <w:color w:val="000000"/>
        </w:rPr>
        <w:t xml:space="preserve">Figure </w:t>
      </w:r>
      <w:r w:rsidR="00FF26E1">
        <w:rPr>
          <w:rFonts w:ascii="Tahoma" w:hAnsi="Tahoma" w:cs="Tahoma"/>
          <w:b/>
          <w:color w:val="000000"/>
        </w:rPr>
        <w:t>2</w:t>
      </w:r>
      <w:r w:rsidRPr="001A47DD">
        <w:rPr>
          <w:rFonts w:ascii="Tahoma" w:hAnsi="Tahoma" w:cs="Tahoma"/>
          <w:b/>
          <w:bCs/>
          <w:color w:val="000000"/>
        </w:rPr>
        <w:t xml:space="preserve">: </w:t>
      </w:r>
      <w:r w:rsidR="005964CD" w:rsidRPr="001A47DD">
        <w:rPr>
          <w:rFonts w:ascii="Tahoma" w:hAnsi="Tahoma" w:cs="Tahoma"/>
          <w:b/>
          <w:bCs/>
          <w:color w:val="000000"/>
        </w:rPr>
        <w:t>P</w:t>
      </w:r>
      <w:r w:rsidRPr="001A47DD">
        <w:rPr>
          <w:rFonts w:ascii="Tahoma" w:hAnsi="Tahoma" w:cs="Tahoma"/>
          <w:b/>
          <w:bCs/>
          <w:color w:val="000000"/>
        </w:rPr>
        <w:t>ipeline</w:t>
      </w:r>
      <w:r w:rsidR="005964CD">
        <w:rPr>
          <w:rFonts w:ascii="Tahoma" w:hAnsi="Tahoma" w:cs="Tahoma"/>
          <w:b/>
          <w:bCs/>
          <w:color w:val="000000"/>
        </w:rPr>
        <w:t xml:space="preserve"> specification</w:t>
      </w:r>
    </w:p>
    <w:p w14:paraId="507DA2BE" w14:textId="4A3FB318" w:rsidR="0057486D" w:rsidRPr="00E64C81" w:rsidRDefault="0057486D" w:rsidP="00FF26E1">
      <w:pPr>
        <w:pStyle w:val="NormalWeb"/>
        <w:spacing w:before="0" w:beforeAutospacing="0" w:after="140" w:afterAutospacing="0"/>
        <w:jc w:val="center"/>
        <w:rPr>
          <w:rFonts w:ascii="Tahoma" w:hAnsi="Tahoma" w:cs="Tahoma"/>
        </w:rPr>
      </w:pPr>
      <w:r w:rsidRPr="00E64C81">
        <w:rPr>
          <w:rFonts w:ascii="Tahoma" w:hAnsi="Tahoma" w:cs="Tahoma"/>
          <w:noProof/>
          <w:color w:val="000000"/>
          <w:bdr w:val="none" w:sz="0" w:space="0" w:color="auto" w:frame="1"/>
        </w:rPr>
        <w:drawing>
          <wp:inline distT="0" distB="0" distL="0" distR="0" wp14:anchorId="5F2A1DA1" wp14:editId="6B67BD35">
            <wp:extent cx="3238500" cy="4600575"/>
            <wp:effectExtent l="0" t="0" r="0" b="9525"/>
            <wp:docPr id="10" name="Picture 10" descr="Figure 2 shows example pipeline specification. Six fields are shown. Field 1 is labeled pipeline name and contains the text ICA California. Field 2 is labeled description and contains the text Integration capacity analysis ICA as specified by the California Public Utilities Commission (CPUC). Field 3 is labeled docker hub repository and contains the text slac gismo slash grid lab D colon latest. Field 4 is labeled git clone URL https and contains the text HTTPS colon slash slash GitHub dot com open fido ICA analysis. Field 5 is labeled repository branch and contains the text master. Field 6 is labeled entry point script dot SH and contains the text open fido dot 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Figure 2 shows example pipeline specification. Six fields are shown. Field 1 is labeled pipeline name and contains the text ICA California. Field 2 is labeled description and contains the text Integration capacity analysis ICA as specified by the California Public Utilities Commission (CPUC). Field 3 is labeled docker hub repository and contains the text slac gismo slash grid lab D colon latest. Field 4 is labeled git clone URL https and contains the text HTTPS colon slash slash GitHub dot com open fido ICA analysis. Field 5 is labeled repository branch and contains the text master. Field 6 is labeled entry point script dot SH and contains the text open fido dot SH."/>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38500" cy="4600575"/>
                    </a:xfrm>
                    <a:prstGeom prst="rect">
                      <a:avLst/>
                    </a:prstGeom>
                    <a:noFill/>
                    <a:ln>
                      <a:noFill/>
                    </a:ln>
                  </pic:spPr>
                </pic:pic>
              </a:graphicData>
            </a:graphic>
          </wp:inline>
        </w:drawing>
      </w:r>
    </w:p>
    <w:p w14:paraId="6D196644" w14:textId="77777777" w:rsidR="0057486D" w:rsidRPr="00E64C81" w:rsidRDefault="0057486D">
      <w:pPr>
        <w:pStyle w:val="Heading3"/>
        <w:keepNext/>
        <w:rPr>
          <w:rFonts w:ascii="Tahoma" w:hAnsi="Tahoma" w:cs="Tahoma"/>
        </w:rPr>
        <w:pPrChange w:id="474" w:author="Chassin, David P" w:date="2023-06-08T08:44:00Z">
          <w:pPr>
            <w:pStyle w:val="Heading3"/>
          </w:pPr>
        </w:pPrChange>
      </w:pPr>
      <w:bookmarkStart w:id="475" w:name="_Toc137112231"/>
      <w:r w:rsidRPr="00E64C81">
        <w:rPr>
          <w:rFonts w:ascii="Tahoma" w:hAnsi="Tahoma" w:cs="Tahoma"/>
          <w:szCs w:val="26"/>
        </w:rPr>
        <w:lastRenderedPageBreak/>
        <w:t>Application-Level Security</w:t>
      </w:r>
      <w:bookmarkEnd w:id="475"/>
    </w:p>
    <w:p w14:paraId="027522BD" w14:textId="2619CB32" w:rsidR="0057486D" w:rsidRPr="00E64C81" w:rsidRDefault="0057486D" w:rsidP="0057486D">
      <w:pPr>
        <w:pStyle w:val="NormalWeb"/>
        <w:spacing w:before="0" w:beforeAutospacing="0" w:after="140" w:afterAutospacing="0"/>
        <w:rPr>
          <w:rFonts w:ascii="Tahoma" w:hAnsi="Tahoma" w:cs="Tahoma"/>
        </w:rPr>
      </w:pPr>
      <w:proofErr w:type="spellStart"/>
      <w:r w:rsidRPr="00E64C81">
        <w:rPr>
          <w:rFonts w:ascii="Tahoma" w:hAnsi="Tahoma" w:cs="Tahoma"/>
          <w:color w:val="000000"/>
        </w:rPr>
        <w:t>OpenFIDO</w:t>
      </w:r>
      <w:proofErr w:type="spellEnd"/>
      <w:r w:rsidRPr="00E64C81">
        <w:rPr>
          <w:rFonts w:ascii="Tahoma" w:hAnsi="Tahoma" w:cs="Tahoma"/>
          <w:color w:val="000000"/>
        </w:rPr>
        <w:t xml:space="preserve"> </w:t>
      </w:r>
      <w:proofErr w:type="gramStart"/>
      <w:r w:rsidRPr="00E64C81">
        <w:rPr>
          <w:rFonts w:ascii="Tahoma" w:hAnsi="Tahoma" w:cs="Tahoma"/>
          <w:color w:val="000000"/>
        </w:rPr>
        <w:t>requires full authenticated access to all endpoints at all times</w:t>
      </w:r>
      <w:proofErr w:type="gramEnd"/>
      <w:r w:rsidRPr="00E64C81">
        <w:rPr>
          <w:rFonts w:ascii="Tahoma" w:hAnsi="Tahoma" w:cs="Tahoma"/>
          <w:color w:val="000000"/>
        </w:rPr>
        <w:t>. Users must login to obtain access to results. This security is provided above and beyond the security provided by the hosting platform, e.g., Amazon AWS, Google Cloud, Microsoft Azure, on premise services, or the local workstation firewalls and user credentials.</w:t>
      </w:r>
    </w:p>
    <w:p w14:paraId="62C24CA7" w14:textId="77777777" w:rsidR="0057486D" w:rsidRPr="00E64C81" w:rsidRDefault="0057486D" w:rsidP="0057486D">
      <w:pPr>
        <w:pStyle w:val="Heading3"/>
        <w:rPr>
          <w:rFonts w:ascii="Tahoma" w:hAnsi="Tahoma" w:cs="Tahoma"/>
        </w:rPr>
      </w:pPr>
      <w:bookmarkStart w:id="476" w:name="_Toc137112232"/>
      <w:r w:rsidRPr="00E64C81">
        <w:rPr>
          <w:rFonts w:ascii="Tahoma" w:hAnsi="Tahoma" w:cs="Tahoma"/>
          <w:szCs w:val="26"/>
        </w:rPr>
        <w:t>Endpoint Interfaces</w:t>
      </w:r>
      <w:bookmarkEnd w:id="476"/>
    </w:p>
    <w:p w14:paraId="53039203" w14:textId="285D6C0D" w:rsidR="0057486D" w:rsidRPr="00E64C81" w:rsidRDefault="0057486D" w:rsidP="0057486D">
      <w:pPr>
        <w:pStyle w:val="NormalWeb"/>
        <w:spacing w:before="0" w:beforeAutospacing="0" w:after="140" w:afterAutospacing="0"/>
        <w:rPr>
          <w:rFonts w:ascii="Tahoma" w:hAnsi="Tahoma" w:cs="Tahoma"/>
        </w:rPr>
      </w:pPr>
      <w:r w:rsidRPr="00E64C81">
        <w:rPr>
          <w:rFonts w:ascii="Tahoma" w:hAnsi="Tahoma" w:cs="Tahoma"/>
          <w:color w:val="000000"/>
        </w:rPr>
        <w:t xml:space="preserve">All application endpoints may be accessed using standard URLs, provided access is granted to the requestor. Endpoints are generated for each input and output artifact using a globally unique identifier (GUID). These endpoints may have limited or unlimited lifetime. The current release of </w:t>
      </w:r>
      <w:proofErr w:type="spellStart"/>
      <w:r w:rsidRPr="00E64C81">
        <w:rPr>
          <w:rFonts w:ascii="Tahoma" w:hAnsi="Tahoma" w:cs="Tahoma"/>
          <w:color w:val="000000"/>
        </w:rPr>
        <w:t>OpenFIDO</w:t>
      </w:r>
      <w:proofErr w:type="spellEnd"/>
      <w:r w:rsidRPr="00E64C81">
        <w:rPr>
          <w:rFonts w:ascii="Tahoma" w:hAnsi="Tahoma" w:cs="Tahoma"/>
          <w:color w:val="000000"/>
        </w:rPr>
        <w:t xml:space="preserve"> provides only limited duration endpoints to ensure long-term security of the data. It has not been determined which future release of </w:t>
      </w:r>
      <w:proofErr w:type="spellStart"/>
      <w:r w:rsidRPr="00E64C81">
        <w:rPr>
          <w:rFonts w:ascii="Tahoma" w:hAnsi="Tahoma" w:cs="Tahoma"/>
          <w:color w:val="000000"/>
        </w:rPr>
        <w:t>OpenFIDO</w:t>
      </w:r>
      <w:proofErr w:type="spellEnd"/>
      <w:r w:rsidRPr="00E64C81">
        <w:rPr>
          <w:rFonts w:ascii="Tahoma" w:hAnsi="Tahoma" w:cs="Tahoma"/>
          <w:color w:val="000000"/>
        </w:rPr>
        <w:t xml:space="preserve"> will support unlimited endpoint lifetime or how data managers will manage the duration.</w:t>
      </w:r>
    </w:p>
    <w:p w14:paraId="4B056AC9" w14:textId="77777777" w:rsidR="0057486D" w:rsidRPr="00E64C81" w:rsidRDefault="0057486D" w:rsidP="0057486D">
      <w:pPr>
        <w:pStyle w:val="Heading3"/>
        <w:rPr>
          <w:rFonts w:ascii="Tahoma" w:hAnsi="Tahoma" w:cs="Tahoma"/>
        </w:rPr>
      </w:pPr>
      <w:bookmarkStart w:id="477" w:name="_Toc137112233"/>
      <w:r w:rsidRPr="00E64C81">
        <w:rPr>
          <w:rFonts w:ascii="Tahoma" w:hAnsi="Tahoma" w:cs="Tahoma"/>
          <w:szCs w:val="26"/>
        </w:rPr>
        <w:t>Separate Formats and Semantics</w:t>
      </w:r>
      <w:bookmarkEnd w:id="477"/>
    </w:p>
    <w:p w14:paraId="29DE77DD" w14:textId="77777777" w:rsidR="0057486D" w:rsidRPr="00E64C81" w:rsidRDefault="0057486D" w:rsidP="0057486D">
      <w:pPr>
        <w:pStyle w:val="NormalWeb"/>
        <w:spacing w:before="0" w:beforeAutospacing="0" w:after="140" w:afterAutospacing="0"/>
        <w:rPr>
          <w:rFonts w:ascii="Tahoma" w:hAnsi="Tahoma" w:cs="Tahoma"/>
        </w:rPr>
      </w:pPr>
      <w:r w:rsidRPr="00E64C81">
        <w:rPr>
          <w:rFonts w:ascii="Tahoma" w:hAnsi="Tahoma" w:cs="Tahoma"/>
          <w:color w:val="000000"/>
        </w:rPr>
        <w:t xml:space="preserve">To achieve open analytics, </w:t>
      </w:r>
      <w:proofErr w:type="spellStart"/>
      <w:r w:rsidRPr="00E64C81">
        <w:rPr>
          <w:rFonts w:ascii="Tahoma" w:hAnsi="Tahoma" w:cs="Tahoma"/>
          <w:color w:val="000000"/>
        </w:rPr>
        <w:t>OpenFIDO</w:t>
      </w:r>
      <w:proofErr w:type="spellEnd"/>
      <w:r w:rsidRPr="00E64C81">
        <w:rPr>
          <w:rFonts w:ascii="Tahoma" w:hAnsi="Tahoma" w:cs="Tahoma"/>
          <w:color w:val="000000"/>
        </w:rPr>
        <w:t xml:space="preserve"> uses common files formats, e.g., GLM, CSV, and JSON, and semantics, e.g., labeled columns CSV, </w:t>
      </w:r>
      <w:proofErr w:type="spellStart"/>
      <w:r w:rsidRPr="00E64C81">
        <w:rPr>
          <w:rFonts w:ascii="Tahoma" w:hAnsi="Tahoma" w:cs="Tahoma"/>
          <w:color w:val="000000"/>
        </w:rPr>
        <w:t>GridLAB</w:t>
      </w:r>
      <w:proofErr w:type="spellEnd"/>
      <w:r w:rsidRPr="00E64C81">
        <w:rPr>
          <w:rFonts w:ascii="Tahoma" w:hAnsi="Tahoma" w:cs="Tahoma"/>
          <w:color w:val="000000"/>
        </w:rPr>
        <w:t xml:space="preserve">-D </w:t>
      </w:r>
      <w:proofErr w:type="gramStart"/>
      <w:r w:rsidRPr="00E64C81">
        <w:rPr>
          <w:rFonts w:ascii="Tahoma" w:hAnsi="Tahoma" w:cs="Tahoma"/>
          <w:color w:val="000000"/>
        </w:rPr>
        <w:t>models</w:t>
      </w:r>
      <w:proofErr w:type="gramEnd"/>
      <w:r w:rsidRPr="00E64C81">
        <w:rPr>
          <w:rFonts w:ascii="Tahoma" w:hAnsi="Tahoma" w:cs="Tahoma"/>
          <w:color w:val="000000"/>
        </w:rPr>
        <w:t xml:space="preserve"> and templates, to ensure that data and models can be moved from tool to tool with minimal manual intervention.</w:t>
      </w:r>
    </w:p>
    <w:p w14:paraId="56A920C4" w14:textId="1F651A4F" w:rsidR="0057486D" w:rsidRPr="00E64C81" w:rsidRDefault="0057486D" w:rsidP="0057486D">
      <w:pPr>
        <w:pStyle w:val="NormalWeb"/>
        <w:spacing w:before="0" w:beforeAutospacing="0" w:after="140" w:afterAutospacing="0"/>
        <w:rPr>
          <w:rFonts w:ascii="Tahoma" w:hAnsi="Tahoma" w:cs="Tahoma"/>
        </w:rPr>
      </w:pPr>
      <w:r w:rsidRPr="00E64C81">
        <w:rPr>
          <w:rFonts w:ascii="Tahoma" w:hAnsi="Tahoma" w:cs="Tahoma"/>
          <w:color w:val="000000"/>
        </w:rPr>
        <w:t>Data is generally transferred using CSV and JSON file formats, depending on whether the data can be represented in 2D tabular form. File semantics include data with and without labels. When labels are not present</w:t>
      </w:r>
      <w:r w:rsidR="00C90296">
        <w:rPr>
          <w:rFonts w:ascii="Tahoma" w:hAnsi="Tahoma" w:cs="Tahoma"/>
          <w:color w:val="000000"/>
        </w:rPr>
        <w:t>,</w:t>
      </w:r>
      <w:r w:rsidRPr="00E64C81">
        <w:rPr>
          <w:rFonts w:ascii="Tahoma" w:hAnsi="Tahoma" w:cs="Tahoma"/>
          <w:color w:val="000000"/>
        </w:rPr>
        <w:t xml:space="preserve"> </w:t>
      </w:r>
      <w:r w:rsidR="00BB1FC7">
        <w:rPr>
          <w:rFonts w:ascii="Tahoma" w:hAnsi="Tahoma" w:cs="Tahoma"/>
          <w:color w:val="000000"/>
        </w:rPr>
        <w:t>method code</w:t>
      </w:r>
      <w:r w:rsidR="007C7FD2">
        <w:rPr>
          <w:rFonts w:ascii="Tahoma" w:hAnsi="Tahoma" w:cs="Tahoma"/>
          <w:color w:val="000000"/>
        </w:rPr>
        <w:t xml:space="preserve"> may use either</w:t>
      </w:r>
      <w:r w:rsidRPr="00E64C81">
        <w:rPr>
          <w:rFonts w:ascii="Tahoma" w:hAnsi="Tahoma" w:cs="Tahoma"/>
          <w:color w:val="000000"/>
        </w:rPr>
        <w:t xml:space="preserve"> </w:t>
      </w:r>
      <w:proofErr w:type="spellStart"/>
      <w:r w:rsidRPr="00E64C81">
        <w:rPr>
          <w:rFonts w:ascii="Tahoma" w:hAnsi="Tahoma" w:cs="Tahoma"/>
          <w:color w:val="000000"/>
        </w:rPr>
        <w:t>numpy</w:t>
      </w:r>
      <w:proofErr w:type="spellEnd"/>
      <w:r w:rsidRPr="00E64C81">
        <w:rPr>
          <w:rFonts w:ascii="Tahoma" w:hAnsi="Tahoma" w:cs="Tahoma"/>
          <w:color w:val="000000"/>
        </w:rPr>
        <w:t xml:space="preserve"> </w:t>
      </w:r>
      <w:r w:rsidR="00C90296" w:rsidRPr="00E64C81">
        <w:rPr>
          <w:rFonts w:ascii="Tahoma" w:hAnsi="Tahoma" w:cs="Tahoma"/>
          <w:color w:val="000000"/>
        </w:rPr>
        <w:t>or</w:t>
      </w:r>
      <w:r w:rsidRPr="00E64C81">
        <w:rPr>
          <w:rFonts w:ascii="Tahoma" w:hAnsi="Tahoma" w:cs="Tahoma"/>
          <w:color w:val="000000"/>
        </w:rPr>
        <w:t xml:space="preserve"> </w:t>
      </w:r>
      <w:proofErr w:type="gramStart"/>
      <w:r w:rsidRPr="00E64C81">
        <w:rPr>
          <w:rFonts w:ascii="Tahoma" w:hAnsi="Tahoma" w:cs="Tahoma"/>
          <w:color w:val="000000"/>
        </w:rPr>
        <w:t>pandas</w:t>
      </w:r>
      <w:proofErr w:type="gramEnd"/>
      <w:r w:rsidRPr="00E64C81">
        <w:rPr>
          <w:rFonts w:ascii="Tahoma" w:hAnsi="Tahoma" w:cs="Tahoma"/>
          <w:color w:val="000000"/>
        </w:rPr>
        <w:t xml:space="preserve"> </w:t>
      </w:r>
      <w:r w:rsidR="007C7FD2">
        <w:rPr>
          <w:rFonts w:ascii="Tahoma" w:hAnsi="Tahoma" w:cs="Tahoma"/>
          <w:color w:val="000000"/>
        </w:rPr>
        <w:t>modules</w:t>
      </w:r>
      <w:r w:rsidRPr="00E64C81">
        <w:rPr>
          <w:rFonts w:ascii="Tahoma" w:hAnsi="Tahoma" w:cs="Tahoma"/>
          <w:color w:val="000000"/>
        </w:rPr>
        <w:t xml:space="preserve">. Only </w:t>
      </w:r>
      <w:proofErr w:type="gramStart"/>
      <w:r w:rsidRPr="00E64C81">
        <w:rPr>
          <w:rFonts w:ascii="Tahoma" w:hAnsi="Tahoma" w:cs="Tahoma"/>
          <w:color w:val="000000"/>
        </w:rPr>
        <w:t>pandas</w:t>
      </w:r>
      <w:proofErr w:type="gramEnd"/>
      <w:r w:rsidRPr="00E64C81">
        <w:rPr>
          <w:rFonts w:ascii="Tahoma" w:hAnsi="Tahoma" w:cs="Tahoma"/>
          <w:color w:val="000000"/>
        </w:rPr>
        <w:t xml:space="preserve"> </w:t>
      </w:r>
      <w:r w:rsidR="007C7FD2">
        <w:rPr>
          <w:rFonts w:ascii="Tahoma" w:hAnsi="Tahoma" w:cs="Tahoma"/>
          <w:color w:val="000000"/>
        </w:rPr>
        <w:t>modules</w:t>
      </w:r>
      <w:r w:rsidRPr="00E64C81">
        <w:rPr>
          <w:rFonts w:ascii="Tahoma" w:hAnsi="Tahoma" w:cs="Tahoma"/>
          <w:color w:val="000000"/>
        </w:rPr>
        <w:t xml:space="preserve"> may be used on labeled data.</w:t>
      </w:r>
    </w:p>
    <w:p w14:paraId="315AE3FC" w14:textId="77777777" w:rsidR="0057486D" w:rsidRPr="00E64C81" w:rsidRDefault="0057486D" w:rsidP="0057486D">
      <w:pPr>
        <w:pStyle w:val="NormalWeb"/>
        <w:spacing w:before="0" w:beforeAutospacing="0" w:after="140" w:afterAutospacing="0"/>
        <w:rPr>
          <w:rFonts w:ascii="Tahoma" w:hAnsi="Tahoma" w:cs="Tahoma"/>
        </w:rPr>
      </w:pPr>
      <w:r w:rsidRPr="00E64C81">
        <w:rPr>
          <w:rFonts w:ascii="Tahoma" w:hAnsi="Tahoma" w:cs="Tahoma"/>
          <w:color w:val="000000"/>
        </w:rPr>
        <w:t xml:space="preserve">Models must be tagged with semantic labels, including "application", "version", and all tags required by the application version indicated. Only JSON file formats may be used for models. Some </w:t>
      </w:r>
      <w:proofErr w:type="spellStart"/>
      <w:r w:rsidRPr="00E64C81">
        <w:rPr>
          <w:rFonts w:ascii="Tahoma" w:hAnsi="Tahoma" w:cs="Tahoma"/>
          <w:color w:val="000000"/>
        </w:rPr>
        <w:t>OpenFIDO</w:t>
      </w:r>
      <w:proofErr w:type="spellEnd"/>
      <w:r w:rsidRPr="00E64C81">
        <w:rPr>
          <w:rFonts w:ascii="Tahoma" w:hAnsi="Tahoma" w:cs="Tahoma"/>
          <w:color w:val="000000"/>
        </w:rPr>
        <w:t xml:space="preserve"> pipelines may support other file formats, e.g., GLM, MDB, and additional semantics, e.g., CYME, OMF. But these pipelines generally serve as file format converters because they either only output JSON or only accept JSON input.   </w:t>
      </w:r>
    </w:p>
    <w:p w14:paraId="06E8F9CA" w14:textId="77777777" w:rsidR="0057486D" w:rsidRPr="00E64C81" w:rsidRDefault="0057486D" w:rsidP="0057486D">
      <w:pPr>
        <w:pStyle w:val="NormalWeb"/>
        <w:spacing w:before="0" w:beforeAutospacing="0" w:after="140" w:afterAutospacing="0"/>
        <w:rPr>
          <w:rFonts w:ascii="Tahoma" w:hAnsi="Tahoma" w:cs="Tahoma"/>
        </w:rPr>
      </w:pPr>
      <w:r w:rsidRPr="00E64C81">
        <w:rPr>
          <w:rFonts w:ascii="Tahoma" w:hAnsi="Tahoma" w:cs="Tahoma"/>
          <w:color w:val="000000"/>
        </w:rPr>
        <w:t>All methods, pipelines, and workflows are published with support files to assist in use and deployment.  These include the following:</w:t>
      </w:r>
    </w:p>
    <w:p w14:paraId="32C3798C" w14:textId="787F8D4E" w:rsidR="0057486D" w:rsidRPr="00E64C81" w:rsidRDefault="0057486D" w:rsidP="003E63D7">
      <w:pPr>
        <w:pStyle w:val="NormalWeb"/>
        <w:numPr>
          <w:ilvl w:val="0"/>
          <w:numId w:val="36"/>
        </w:numPr>
        <w:spacing w:before="0" w:beforeAutospacing="0" w:after="0" w:afterAutospacing="0"/>
        <w:textAlignment w:val="baseline"/>
        <w:rPr>
          <w:rFonts w:ascii="Tahoma" w:hAnsi="Tahoma" w:cs="Tahoma"/>
          <w:color w:val="000000"/>
        </w:rPr>
      </w:pPr>
      <w:r w:rsidRPr="00E64C81">
        <w:rPr>
          <w:rFonts w:ascii="Tahoma" w:hAnsi="Tahoma" w:cs="Tahoma"/>
          <w:color w:val="000000"/>
        </w:rPr>
        <w:t xml:space="preserve">openfido.sh: </w:t>
      </w:r>
      <w:r w:rsidR="00C30F20">
        <w:rPr>
          <w:rFonts w:ascii="Tahoma" w:hAnsi="Tahoma" w:cs="Tahoma"/>
          <w:color w:val="000000"/>
        </w:rPr>
        <w:t>t</w:t>
      </w:r>
      <w:r w:rsidRPr="00E64C81">
        <w:rPr>
          <w:rFonts w:ascii="Tahoma" w:hAnsi="Tahoma" w:cs="Tahoma"/>
          <w:color w:val="000000"/>
        </w:rPr>
        <w:t xml:space="preserve">he default script to run a </w:t>
      </w:r>
      <w:proofErr w:type="gramStart"/>
      <w:r w:rsidRPr="00E64C81">
        <w:rPr>
          <w:rFonts w:ascii="Tahoma" w:hAnsi="Tahoma" w:cs="Tahoma"/>
          <w:color w:val="000000"/>
        </w:rPr>
        <w:t>pipeline</w:t>
      </w:r>
      <w:proofErr w:type="gramEnd"/>
    </w:p>
    <w:p w14:paraId="101ACE6C" w14:textId="1907B2FB" w:rsidR="0057486D" w:rsidRDefault="0057486D" w:rsidP="003E63D7">
      <w:pPr>
        <w:pStyle w:val="NormalWeb"/>
        <w:numPr>
          <w:ilvl w:val="0"/>
          <w:numId w:val="36"/>
        </w:numPr>
        <w:spacing w:before="0" w:beforeAutospacing="0" w:after="0" w:afterAutospacing="0"/>
        <w:textAlignment w:val="baseline"/>
        <w:rPr>
          <w:rFonts w:ascii="Tahoma" w:hAnsi="Tahoma" w:cs="Tahoma"/>
          <w:color w:val="000000"/>
        </w:rPr>
      </w:pPr>
      <w:proofErr w:type="spellStart"/>
      <w:r w:rsidRPr="00E64C81">
        <w:rPr>
          <w:rFonts w:ascii="Tahoma" w:hAnsi="Tahoma" w:cs="Tahoma"/>
          <w:color w:val="000000"/>
        </w:rPr>
        <w:t>openfido.json</w:t>
      </w:r>
      <w:proofErr w:type="spellEnd"/>
      <w:r w:rsidRPr="00E64C81">
        <w:rPr>
          <w:rFonts w:ascii="Tahoma" w:hAnsi="Tahoma" w:cs="Tahoma"/>
          <w:color w:val="000000"/>
        </w:rPr>
        <w:t xml:space="preserve">: </w:t>
      </w:r>
      <w:r w:rsidR="00C30F20">
        <w:rPr>
          <w:rFonts w:ascii="Tahoma" w:hAnsi="Tahoma" w:cs="Tahoma"/>
          <w:color w:val="000000"/>
        </w:rPr>
        <w:t>t</w:t>
      </w:r>
      <w:r w:rsidRPr="00E64C81">
        <w:rPr>
          <w:rFonts w:ascii="Tahoma" w:hAnsi="Tahoma" w:cs="Tahoma"/>
          <w:color w:val="000000"/>
        </w:rPr>
        <w:t>he default configuration for a method</w:t>
      </w:r>
    </w:p>
    <w:p w14:paraId="221C5E45" w14:textId="1B3CD0CD" w:rsidR="00C30F20" w:rsidRDefault="00C30F20" w:rsidP="003E63D7">
      <w:pPr>
        <w:pStyle w:val="NormalWeb"/>
        <w:numPr>
          <w:ilvl w:val="0"/>
          <w:numId w:val="36"/>
        </w:numPr>
        <w:spacing w:before="0" w:beforeAutospacing="0" w:after="0" w:afterAutospacing="0"/>
        <w:textAlignment w:val="baseline"/>
        <w:rPr>
          <w:rFonts w:ascii="Tahoma" w:hAnsi="Tahoma" w:cs="Tahoma"/>
          <w:color w:val="000000"/>
        </w:rPr>
      </w:pPr>
      <w:proofErr w:type="spellStart"/>
      <w:r>
        <w:rPr>
          <w:rFonts w:ascii="Tahoma" w:hAnsi="Tahoma" w:cs="Tahoma"/>
          <w:color w:val="000000"/>
        </w:rPr>
        <w:t>manifest.json</w:t>
      </w:r>
      <w:proofErr w:type="spellEnd"/>
      <w:r>
        <w:rPr>
          <w:rFonts w:ascii="Tahoma" w:hAnsi="Tahoma" w:cs="Tahoma"/>
          <w:color w:val="000000"/>
        </w:rPr>
        <w:t xml:space="preserve">: </w:t>
      </w:r>
      <w:r w:rsidR="00D801E5">
        <w:rPr>
          <w:rFonts w:ascii="Tahoma" w:hAnsi="Tahoma" w:cs="Tahoma"/>
          <w:color w:val="000000"/>
        </w:rPr>
        <w:t xml:space="preserve">the pipeline run data requirements </w:t>
      </w:r>
      <w:proofErr w:type="gramStart"/>
      <w:r w:rsidR="00D801E5">
        <w:rPr>
          <w:rFonts w:ascii="Tahoma" w:hAnsi="Tahoma" w:cs="Tahoma"/>
          <w:color w:val="000000"/>
        </w:rPr>
        <w:t>script</w:t>
      </w:r>
      <w:proofErr w:type="gramEnd"/>
    </w:p>
    <w:p w14:paraId="663F12E4" w14:textId="65703276" w:rsidR="00D801E5" w:rsidRPr="00E64C81" w:rsidRDefault="00D801E5" w:rsidP="003E63D7">
      <w:pPr>
        <w:pStyle w:val="NormalWeb"/>
        <w:numPr>
          <w:ilvl w:val="0"/>
          <w:numId w:val="36"/>
        </w:numPr>
        <w:spacing w:before="0" w:beforeAutospacing="0" w:after="0" w:afterAutospacing="0"/>
        <w:textAlignment w:val="baseline"/>
        <w:rPr>
          <w:rFonts w:ascii="Tahoma" w:hAnsi="Tahoma" w:cs="Tahoma"/>
          <w:color w:val="000000"/>
        </w:rPr>
      </w:pPr>
      <w:r>
        <w:rPr>
          <w:rFonts w:ascii="Tahoma" w:hAnsi="Tahoma" w:cs="Tahoma"/>
          <w:color w:val="000000"/>
        </w:rPr>
        <w:t>requirements.txt: the list of required python modules</w:t>
      </w:r>
    </w:p>
    <w:p w14:paraId="6F6DC18D" w14:textId="20490847" w:rsidR="0057486D" w:rsidRPr="00E64C81" w:rsidRDefault="0057486D" w:rsidP="003E63D7">
      <w:pPr>
        <w:pStyle w:val="NormalWeb"/>
        <w:spacing w:before="120" w:beforeAutospacing="0" w:after="140" w:afterAutospacing="0"/>
        <w:rPr>
          <w:rFonts w:ascii="Tahoma" w:hAnsi="Tahoma" w:cs="Tahoma"/>
        </w:rPr>
      </w:pPr>
      <w:r w:rsidRPr="00E64C81">
        <w:rPr>
          <w:rFonts w:ascii="Tahoma" w:hAnsi="Tahoma" w:cs="Tahoma"/>
          <w:color w:val="000000"/>
        </w:rPr>
        <w:t xml:space="preserve">Note that at the current time, workflows are not directly supported by GitHub repositories in the </w:t>
      </w:r>
      <w:proofErr w:type="spellStart"/>
      <w:r w:rsidRPr="00E64C81">
        <w:rPr>
          <w:rFonts w:ascii="Tahoma" w:hAnsi="Tahoma" w:cs="Tahoma"/>
          <w:color w:val="000000"/>
        </w:rPr>
        <w:t>OpenFIDO</w:t>
      </w:r>
      <w:proofErr w:type="spellEnd"/>
      <w:r w:rsidRPr="00E64C81">
        <w:rPr>
          <w:rFonts w:ascii="Tahoma" w:hAnsi="Tahoma" w:cs="Tahoma"/>
          <w:color w:val="000000"/>
        </w:rPr>
        <w:t xml:space="preserve"> </w:t>
      </w:r>
      <w:r w:rsidR="0091546F">
        <w:rPr>
          <w:rFonts w:ascii="Tahoma" w:hAnsi="Tahoma" w:cs="Tahoma"/>
          <w:color w:val="000000"/>
        </w:rPr>
        <w:t>user interface</w:t>
      </w:r>
      <w:r w:rsidRPr="00E64C81">
        <w:rPr>
          <w:rFonts w:ascii="Tahoma" w:hAnsi="Tahoma" w:cs="Tahoma"/>
          <w:color w:val="000000"/>
        </w:rPr>
        <w:t xml:space="preserve"> and </w:t>
      </w:r>
      <w:r w:rsidR="0091546F">
        <w:rPr>
          <w:rFonts w:ascii="Tahoma" w:hAnsi="Tahoma" w:cs="Tahoma"/>
          <w:color w:val="000000"/>
        </w:rPr>
        <w:t>can</w:t>
      </w:r>
      <w:r w:rsidRPr="00E64C81">
        <w:rPr>
          <w:rFonts w:ascii="Tahoma" w:hAnsi="Tahoma" w:cs="Tahoma"/>
          <w:color w:val="000000"/>
        </w:rPr>
        <w:t xml:space="preserve"> be managed </w:t>
      </w:r>
      <w:r w:rsidR="0091546F">
        <w:rPr>
          <w:rFonts w:ascii="Tahoma" w:hAnsi="Tahoma" w:cs="Tahoma"/>
          <w:color w:val="000000"/>
        </w:rPr>
        <w:t xml:space="preserve">only </w:t>
      </w:r>
      <w:r w:rsidRPr="00E64C81">
        <w:rPr>
          <w:rFonts w:ascii="Tahoma" w:hAnsi="Tahoma" w:cs="Tahoma"/>
          <w:color w:val="000000"/>
        </w:rPr>
        <w:t xml:space="preserve">using the </w:t>
      </w:r>
      <w:proofErr w:type="spellStart"/>
      <w:r w:rsidRPr="00E64C81">
        <w:rPr>
          <w:rFonts w:ascii="Tahoma" w:hAnsi="Tahoma" w:cs="Tahoma"/>
          <w:color w:val="000000"/>
        </w:rPr>
        <w:t>OpenFIDO</w:t>
      </w:r>
      <w:proofErr w:type="spellEnd"/>
      <w:r w:rsidRPr="00E64C81">
        <w:rPr>
          <w:rFonts w:ascii="Tahoma" w:hAnsi="Tahoma" w:cs="Tahoma"/>
          <w:color w:val="000000"/>
        </w:rPr>
        <w:t xml:space="preserve"> API.</w:t>
      </w:r>
    </w:p>
    <w:p w14:paraId="60A72087" w14:textId="77777777" w:rsidR="0057486D" w:rsidRPr="00E64C81" w:rsidRDefault="0057486D" w:rsidP="0057486D">
      <w:pPr>
        <w:pStyle w:val="Heading3"/>
        <w:rPr>
          <w:rFonts w:ascii="Tahoma" w:hAnsi="Tahoma" w:cs="Tahoma"/>
        </w:rPr>
      </w:pPr>
      <w:bookmarkStart w:id="478" w:name="_Toc137112234"/>
      <w:r w:rsidRPr="00E64C81">
        <w:rPr>
          <w:rFonts w:ascii="Tahoma" w:hAnsi="Tahoma" w:cs="Tahoma"/>
          <w:szCs w:val="26"/>
        </w:rPr>
        <w:t>Organization-Oriented Access Control</w:t>
      </w:r>
      <w:bookmarkEnd w:id="478"/>
    </w:p>
    <w:p w14:paraId="0697C0E0" w14:textId="77777777" w:rsidR="0057486D" w:rsidRPr="00E64C81" w:rsidRDefault="0057486D" w:rsidP="0057486D">
      <w:pPr>
        <w:pStyle w:val="NormalWeb"/>
        <w:spacing w:before="0" w:beforeAutospacing="0" w:after="140" w:afterAutospacing="0"/>
        <w:rPr>
          <w:rFonts w:ascii="Tahoma" w:hAnsi="Tahoma" w:cs="Tahoma"/>
        </w:rPr>
      </w:pPr>
      <w:r w:rsidRPr="00E64C81">
        <w:rPr>
          <w:rFonts w:ascii="Tahoma" w:hAnsi="Tahoma" w:cs="Tahoma"/>
          <w:color w:val="000000"/>
        </w:rPr>
        <w:t xml:space="preserve">All users and data may be </w:t>
      </w:r>
      <w:proofErr w:type="gramStart"/>
      <w:r w:rsidRPr="00E64C81">
        <w:rPr>
          <w:rFonts w:ascii="Tahoma" w:hAnsi="Tahoma" w:cs="Tahoma"/>
          <w:color w:val="000000"/>
        </w:rPr>
        <w:t>partitioned</w:t>
      </w:r>
      <w:proofErr w:type="gramEnd"/>
      <w:r w:rsidRPr="00E64C81">
        <w:rPr>
          <w:rFonts w:ascii="Tahoma" w:hAnsi="Tahoma" w:cs="Tahoma"/>
          <w:color w:val="000000"/>
        </w:rPr>
        <w:t xml:space="preserve"> and access controlled based on membership in organizations specified within the instance of </w:t>
      </w:r>
      <w:proofErr w:type="spellStart"/>
      <w:r w:rsidRPr="00E64C81">
        <w:rPr>
          <w:rFonts w:ascii="Tahoma" w:hAnsi="Tahoma" w:cs="Tahoma"/>
          <w:color w:val="000000"/>
        </w:rPr>
        <w:t>OpenFIDO</w:t>
      </w:r>
      <w:proofErr w:type="spellEnd"/>
      <w:r w:rsidRPr="00E64C81">
        <w:rPr>
          <w:rFonts w:ascii="Tahoma" w:hAnsi="Tahoma" w:cs="Tahoma"/>
          <w:color w:val="000000"/>
        </w:rPr>
        <w:t>, e.g., different jurisdictions, different utilities, different groups within a utility, different teams within a group.</w:t>
      </w:r>
    </w:p>
    <w:p w14:paraId="06CEFF16" w14:textId="77777777" w:rsidR="0057486D" w:rsidRPr="00E64C81" w:rsidRDefault="0057486D" w:rsidP="0057486D">
      <w:pPr>
        <w:pStyle w:val="Heading3"/>
        <w:rPr>
          <w:rFonts w:ascii="Tahoma" w:hAnsi="Tahoma" w:cs="Tahoma"/>
        </w:rPr>
      </w:pPr>
      <w:bookmarkStart w:id="479" w:name="_Toc137112235"/>
      <w:r w:rsidRPr="00E64C81">
        <w:rPr>
          <w:rFonts w:ascii="Tahoma" w:hAnsi="Tahoma" w:cs="Tahoma"/>
          <w:szCs w:val="26"/>
        </w:rPr>
        <w:t>Navigation tools</w:t>
      </w:r>
      <w:bookmarkEnd w:id="479"/>
    </w:p>
    <w:p w14:paraId="4E1C9AD3" w14:textId="77777777" w:rsidR="0057486D" w:rsidRPr="00E64C81" w:rsidRDefault="0057486D" w:rsidP="0057486D">
      <w:pPr>
        <w:pStyle w:val="NormalWeb"/>
        <w:spacing w:before="0" w:beforeAutospacing="0" w:after="140" w:afterAutospacing="0"/>
        <w:rPr>
          <w:rFonts w:ascii="Tahoma" w:hAnsi="Tahoma" w:cs="Tahoma"/>
        </w:rPr>
      </w:pPr>
      <w:r w:rsidRPr="00E64C81">
        <w:rPr>
          <w:rFonts w:ascii="Tahoma" w:hAnsi="Tahoma" w:cs="Tahoma"/>
          <w:color w:val="000000"/>
        </w:rPr>
        <w:t xml:space="preserve">Users and administrators can access and manage previous analysis results, view </w:t>
      </w:r>
      <w:proofErr w:type="gramStart"/>
      <w:r w:rsidRPr="00E64C81">
        <w:rPr>
          <w:rFonts w:ascii="Tahoma" w:hAnsi="Tahoma" w:cs="Tahoma"/>
          <w:color w:val="000000"/>
        </w:rPr>
        <w:t>graphs</w:t>
      </w:r>
      <w:proofErr w:type="gramEnd"/>
      <w:r w:rsidRPr="00E64C81">
        <w:rPr>
          <w:rFonts w:ascii="Tahoma" w:hAnsi="Tahoma" w:cs="Tahoma"/>
          <w:color w:val="000000"/>
        </w:rPr>
        <w:t xml:space="preserve"> and download data for local use in writing reports, and manage settings such as names, descriptions, passwords, and access control lists.</w:t>
      </w:r>
    </w:p>
    <w:p w14:paraId="3A6C7475" w14:textId="3FC71A99" w:rsidR="0057486D" w:rsidRPr="00E64C81" w:rsidRDefault="0057486D" w:rsidP="0057486D">
      <w:pPr>
        <w:pStyle w:val="NormalWeb"/>
        <w:spacing w:before="0" w:beforeAutospacing="0" w:after="140" w:afterAutospacing="0"/>
        <w:rPr>
          <w:rFonts w:ascii="Tahoma" w:hAnsi="Tahoma" w:cs="Tahoma"/>
        </w:rPr>
      </w:pPr>
      <w:r w:rsidRPr="00E64C81">
        <w:rPr>
          <w:rFonts w:ascii="Tahoma" w:hAnsi="Tahoma" w:cs="Tahoma"/>
          <w:color w:val="000000"/>
        </w:rPr>
        <w:lastRenderedPageBreak/>
        <w:t>Administrators may invite users with an email address. When the user accepts the invitation, they are added to the authorized user list and granted password-controlled access. Administrators can also delete users. Although the user's access is revoked, data associated with the user is retained and remains available to other users if access is granted.</w:t>
      </w:r>
    </w:p>
    <w:p w14:paraId="6DBC843E" w14:textId="77777777" w:rsidR="0057486D" w:rsidRPr="00E64C81" w:rsidRDefault="0057486D" w:rsidP="0057486D">
      <w:pPr>
        <w:pStyle w:val="NormalWeb"/>
        <w:spacing w:before="0" w:beforeAutospacing="0" w:after="140" w:afterAutospacing="0"/>
        <w:rPr>
          <w:rFonts w:ascii="Tahoma" w:hAnsi="Tahoma" w:cs="Tahoma"/>
        </w:rPr>
      </w:pPr>
      <w:r w:rsidRPr="00E64C81">
        <w:rPr>
          <w:rFonts w:ascii="Tahoma" w:hAnsi="Tahoma" w:cs="Tahoma"/>
          <w:color w:val="000000"/>
        </w:rPr>
        <w:t>Administrators may also create organizations and appoint users to administer these organizations, with the same invite/delete/create administrative rights limited to that organization.</w:t>
      </w:r>
    </w:p>
    <w:p w14:paraId="742A3342" w14:textId="2F14D33F" w:rsidR="0057486D" w:rsidRPr="00E64C81" w:rsidDel="000A7D62" w:rsidRDefault="0057486D" w:rsidP="0072427C">
      <w:pPr>
        <w:pStyle w:val="Heading2"/>
        <w:rPr>
          <w:moveFrom w:id="480" w:author="Chassin, David P" w:date="2023-06-01T12:32:00Z"/>
          <w:rFonts w:ascii="Tahoma" w:hAnsi="Tahoma" w:cs="Tahoma"/>
        </w:rPr>
      </w:pPr>
      <w:moveFromRangeStart w:id="481" w:author="Chassin, David P" w:date="2023-06-01T12:32:00Z" w:name="move136515192"/>
      <w:moveFrom w:id="482" w:author="Chassin, David P" w:date="2023-06-01T12:32:00Z">
        <w:r w:rsidRPr="00E64C81" w:rsidDel="000A7D62">
          <w:rPr>
            <w:rFonts w:ascii="Tahoma" w:hAnsi="Tahoma" w:cs="Tahoma"/>
          </w:rPr>
          <w:t>Synergistic Activities and Use-Cases</w:t>
        </w:r>
      </w:moveFrom>
    </w:p>
    <w:p w14:paraId="11FD6B2F" w14:textId="7E36AA93" w:rsidR="0057486D" w:rsidRPr="00E64C81" w:rsidDel="000A7D62" w:rsidRDefault="0057486D" w:rsidP="0057486D">
      <w:pPr>
        <w:pStyle w:val="NormalWeb"/>
        <w:spacing w:before="0" w:beforeAutospacing="0" w:after="140" w:afterAutospacing="0"/>
        <w:rPr>
          <w:moveFrom w:id="483" w:author="Chassin, David P" w:date="2023-06-01T12:32:00Z"/>
          <w:rFonts w:ascii="Tahoma" w:hAnsi="Tahoma" w:cs="Tahoma"/>
        </w:rPr>
      </w:pPr>
      <w:moveFrom w:id="484" w:author="Chassin, David P" w:date="2023-06-01T12:32:00Z">
        <w:r w:rsidRPr="00E64C81" w:rsidDel="000A7D62">
          <w:rPr>
            <w:rFonts w:ascii="Tahoma" w:hAnsi="Tahoma" w:cs="Tahoma"/>
            <w:color w:val="000000"/>
          </w:rPr>
          <w:t>OpenFIDO was developed in coordination with and in support of two other CEC projects that seek to advance the state of the art for</w:t>
        </w:r>
        <w:r w:rsidR="00AC02F0" w:rsidDel="000A7D62">
          <w:rPr>
            <w:rFonts w:ascii="Tahoma" w:hAnsi="Tahoma" w:cs="Tahoma"/>
            <w:color w:val="000000"/>
          </w:rPr>
          <w:t xml:space="preserve"> </w:t>
        </w:r>
        <w:r w:rsidR="00BE0295" w:rsidDel="000A7D62">
          <w:rPr>
            <w:rFonts w:ascii="Tahoma" w:hAnsi="Tahoma" w:cs="Tahoma"/>
            <w:color w:val="000000"/>
          </w:rPr>
          <w:t>power system simulation and analysis</w:t>
        </w:r>
        <w:r w:rsidRPr="00E64C81" w:rsidDel="000A7D62">
          <w:rPr>
            <w:rFonts w:ascii="Tahoma" w:hAnsi="Tahoma" w:cs="Tahoma"/>
            <w:color w:val="000000"/>
          </w:rPr>
          <w:t xml:space="preserve"> the utility industry. These projects</w:t>
        </w:r>
        <w:r w:rsidR="00BE0295" w:rsidDel="000A7D62">
          <w:rPr>
            <w:rFonts w:ascii="Tahoma" w:hAnsi="Tahoma" w:cs="Tahoma"/>
            <w:color w:val="000000"/>
          </w:rPr>
          <w:t xml:space="preserve"> in consultation with their Technical Advisor Committees (TACs)</w:t>
        </w:r>
        <w:r w:rsidRPr="00E64C81" w:rsidDel="000A7D62">
          <w:rPr>
            <w:rFonts w:ascii="Tahoma" w:hAnsi="Tahoma" w:cs="Tahoma"/>
            <w:color w:val="000000"/>
          </w:rPr>
          <w:t xml:space="preserve">, as well as two DOE projects, and one industry association </w:t>
        </w:r>
        <w:r w:rsidR="00BE0295" w:rsidDel="000A7D62">
          <w:rPr>
            <w:rFonts w:ascii="Tahoma" w:hAnsi="Tahoma" w:cs="Tahoma"/>
            <w:color w:val="000000"/>
          </w:rPr>
          <w:t>recommended</w:t>
        </w:r>
        <w:r w:rsidRPr="00E64C81" w:rsidDel="000A7D62">
          <w:rPr>
            <w:rFonts w:ascii="Tahoma" w:hAnsi="Tahoma" w:cs="Tahoma"/>
            <w:color w:val="000000"/>
          </w:rPr>
          <w:t xml:space="preserve"> the use-cases for the development of OpenFIDO. In this section, the use-cases originating in these projects are described.</w:t>
        </w:r>
      </w:moveFrom>
    </w:p>
    <w:p w14:paraId="42059575" w14:textId="1A8D6A09" w:rsidR="0057486D" w:rsidRPr="00E64C81" w:rsidDel="000A7D62" w:rsidRDefault="0057486D" w:rsidP="0057486D">
      <w:pPr>
        <w:pStyle w:val="Heading3"/>
        <w:spacing w:before="120"/>
        <w:rPr>
          <w:moveFrom w:id="485" w:author="Chassin, David P" w:date="2023-06-01T12:32:00Z"/>
          <w:rFonts w:ascii="Tahoma" w:hAnsi="Tahoma" w:cs="Tahoma"/>
        </w:rPr>
      </w:pPr>
      <w:moveFrom w:id="486" w:author="Chassin, David P" w:date="2023-06-01T12:32:00Z">
        <w:r w:rsidRPr="00E64C81" w:rsidDel="000A7D62">
          <w:rPr>
            <w:rFonts w:ascii="Tahoma" w:hAnsi="Tahoma" w:cs="Tahoma"/>
            <w:szCs w:val="26"/>
          </w:rPr>
          <w:t>CEC High-Performance Agent-Based Simulation </w:t>
        </w:r>
      </w:moveFrom>
    </w:p>
    <w:p w14:paraId="6B4389DC" w14:textId="1E35F518" w:rsidR="0057486D" w:rsidRPr="00E64C81" w:rsidDel="000A7D62" w:rsidRDefault="0057486D" w:rsidP="0057486D">
      <w:pPr>
        <w:pStyle w:val="NormalWeb"/>
        <w:spacing w:before="0" w:beforeAutospacing="0" w:after="140" w:afterAutospacing="0"/>
        <w:rPr>
          <w:moveFrom w:id="487" w:author="Chassin, David P" w:date="2023-06-01T12:32:00Z"/>
          <w:rFonts w:ascii="Tahoma" w:hAnsi="Tahoma" w:cs="Tahoma"/>
        </w:rPr>
      </w:pPr>
      <w:moveFrom w:id="488" w:author="Chassin, David P" w:date="2023-06-01T12:32:00Z">
        <w:r w:rsidRPr="00E64C81" w:rsidDel="000A7D62">
          <w:rPr>
            <w:rFonts w:ascii="Tahoma" w:hAnsi="Tahoma" w:cs="Tahoma"/>
            <w:color w:val="000000"/>
          </w:rPr>
          <w:t>CEC funded the High-Performance Agent-based Simulation (HiPAS</w:t>
        </w:r>
        <w:r w:rsidR="00B53604" w:rsidDel="000A7D62">
          <w:rPr>
            <w:rFonts w:ascii="Tahoma" w:hAnsi="Tahoma" w:cs="Tahoma"/>
            <w:color w:val="000000"/>
          </w:rPr>
          <w:t xml:space="preserve"> – EPC-17-046</w:t>
        </w:r>
        <w:r w:rsidRPr="00E64C81" w:rsidDel="000A7D62">
          <w:rPr>
            <w:rFonts w:ascii="Tahoma" w:hAnsi="Tahoma" w:cs="Tahoma"/>
            <w:color w:val="000000"/>
          </w:rPr>
          <w:t xml:space="preserve">) effort to modernize GridLAB-D, an open-source agent-based simulator developed by the US Department of Energy at Pacific Northwest National Laboratory </w:t>
        </w:r>
        <w:r w:rsidR="001C439E" w:rsidDel="000A7D62">
          <w:rPr>
            <w:rFonts w:ascii="Tahoma" w:hAnsi="Tahoma" w:cs="Tahoma"/>
            <w:color w:val="000000"/>
          </w:rPr>
          <w:t>(Schneider 2011)</w:t>
        </w:r>
        <w:r w:rsidRPr="00E64C81" w:rsidDel="000A7D62">
          <w:rPr>
            <w:rFonts w:ascii="Tahoma" w:hAnsi="Tahoma" w:cs="Tahoma"/>
            <w:color w:val="000000"/>
          </w:rPr>
          <w:t>. GridLAB-D has been used to study utility problems such as conservation voltage reduction</w:t>
        </w:r>
        <w:r w:rsidR="00BC28C7" w:rsidDel="000A7D62">
          <w:rPr>
            <w:rFonts w:ascii="Tahoma" w:hAnsi="Tahoma" w:cs="Tahoma"/>
            <w:color w:val="000000"/>
          </w:rPr>
          <w:t xml:space="preserve"> under changing load compositions</w:t>
        </w:r>
        <w:r w:rsidRPr="00E64C81" w:rsidDel="000A7D62">
          <w:rPr>
            <w:rFonts w:ascii="Tahoma" w:hAnsi="Tahoma" w:cs="Tahoma"/>
            <w:color w:val="000000"/>
          </w:rPr>
          <w:t xml:space="preserve"> </w:t>
        </w:r>
        <w:r w:rsidR="001C439E" w:rsidDel="000A7D62">
          <w:rPr>
            <w:rFonts w:ascii="Tahoma" w:hAnsi="Tahoma" w:cs="Tahoma"/>
            <w:color w:val="000000"/>
          </w:rPr>
          <w:t>(Sevlian 2017)</w:t>
        </w:r>
        <w:r w:rsidRPr="00E64C81" w:rsidDel="000A7D62">
          <w:rPr>
            <w:rFonts w:ascii="Tahoma" w:hAnsi="Tahoma" w:cs="Tahoma"/>
            <w:color w:val="000000"/>
          </w:rPr>
          <w:t xml:space="preserve">. GridLAB-D has emerged in recent years as a </w:t>
        </w:r>
        <w:r w:rsidR="002E6D02" w:rsidDel="000A7D62">
          <w:rPr>
            <w:rFonts w:ascii="Tahoma" w:hAnsi="Tahoma" w:cs="Tahoma"/>
            <w:color w:val="000000"/>
          </w:rPr>
          <w:t>powerful</w:t>
        </w:r>
        <w:r w:rsidRPr="00E64C81" w:rsidDel="000A7D62">
          <w:rPr>
            <w:rFonts w:ascii="Tahoma" w:hAnsi="Tahoma" w:cs="Tahoma"/>
            <w:color w:val="000000"/>
          </w:rPr>
          <w:t xml:space="preserve"> tool for studying emerging utility problems such as renewable resource integration, rate design in the presence of high penetrations of renewable resources, and high end-use load electrification impacts on distribution systems. </w:t>
        </w:r>
      </w:moveFrom>
    </w:p>
    <w:p w14:paraId="190CAD64" w14:textId="34E80471" w:rsidR="0057486D" w:rsidRPr="00E64C81" w:rsidDel="000A7D62" w:rsidRDefault="0057486D" w:rsidP="0057486D">
      <w:pPr>
        <w:pStyle w:val="Heading4"/>
        <w:rPr>
          <w:moveFrom w:id="489" w:author="Chassin, David P" w:date="2023-06-01T12:32:00Z"/>
          <w:rFonts w:ascii="Tahoma" w:hAnsi="Tahoma" w:cs="Tahoma"/>
        </w:rPr>
      </w:pPr>
      <w:moveFrom w:id="490" w:author="Chassin, David P" w:date="2023-06-01T12:32:00Z">
        <w:r w:rsidRPr="00E64C81" w:rsidDel="000A7D62">
          <w:rPr>
            <w:rFonts w:ascii="Tahoma" w:hAnsi="Tahoma" w:cs="Tahoma"/>
          </w:rPr>
          <w:t>Tariff Design</w:t>
        </w:r>
      </w:moveFrom>
    </w:p>
    <w:p w14:paraId="1664A188" w14:textId="52CE047F" w:rsidR="0057486D" w:rsidRPr="00E64C81" w:rsidDel="000A7D62" w:rsidRDefault="0057486D" w:rsidP="0057486D">
      <w:pPr>
        <w:pStyle w:val="NormalWeb"/>
        <w:spacing w:before="0" w:beforeAutospacing="0" w:after="140" w:afterAutospacing="0"/>
        <w:rPr>
          <w:moveFrom w:id="491" w:author="Chassin, David P" w:date="2023-06-01T12:32:00Z"/>
          <w:rFonts w:ascii="Tahoma" w:hAnsi="Tahoma" w:cs="Tahoma"/>
        </w:rPr>
      </w:pPr>
      <w:moveFrom w:id="492" w:author="Chassin, David P" w:date="2023-06-01T12:32:00Z">
        <w:r w:rsidRPr="00E64C81" w:rsidDel="000A7D62">
          <w:rPr>
            <w:rFonts w:ascii="Tahoma" w:hAnsi="Tahoma" w:cs="Tahoma"/>
            <w:color w:val="000000"/>
          </w:rPr>
          <w:t xml:space="preserve">HiPAS GridLAB-D’s effectiveness and capabilities are demonstrated using a Tariff Design use case which explores the </w:t>
        </w:r>
        <w:r w:rsidR="001D5D7F" w:rsidDel="000A7D62">
          <w:rPr>
            <w:rFonts w:ascii="Tahoma" w:hAnsi="Tahoma" w:cs="Tahoma"/>
            <w:color w:val="000000"/>
          </w:rPr>
          <w:t xml:space="preserve">impact of new rate designs under </w:t>
        </w:r>
        <w:r w:rsidRPr="00E64C81" w:rsidDel="000A7D62">
          <w:rPr>
            <w:rFonts w:ascii="Tahoma" w:hAnsi="Tahoma" w:cs="Tahoma"/>
            <w:color w:val="000000"/>
          </w:rPr>
          <w:t xml:space="preserve">California Investor Owned Utilities and Community Choice Aggregation Programs. This template allows for the user to execute a full </w:t>
        </w:r>
        <w:r w:rsidR="00F27A82" w:rsidDel="000A7D62">
          <w:rPr>
            <w:rFonts w:ascii="Tahoma" w:hAnsi="Tahoma" w:cs="Tahoma"/>
            <w:color w:val="000000"/>
          </w:rPr>
          <w:t xml:space="preserve">consumer </w:t>
        </w:r>
        <w:r w:rsidRPr="00E64C81" w:rsidDel="000A7D62">
          <w:rPr>
            <w:rFonts w:ascii="Tahoma" w:hAnsi="Tahoma" w:cs="Tahoma"/>
            <w:color w:val="000000"/>
          </w:rPr>
          <w:t>cost analysis on commercial, residential, or industrial load</w:t>
        </w:r>
        <w:r w:rsidR="00F27A82" w:rsidDel="000A7D62">
          <w:rPr>
            <w:rFonts w:ascii="Tahoma" w:hAnsi="Tahoma" w:cs="Tahoma"/>
            <w:color w:val="000000"/>
          </w:rPr>
          <w:t>s</w:t>
        </w:r>
        <w:r w:rsidRPr="00E64C81" w:rsidDel="000A7D62">
          <w:rPr>
            <w:rFonts w:ascii="Tahoma" w:hAnsi="Tahoma" w:cs="Tahoma"/>
            <w:color w:val="000000"/>
          </w:rPr>
          <w:t xml:space="preserve">. This use-case requires a significant amount of data ingestion and user input which is </w:t>
        </w:r>
        <w:r w:rsidR="00F27A82" w:rsidDel="000A7D62">
          <w:rPr>
            <w:rFonts w:ascii="Tahoma" w:hAnsi="Tahoma" w:cs="Tahoma"/>
            <w:color w:val="000000"/>
          </w:rPr>
          <w:t>automated</w:t>
        </w:r>
        <w:r w:rsidRPr="00E64C81" w:rsidDel="000A7D62">
          <w:rPr>
            <w:rFonts w:ascii="Tahoma" w:hAnsi="Tahoma" w:cs="Tahoma"/>
            <w:color w:val="000000"/>
          </w:rPr>
          <w:t xml:space="preserve"> by OpenFIDO. The pipeline allows the modeler to input the rate design structure, as well as region</w:t>
        </w:r>
        <w:r w:rsidR="00E729ED" w:rsidDel="000A7D62">
          <w:rPr>
            <w:rFonts w:ascii="Tahoma" w:hAnsi="Tahoma" w:cs="Tahoma"/>
            <w:color w:val="000000"/>
          </w:rPr>
          <w:t>al</w:t>
        </w:r>
        <w:r w:rsidRPr="00E64C81" w:rsidDel="000A7D62">
          <w:rPr>
            <w:rFonts w:ascii="Tahoma" w:hAnsi="Tahoma" w:cs="Tahoma"/>
            <w:color w:val="000000"/>
          </w:rPr>
          <w:t xml:space="preserve"> preferences, </w:t>
        </w:r>
        <w:r w:rsidR="00E729ED" w:rsidDel="000A7D62">
          <w:rPr>
            <w:rFonts w:ascii="Tahoma" w:hAnsi="Tahoma" w:cs="Tahoma"/>
            <w:color w:val="000000"/>
          </w:rPr>
          <w:t xml:space="preserve">weather, </w:t>
        </w:r>
        <w:r w:rsidRPr="00E64C81" w:rsidDel="000A7D62">
          <w:rPr>
            <w:rFonts w:ascii="Tahoma" w:hAnsi="Tahoma" w:cs="Tahoma"/>
            <w:color w:val="000000"/>
          </w:rPr>
          <w:t>load characteristics</w:t>
        </w:r>
        <w:r w:rsidR="00E729ED" w:rsidDel="000A7D62">
          <w:rPr>
            <w:rFonts w:ascii="Tahoma" w:hAnsi="Tahoma" w:cs="Tahoma"/>
            <w:color w:val="000000"/>
          </w:rPr>
          <w:t>,</w:t>
        </w:r>
        <w:r w:rsidRPr="00E64C81" w:rsidDel="000A7D62">
          <w:rPr>
            <w:rFonts w:ascii="Tahoma" w:hAnsi="Tahoma" w:cs="Tahoma"/>
            <w:color w:val="000000"/>
          </w:rPr>
          <w:t xml:space="preserve"> and </w:t>
        </w:r>
        <w:r w:rsidR="00E729ED" w:rsidDel="000A7D62">
          <w:rPr>
            <w:rFonts w:ascii="Tahoma" w:hAnsi="Tahoma" w:cs="Tahoma"/>
            <w:color w:val="000000"/>
          </w:rPr>
          <w:t>distribution system</w:t>
        </w:r>
        <w:r w:rsidRPr="00E64C81" w:rsidDel="000A7D62">
          <w:rPr>
            <w:rFonts w:ascii="Tahoma" w:hAnsi="Tahoma" w:cs="Tahoma"/>
            <w:color w:val="000000"/>
          </w:rPr>
          <w:t xml:space="preserve"> </w:t>
        </w:r>
        <w:r w:rsidR="00E729ED" w:rsidDel="000A7D62">
          <w:rPr>
            <w:rFonts w:ascii="Tahoma" w:hAnsi="Tahoma" w:cs="Tahoma"/>
            <w:color w:val="000000"/>
          </w:rPr>
          <w:t>characteristics</w:t>
        </w:r>
        <w:r w:rsidRPr="00E64C81" w:rsidDel="000A7D62">
          <w:rPr>
            <w:rFonts w:ascii="Tahoma" w:hAnsi="Tahoma" w:cs="Tahoma"/>
            <w:color w:val="000000"/>
          </w:rPr>
          <w:t>. OpenFIDO, then leverages the analytics built into GridLAB-</w:t>
        </w:r>
        <w:r w:rsidR="00E729ED" w:rsidDel="000A7D62">
          <w:rPr>
            <w:rFonts w:ascii="Tahoma" w:hAnsi="Tahoma" w:cs="Tahoma"/>
            <w:color w:val="000000"/>
          </w:rPr>
          <w:t>D</w:t>
        </w:r>
        <w:r w:rsidRPr="00E64C81" w:rsidDel="000A7D62">
          <w:rPr>
            <w:rFonts w:ascii="Tahoma" w:hAnsi="Tahoma" w:cs="Tahoma"/>
            <w:color w:val="000000"/>
          </w:rPr>
          <w:t xml:space="preserve"> to generate </w:t>
        </w:r>
        <w:r w:rsidR="00E729ED" w:rsidDel="000A7D62">
          <w:rPr>
            <w:rFonts w:ascii="Tahoma" w:hAnsi="Tahoma" w:cs="Tahoma"/>
            <w:color w:val="000000"/>
          </w:rPr>
          <w:t>customer billing profiles</w:t>
        </w:r>
        <w:r w:rsidRPr="00E64C81" w:rsidDel="000A7D62">
          <w:rPr>
            <w:rFonts w:ascii="Tahoma" w:hAnsi="Tahoma" w:cs="Tahoma"/>
            <w:color w:val="000000"/>
          </w:rPr>
          <w:t xml:space="preserve"> based on the given specifications. The advantage of this process is that it can be automated to study a </w:t>
        </w:r>
        <w:r w:rsidR="00C62B8A" w:rsidDel="000A7D62">
          <w:rPr>
            <w:rFonts w:ascii="Tahoma" w:hAnsi="Tahoma" w:cs="Tahoma"/>
            <w:color w:val="000000"/>
          </w:rPr>
          <w:t>wide range</w:t>
        </w:r>
        <w:r w:rsidRPr="00E64C81" w:rsidDel="000A7D62">
          <w:rPr>
            <w:rFonts w:ascii="Tahoma" w:hAnsi="Tahoma" w:cs="Tahoma"/>
            <w:color w:val="000000"/>
          </w:rPr>
          <w:t xml:space="preserve"> of electricity rates for a variety of load profiles within the same distribution network. </w:t>
        </w:r>
      </w:moveFrom>
    </w:p>
    <w:p w14:paraId="2D95ADD5" w14:textId="48557B57" w:rsidR="0057486D" w:rsidRPr="00E64C81" w:rsidDel="000A7D62" w:rsidRDefault="0057486D" w:rsidP="0057486D">
      <w:pPr>
        <w:pStyle w:val="Heading4"/>
        <w:rPr>
          <w:moveFrom w:id="493" w:author="Chassin, David P" w:date="2023-06-01T12:32:00Z"/>
          <w:rFonts w:ascii="Tahoma" w:hAnsi="Tahoma" w:cs="Tahoma"/>
        </w:rPr>
      </w:pPr>
      <w:moveFrom w:id="494" w:author="Chassin, David P" w:date="2023-06-01T12:32:00Z">
        <w:r w:rsidRPr="00E64C81" w:rsidDel="000A7D62">
          <w:rPr>
            <w:rFonts w:ascii="Tahoma" w:hAnsi="Tahoma" w:cs="Tahoma"/>
          </w:rPr>
          <w:t>Load Electrification</w:t>
        </w:r>
      </w:moveFrom>
    </w:p>
    <w:p w14:paraId="623A8C88" w14:textId="02F6AC50" w:rsidR="0057486D" w:rsidRPr="00E64C81" w:rsidDel="000A7D62" w:rsidRDefault="0057486D" w:rsidP="0057486D">
      <w:pPr>
        <w:pStyle w:val="NormalWeb"/>
        <w:spacing w:before="0" w:beforeAutospacing="0" w:after="140" w:afterAutospacing="0"/>
        <w:rPr>
          <w:moveFrom w:id="495" w:author="Chassin, David P" w:date="2023-06-01T12:32:00Z"/>
          <w:rFonts w:ascii="Tahoma" w:hAnsi="Tahoma" w:cs="Tahoma"/>
        </w:rPr>
      </w:pPr>
      <w:moveFrom w:id="496" w:author="Chassin, David P" w:date="2023-06-01T12:32:00Z">
        <w:r w:rsidRPr="00E64C81" w:rsidDel="000A7D62">
          <w:rPr>
            <w:rFonts w:ascii="Tahoma" w:hAnsi="Tahoma" w:cs="Tahoma"/>
            <w:color w:val="000000"/>
          </w:rPr>
          <w:t xml:space="preserve">California is at the forefront of deep electrification. To prepare the grid for an ambitious decarbonization goal, the electrical utility stakeholders are seeking tools and strategies that help mitigate the effects of building </w:t>
        </w:r>
        <w:r w:rsidR="00C62B8A" w:rsidDel="000A7D62">
          <w:rPr>
            <w:rFonts w:ascii="Tahoma" w:hAnsi="Tahoma" w:cs="Tahoma"/>
            <w:color w:val="000000"/>
          </w:rPr>
          <w:t xml:space="preserve">and transportation </w:t>
        </w:r>
        <w:r w:rsidRPr="00E64C81" w:rsidDel="000A7D62">
          <w:rPr>
            <w:rFonts w:ascii="Tahoma" w:hAnsi="Tahoma" w:cs="Tahoma"/>
            <w:color w:val="000000"/>
          </w:rPr>
          <w:t xml:space="preserve">electrification on the distribution grid. In combination, HiPAS and OpenFIDO allow the user to explore different scenarios of electrification and the impacts on the grid. These tools </w:t>
        </w:r>
        <w:r w:rsidR="00C96BF5" w:rsidDel="000A7D62">
          <w:rPr>
            <w:rFonts w:ascii="Tahoma" w:hAnsi="Tahoma" w:cs="Tahoma"/>
            <w:color w:val="000000"/>
          </w:rPr>
          <w:t>can give</w:t>
        </w:r>
        <w:r w:rsidRPr="00E64C81" w:rsidDel="000A7D62">
          <w:rPr>
            <w:rFonts w:ascii="Tahoma" w:hAnsi="Tahoma" w:cs="Tahoma"/>
            <w:color w:val="000000"/>
          </w:rPr>
          <w:t xml:space="preserve"> insight into management of </w:t>
        </w:r>
        <w:r w:rsidR="00C96BF5" w:rsidDel="000A7D62">
          <w:rPr>
            <w:rFonts w:ascii="Tahoma" w:hAnsi="Tahoma" w:cs="Tahoma"/>
            <w:color w:val="000000"/>
          </w:rPr>
          <w:t>coincident and non-coincident</w:t>
        </w:r>
        <w:r w:rsidRPr="00E64C81" w:rsidDel="000A7D62">
          <w:rPr>
            <w:rFonts w:ascii="Tahoma" w:hAnsi="Tahoma" w:cs="Tahoma"/>
            <w:color w:val="000000"/>
          </w:rPr>
          <w:t xml:space="preserve"> </w:t>
        </w:r>
        <w:r w:rsidR="00C96BF5" w:rsidDel="000A7D62">
          <w:rPr>
            <w:rFonts w:ascii="Tahoma" w:hAnsi="Tahoma" w:cs="Tahoma"/>
            <w:color w:val="000000"/>
          </w:rPr>
          <w:t xml:space="preserve">load </w:t>
        </w:r>
        <w:r w:rsidRPr="00E64C81" w:rsidDel="000A7D62">
          <w:rPr>
            <w:rFonts w:ascii="Tahoma" w:hAnsi="Tahoma" w:cs="Tahoma"/>
            <w:color w:val="000000"/>
          </w:rPr>
          <w:t xml:space="preserve">peaks, as well as </w:t>
        </w:r>
        <w:r w:rsidR="00C96BF5" w:rsidDel="000A7D62">
          <w:rPr>
            <w:rFonts w:ascii="Tahoma" w:hAnsi="Tahoma" w:cs="Tahoma"/>
            <w:color w:val="000000"/>
          </w:rPr>
          <w:t>reveal the magnitude</w:t>
        </w:r>
        <w:r w:rsidRPr="00E64C81" w:rsidDel="000A7D62">
          <w:rPr>
            <w:rFonts w:ascii="Tahoma" w:hAnsi="Tahoma" w:cs="Tahoma"/>
            <w:color w:val="000000"/>
          </w:rPr>
          <w:t xml:space="preserve"> of the afternoon ramp in the high electrification scenario. OpenFIDO allows for ingestion and manipulation </w:t>
        </w:r>
        <w:r w:rsidR="00470E39" w:rsidDel="000A7D62">
          <w:rPr>
            <w:rFonts w:ascii="Tahoma" w:hAnsi="Tahoma" w:cs="Tahoma"/>
            <w:color w:val="000000"/>
          </w:rPr>
          <w:t xml:space="preserve">of </w:t>
        </w:r>
        <w:r w:rsidRPr="00E64C81" w:rsidDel="000A7D62">
          <w:rPr>
            <w:rFonts w:ascii="Tahoma" w:hAnsi="Tahoma" w:cs="Tahoma"/>
            <w:color w:val="000000"/>
          </w:rPr>
          <w:t>data to solve challenging electrification forecasting issues. The typical data sets that enable the use-cases described below involve appliance loading data, census data, and location services data to name a few.  </w:t>
        </w:r>
      </w:moveFrom>
    </w:p>
    <w:p w14:paraId="7B2E3A89" w14:textId="63526B40" w:rsidR="0057486D" w:rsidRPr="00E64C81" w:rsidDel="000A7D62" w:rsidRDefault="0057486D" w:rsidP="0057486D">
      <w:pPr>
        <w:pStyle w:val="NormalWeb"/>
        <w:spacing w:before="0" w:beforeAutospacing="0" w:after="140" w:afterAutospacing="0"/>
        <w:rPr>
          <w:moveFrom w:id="497" w:author="Chassin, David P" w:date="2023-06-01T12:32:00Z"/>
          <w:rFonts w:ascii="Tahoma" w:hAnsi="Tahoma" w:cs="Tahoma"/>
        </w:rPr>
      </w:pPr>
      <w:moveFrom w:id="498" w:author="Chassin, David P" w:date="2023-06-01T12:32:00Z">
        <w:r w:rsidRPr="00E64C81" w:rsidDel="000A7D62">
          <w:rPr>
            <w:rFonts w:ascii="Tahoma" w:hAnsi="Tahoma" w:cs="Tahoma"/>
            <w:color w:val="000000"/>
            <w:u w:val="single"/>
          </w:rPr>
          <w:t>Modeling Impacts of Increasing Residential building Electrification: </w:t>
        </w:r>
      </w:moveFrom>
    </w:p>
    <w:p w14:paraId="378880A6" w14:textId="01806E1E" w:rsidR="0057486D" w:rsidRPr="00E64C81" w:rsidDel="000A7D62" w:rsidRDefault="0057486D" w:rsidP="0057486D">
      <w:pPr>
        <w:pStyle w:val="NormalWeb"/>
        <w:spacing w:before="0" w:beforeAutospacing="0" w:after="140" w:afterAutospacing="0"/>
        <w:rPr>
          <w:moveFrom w:id="499" w:author="Chassin, David P" w:date="2023-06-01T12:32:00Z"/>
          <w:rFonts w:ascii="Tahoma" w:hAnsi="Tahoma" w:cs="Tahoma"/>
        </w:rPr>
      </w:pPr>
      <w:moveFrom w:id="500" w:author="Chassin, David P" w:date="2023-06-01T12:32:00Z">
        <w:r w:rsidRPr="00E64C81" w:rsidDel="000A7D62">
          <w:rPr>
            <w:rFonts w:ascii="Tahoma" w:hAnsi="Tahoma" w:cs="Tahoma"/>
            <w:color w:val="000000"/>
          </w:rPr>
          <w:t>Incremental impacts of building electrification on the distribution were considered by exploring the replacement of natural gas appliances in the following four categories: heating</w:t>
        </w:r>
        <w:r w:rsidR="00652D65" w:rsidDel="000A7D62">
          <w:rPr>
            <w:rFonts w:ascii="Tahoma" w:hAnsi="Tahoma" w:cs="Tahoma"/>
            <w:color w:val="000000"/>
          </w:rPr>
          <w:t xml:space="preserve"> </w:t>
        </w:r>
        <w:r w:rsidRPr="00E64C81" w:rsidDel="000A7D62">
          <w:rPr>
            <w:rFonts w:ascii="Tahoma" w:hAnsi="Tahoma" w:cs="Tahoma"/>
            <w:color w:val="000000"/>
          </w:rPr>
          <w:t>/</w:t>
        </w:r>
        <w:r w:rsidR="00652D65" w:rsidDel="000A7D62">
          <w:rPr>
            <w:rFonts w:ascii="Tahoma" w:hAnsi="Tahoma" w:cs="Tahoma"/>
            <w:color w:val="000000"/>
          </w:rPr>
          <w:t xml:space="preserve"> </w:t>
        </w:r>
        <w:r w:rsidRPr="00E64C81" w:rsidDel="000A7D62">
          <w:rPr>
            <w:rFonts w:ascii="Tahoma" w:hAnsi="Tahoma" w:cs="Tahoma"/>
            <w:color w:val="000000"/>
          </w:rPr>
          <w:t>cooling</w:t>
        </w:r>
        <w:r w:rsidR="00652D65" w:rsidDel="000A7D62">
          <w:rPr>
            <w:rFonts w:ascii="Tahoma" w:hAnsi="Tahoma" w:cs="Tahoma"/>
            <w:color w:val="000000"/>
          </w:rPr>
          <w:t xml:space="preserve"> </w:t>
        </w:r>
        <w:r w:rsidRPr="00E64C81" w:rsidDel="000A7D62">
          <w:rPr>
            <w:rFonts w:ascii="Tahoma" w:hAnsi="Tahoma" w:cs="Tahoma"/>
            <w:color w:val="000000"/>
          </w:rPr>
          <w:t>/</w:t>
        </w:r>
        <w:r w:rsidR="00652D65" w:rsidDel="000A7D62">
          <w:rPr>
            <w:rFonts w:ascii="Tahoma" w:hAnsi="Tahoma" w:cs="Tahoma"/>
            <w:color w:val="000000"/>
          </w:rPr>
          <w:t xml:space="preserve"> </w:t>
        </w:r>
        <w:r w:rsidRPr="00E64C81" w:rsidDel="000A7D62">
          <w:rPr>
            <w:rFonts w:ascii="Tahoma" w:hAnsi="Tahoma" w:cs="Tahoma"/>
            <w:color w:val="000000"/>
          </w:rPr>
          <w:t xml:space="preserve">ventilation, water heating, cooking and clothes drying. The use-case does not consider a one-to-one replacement of the natural gas heating unit due to the likelihood of the unit being replaced with heat-pump technology which </w:t>
        </w:r>
        <w:r w:rsidR="00362559" w:rsidDel="000A7D62">
          <w:rPr>
            <w:rFonts w:ascii="Tahoma" w:hAnsi="Tahoma" w:cs="Tahoma"/>
            <w:color w:val="000000"/>
          </w:rPr>
          <w:t>can increase</w:t>
        </w:r>
        <w:r w:rsidRPr="00E64C81" w:rsidDel="000A7D62">
          <w:rPr>
            <w:rFonts w:ascii="Tahoma" w:hAnsi="Tahoma" w:cs="Tahoma"/>
            <w:color w:val="000000"/>
          </w:rPr>
          <w:t xml:space="preserve"> cooling load in the summer temperature highs that was not present prior to electrification. In addition, the scenario considers the thermal integrity of the buildings, which </w:t>
        </w:r>
        <w:r w:rsidR="00AD297E" w:rsidDel="000A7D62">
          <w:rPr>
            <w:rFonts w:ascii="Tahoma" w:hAnsi="Tahoma" w:cs="Tahoma"/>
            <w:color w:val="000000"/>
          </w:rPr>
          <w:t>presumes</w:t>
        </w:r>
        <w:r w:rsidRPr="00E64C81" w:rsidDel="000A7D62">
          <w:rPr>
            <w:rFonts w:ascii="Tahoma" w:hAnsi="Tahoma" w:cs="Tahoma"/>
            <w:color w:val="000000"/>
          </w:rPr>
          <w:t xml:space="preserve"> that the building being modelled is upgraded during electrification to account for items such as additional insulation which change the </w:t>
        </w:r>
        <w:r w:rsidR="00C90296" w:rsidRPr="00E64C81" w:rsidDel="000A7D62">
          <w:rPr>
            <w:rFonts w:ascii="Tahoma" w:hAnsi="Tahoma" w:cs="Tahoma"/>
            <w:color w:val="000000"/>
          </w:rPr>
          <w:t>behavior</w:t>
        </w:r>
        <w:r w:rsidRPr="00E64C81" w:rsidDel="000A7D62">
          <w:rPr>
            <w:rFonts w:ascii="Tahoma" w:hAnsi="Tahoma" w:cs="Tahoma"/>
            <w:color w:val="000000"/>
          </w:rPr>
          <w:t xml:space="preserve"> of the load. Modeling the explicit parameters and accounting for electrical and thermal effects using GridLAB-D infer the propagating effects of the load on the distribution grid. The tool leverages a number of additional house definition parameters, </w:t>
        </w:r>
        <w:r w:rsidR="009661FA" w:rsidDel="000A7D62">
          <w:rPr>
            <w:rFonts w:ascii="Tahoma" w:hAnsi="Tahoma" w:cs="Tahoma"/>
            <w:color w:val="000000"/>
          </w:rPr>
          <w:t>including</w:t>
        </w:r>
        <w:r w:rsidRPr="00E64C81" w:rsidDel="000A7D62">
          <w:rPr>
            <w:rFonts w:ascii="Tahoma" w:hAnsi="Tahoma" w:cs="Tahoma"/>
            <w:color w:val="000000"/>
          </w:rPr>
          <w:t xml:space="preserve"> thermostat settings, house size, thermal integrity, appliance contents, </w:t>
        </w:r>
        <w:r w:rsidR="009661FA" w:rsidDel="000A7D62">
          <w:rPr>
            <w:rFonts w:ascii="Tahoma" w:hAnsi="Tahoma" w:cs="Tahoma"/>
            <w:color w:val="000000"/>
          </w:rPr>
          <w:t xml:space="preserve">and </w:t>
        </w:r>
        <w:r w:rsidRPr="00E64C81" w:rsidDel="000A7D62">
          <w:rPr>
            <w:rFonts w:ascii="Tahoma" w:hAnsi="Tahoma" w:cs="Tahoma"/>
            <w:color w:val="000000"/>
          </w:rPr>
          <w:t>typical usage specifications. The use-case deploys the template configuration within HiPAS GridLAB-D and uses OpenFIDO framework to input the necessary parameters modeled in the use-case.</w:t>
        </w:r>
      </w:moveFrom>
    </w:p>
    <w:p w14:paraId="0ABC22EB" w14:textId="0ECFDCAE" w:rsidR="0057486D" w:rsidRPr="00E64C81" w:rsidDel="000A7D62" w:rsidRDefault="0057486D" w:rsidP="00814578">
      <w:pPr>
        <w:pStyle w:val="NormalWeb"/>
        <w:keepNext/>
        <w:spacing w:before="0" w:beforeAutospacing="0" w:after="140" w:afterAutospacing="0"/>
        <w:rPr>
          <w:moveFrom w:id="501" w:author="Chassin, David P" w:date="2023-06-01T12:32:00Z"/>
          <w:rFonts w:ascii="Tahoma" w:hAnsi="Tahoma" w:cs="Tahoma"/>
        </w:rPr>
      </w:pPr>
      <w:moveFrom w:id="502" w:author="Chassin, David P" w:date="2023-06-01T12:32:00Z">
        <w:r w:rsidRPr="00E64C81" w:rsidDel="000A7D62">
          <w:rPr>
            <w:rFonts w:ascii="Tahoma" w:hAnsi="Tahoma" w:cs="Tahoma"/>
            <w:color w:val="000000"/>
            <w:u w:val="single"/>
          </w:rPr>
          <w:t>Modeling Impacts of Transport Electrification:</w:t>
        </w:r>
      </w:moveFrom>
    </w:p>
    <w:p w14:paraId="6E945734" w14:textId="4A8CF7FF" w:rsidR="0057486D" w:rsidRPr="00E64C81" w:rsidDel="000A7D62" w:rsidRDefault="0057486D" w:rsidP="0057486D">
      <w:pPr>
        <w:pStyle w:val="NormalWeb"/>
        <w:spacing w:before="0" w:beforeAutospacing="0" w:after="140" w:afterAutospacing="0"/>
        <w:rPr>
          <w:moveFrom w:id="503" w:author="Chassin, David P" w:date="2023-06-01T12:32:00Z"/>
          <w:rFonts w:ascii="Tahoma" w:hAnsi="Tahoma" w:cs="Tahoma"/>
          <w:color w:val="000000"/>
        </w:rPr>
      </w:pPr>
      <w:moveFrom w:id="504" w:author="Chassin, David P" w:date="2023-06-01T12:32:00Z">
        <w:r w:rsidRPr="00E64C81" w:rsidDel="000A7D62">
          <w:rPr>
            <w:rFonts w:ascii="Tahoma" w:hAnsi="Tahoma" w:cs="Tahoma"/>
            <w:color w:val="000000"/>
          </w:rPr>
          <w:t xml:space="preserve">Capturing the grid impacts due to deep electrification of the transportation sector can be </w:t>
        </w:r>
        <w:r w:rsidR="00814578" w:rsidDel="000A7D62">
          <w:rPr>
            <w:rFonts w:ascii="Tahoma" w:hAnsi="Tahoma" w:cs="Tahoma"/>
            <w:color w:val="000000"/>
          </w:rPr>
          <w:t>achieved</w:t>
        </w:r>
        <w:r w:rsidRPr="00E64C81" w:rsidDel="000A7D62">
          <w:rPr>
            <w:rFonts w:ascii="Tahoma" w:hAnsi="Tahoma" w:cs="Tahoma"/>
            <w:color w:val="000000"/>
          </w:rPr>
          <w:t xml:space="preserve"> using the Ope</w:t>
        </w:r>
        <w:r w:rsidR="00814578" w:rsidDel="000A7D62">
          <w:rPr>
            <w:rFonts w:ascii="Tahoma" w:hAnsi="Tahoma" w:cs="Tahoma"/>
            <w:color w:val="000000"/>
          </w:rPr>
          <w:t>n</w:t>
        </w:r>
        <w:r w:rsidRPr="00E64C81" w:rsidDel="000A7D62">
          <w:rPr>
            <w:rFonts w:ascii="Tahoma" w:hAnsi="Tahoma" w:cs="Tahoma"/>
            <w:color w:val="000000"/>
          </w:rPr>
          <w:t xml:space="preserve">FIDO platform </w:t>
        </w:r>
        <w:r w:rsidR="00814578" w:rsidDel="000A7D62">
          <w:rPr>
            <w:rFonts w:ascii="Tahoma" w:hAnsi="Tahoma" w:cs="Tahoma"/>
            <w:color w:val="000000"/>
          </w:rPr>
          <w:t>by</w:t>
        </w:r>
        <w:r w:rsidRPr="00E64C81" w:rsidDel="000A7D62">
          <w:rPr>
            <w:rFonts w:ascii="Tahoma" w:hAnsi="Tahoma" w:cs="Tahoma"/>
            <w:color w:val="000000"/>
          </w:rPr>
          <w:t xml:space="preserve"> </w:t>
        </w:r>
        <w:r w:rsidR="00C90296" w:rsidDel="000A7D62">
          <w:rPr>
            <w:rFonts w:ascii="Tahoma" w:hAnsi="Tahoma" w:cs="Tahoma"/>
            <w:color w:val="000000"/>
          </w:rPr>
          <w:t>analyzing</w:t>
        </w:r>
        <w:r w:rsidRPr="00E64C81" w:rsidDel="000A7D62">
          <w:rPr>
            <w:rFonts w:ascii="Tahoma" w:hAnsi="Tahoma" w:cs="Tahoma"/>
            <w:color w:val="000000"/>
          </w:rPr>
          <w:t xml:space="preserve"> the human </w:t>
        </w:r>
        <w:r w:rsidR="00C90296" w:rsidRPr="00E64C81" w:rsidDel="000A7D62">
          <w:rPr>
            <w:rFonts w:ascii="Tahoma" w:hAnsi="Tahoma" w:cs="Tahoma"/>
            <w:color w:val="000000"/>
          </w:rPr>
          <w:t>behavior</w:t>
        </w:r>
        <w:r w:rsidRPr="00E64C81" w:rsidDel="000A7D62">
          <w:rPr>
            <w:rFonts w:ascii="Tahoma" w:hAnsi="Tahoma" w:cs="Tahoma"/>
            <w:color w:val="000000"/>
          </w:rPr>
          <w:t xml:space="preserve"> through location services data to model the expected driving profiles in a fully electric transportation sector as </w:t>
        </w:r>
        <w:r w:rsidR="00A26943" w:rsidDel="000A7D62">
          <w:rPr>
            <w:rFonts w:ascii="Tahoma" w:hAnsi="Tahoma" w:cs="Tahoma"/>
            <w:color w:val="000000"/>
          </w:rPr>
          <w:t>illustrated</w:t>
        </w:r>
        <w:r w:rsidRPr="00E64C81" w:rsidDel="000A7D62">
          <w:rPr>
            <w:rFonts w:ascii="Tahoma" w:hAnsi="Tahoma" w:cs="Tahoma"/>
            <w:color w:val="000000"/>
          </w:rPr>
          <w:t xml:space="preserve"> in</w:t>
        </w:r>
        <w:r w:rsidR="00551CA7" w:rsidDel="000A7D62">
          <w:rPr>
            <w:rFonts w:ascii="Tahoma" w:hAnsi="Tahoma" w:cs="Tahoma"/>
            <w:color w:val="000000"/>
          </w:rPr>
          <w:t xml:space="preserve"> Fig. 3</w:t>
        </w:r>
        <w:r w:rsidRPr="009F66B7" w:rsidDel="000A7D62">
          <w:rPr>
            <w:rFonts w:ascii="Tahoma" w:hAnsi="Tahoma" w:cs="Tahoma"/>
            <w:color w:val="000000"/>
          </w:rPr>
          <w:t>.</w:t>
        </w:r>
        <w:r w:rsidRPr="00E64C81" w:rsidDel="000A7D62">
          <w:rPr>
            <w:rFonts w:ascii="Tahoma" w:hAnsi="Tahoma" w:cs="Tahoma"/>
            <w:color w:val="000000"/>
          </w:rPr>
          <w:t> </w:t>
        </w:r>
      </w:moveFrom>
    </w:p>
    <w:p w14:paraId="6ABBA98C" w14:textId="33B6D4EE" w:rsidR="00691884" w:rsidRPr="00A54EA2" w:rsidDel="000A7D62" w:rsidRDefault="00BF5951" w:rsidP="00A54EA2">
      <w:pPr>
        <w:pStyle w:val="NormalWeb"/>
        <w:keepNext/>
        <w:spacing w:before="0" w:beforeAutospacing="0" w:after="140" w:afterAutospacing="0"/>
        <w:jc w:val="center"/>
        <w:rPr>
          <w:moveFrom w:id="505" w:author="Chassin, David P" w:date="2023-06-01T12:32:00Z"/>
          <w:rFonts w:ascii="Tahoma" w:hAnsi="Tahoma" w:cs="Tahoma"/>
        </w:rPr>
      </w:pPr>
      <w:moveFrom w:id="506" w:author="Chassin, David P" w:date="2023-06-01T12:32:00Z">
        <w:r w:rsidDel="000A7D62">
          <w:rPr>
            <w:rFonts w:ascii="Tahoma" w:hAnsi="Tahoma" w:cs="Tahoma"/>
            <w:b/>
            <w:bCs/>
            <w:color w:val="000000"/>
          </w:rPr>
          <w:t>Figure 3. S</w:t>
        </w:r>
        <w:r w:rsidR="00691884" w:rsidRPr="009F66B7" w:rsidDel="000A7D62">
          <w:rPr>
            <w:rFonts w:ascii="Tahoma" w:hAnsi="Tahoma" w:cs="Tahoma"/>
            <w:b/>
            <w:bCs/>
            <w:color w:val="000000"/>
          </w:rPr>
          <w:t>ample</w:t>
        </w:r>
        <w:r w:rsidR="00691884" w:rsidRPr="00E64C81" w:rsidDel="000A7D62">
          <w:rPr>
            <w:rFonts w:ascii="Tahoma" w:hAnsi="Tahoma" w:cs="Tahoma"/>
            <w:b/>
            <w:bCs/>
            <w:color w:val="000000"/>
          </w:rPr>
          <w:t xml:space="preserve"> travel route between 2 zip codes as identified by the location data. The </w:t>
        </w:r>
        <w:r w:rsidR="00814578" w:rsidDel="000A7D62">
          <w:rPr>
            <w:rFonts w:ascii="Tahoma" w:hAnsi="Tahoma" w:cs="Tahoma"/>
            <w:b/>
            <w:bCs/>
            <w:color w:val="000000"/>
          </w:rPr>
          <w:t>results</w:t>
        </w:r>
        <w:r w:rsidR="00691884" w:rsidRPr="00E64C81" w:rsidDel="000A7D62">
          <w:rPr>
            <w:rFonts w:ascii="Tahoma" w:hAnsi="Tahoma" w:cs="Tahoma"/>
            <w:b/>
            <w:bCs/>
            <w:color w:val="000000"/>
          </w:rPr>
          <w:t xml:space="preserve"> </w:t>
        </w:r>
        <w:r w:rsidR="00814578" w:rsidDel="000A7D62">
          <w:rPr>
            <w:rFonts w:ascii="Tahoma" w:hAnsi="Tahoma" w:cs="Tahoma"/>
            <w:b/>
            <w:bCs/>
            <w:color w:val="000000"/>
          </w:rPr>
          <w:t>includes</w:t>
        </w:r>
        <w:r w:rsidR="00691884" w:rsidRPr="00E64C81" w:rsidDel="000A7D62">
          <w:rPr>
            <w:rFonts w:ascii="Tahoma" w:hAnsi="Tahoma" w:cs="Tahoma"/>
            <w:b/>
            <w:bCs/>
            <w:color w:val="000000"/>
          </w:rPr>
          <w:t xml:space="preserve"> </w:t>
        </w:r>
        <w:r w:rsidR="00814578" w:rsidDel="000A7D62">
          <w:rPr>
            <w:rFonts w:ascii="Tahoma" w:hAnsi="Tahoma" w:cs="Tahoma"/>
            <w:b/>
            <w:bCs/>
            <w:color w:val="000000"/>
          </w:rPr>
          <w:t>time</w:t>
        </w:r>
        <w:r w:rsidR="00691884" w:rsidRPr="00E64C81" w:rsidDel="000A7D62">
          <w:rPr>
            <w:rFonts w:ascii="Tahoma" w:hAnsi="Tahoma" w:cs="Tahoma"/>
            <w:b/>
            <w:bCs/>
            <w:color w:val="000000"/>
          </w:rPr>
          <w:t xml:space="preserve"> spent at each location and estimated </w:t>
        </w:r>
        <w:r w:rsidR="00814578" w:rsidDel="000A7D62">
          <w:rPr>
            <w:rFonts w:ascii="Tahoma" w:hAnsi="Tahoma" w:cs="Tahoma"/>
            <w:b/>
            <w:bCs/>
            <w:color w:val="000000"/>
          </w:rPr>
          <w:t>electric energy</w:t>
        </w:r>
        <w:r w:rsidR="00691884" w:rsidRPr="00E64C81" w:rsidDel="000A7D62">
          <w:rPr>
            <w:rFonts w:ascii="Tahoma" w:hAnsi="Tahoma" w:cs="Tahoma"/>
            <w:b/>
            <w:bCs/>
            <w:color w:val="000000"/>
          </w:rPr>
          <w:t xml:space="preserve"> </w:t>
        </w:r>
        <w:r w:rsidR="00814578" w:rsidDel="000A7D62">
          <w:rPr>
            <w:rFonts w:ascii="Tahoma" w:hAnsi="Tahoma" w:cs="Tahoma"/>
            <w:b/>
            <w:bCs/>
            <w:color w:val="000000"/>
          </w:rPr>
          <w:t>required</w:t>
        </w:r>
        <w:r w:rsidR="00691884" w:rsidRPr="00E64C81" w:rsidDel="000A7D62">
          <w:rPr>
            <w:rFonts w:ascii="Tahoma" w:hAnsi="Tahoma" w:cs="Tahoma"/>
            <w:b/>
            <w:bCs/>
            <w:color w:val="000000"/>
          </w:rPr>
          <w:t xml:space="preserve"> by the vehicle for the trip</w:t>
        </w:r>
        <w:r w:rsidDel="000A7D62">
          <w:rPr>
            <w:rFonts w:ascii="Tahoma" w:hAnsi="Tahoma" w:cs="Tahoma"/>
            <w:b/>
            <w:bCs/>
            <w:color w:val="000000"/>
          </w:rPr>
          <w:t xml:space="preserve"> </w:t>
        </w:r>
        <w:r w:rsidR="00551CA7" w:rsidDel="000A7D62">
          <w:rPr>
            <w:rFonts w:ascii="Tahoma" w:hAnsi="Tahoma" w:cs="Tahoma"/>
            <w:b/>
            <w:bCs/>
            <w:color w:val="000000"/>
          </w:rPr>
          <w:t>(Newman 2020)</w:t>
        </w:r>
        <w:r w:rsidDel="000A7D62">
          <w:rPr>
            <w:rFonts w:ascii="Tahoma" w:hAnsi="Tahoma" w:cs="Tahoma"/>
            <w:b/>
            <w:bCs/>
            <w:color w:val="000000"/>
          </w:rPr>
          <w:t>.</w:t>
        </w:r>
      </w:moveFrom>
    </w:p>
    <w:p w14:paraId="4BE24AD2" w14:textId="281C3D04" w:rsidR="0057486D" w:rsidDel="000A7D62" w:rsidRDefault="0057486D" w:rsidP="0057486D">
      <w:pPr>
        <w:pStyle w:val="NormalWeb"/>
        <w:spacing w:before="0" w:beforeAutospacing="0" w:after="140" w:afterAutospacing="0"/>
        <w:jc w:val="center"/>
        <w:rPr>
          <w:moveFrom w:id="507" w:author="Chassin, David P" w:date="2023-06-01T12:32:00Z"/>
          <w:rFonts w:ascii="Arial" w:hAnsi="Arial" w:cs="Arial"/>
        </w:rPr>
      </w:pPr>
      <w:moveFrom w:id="508" w:author="Chassin, David P" w:date="2023-06-01T12:32:00Z">
        <w:r w:rsidRPr="00F54314" w:rsidDel="000A7D62">
          <w:rPr>
            <w:rFonts w:cs="Arial"/>
            <w:noProof/>
            <w:color w:val="000000"/>
            <w:bdr w:val="none" w:sz="0" w:space="0" w:color="auto" w:frame="1"/>
          </w:rPr>
          <w:drawing>
            <wp:inline distT="0" distB="0" distL="0" distR="0" wp14:anchorId="6DBF9D1A" wp14:editId="4E5B9D83">
              <wp:extent cx="5024548" cy="3005593"/>
              <wp:effectExtent l="0" t="0" r="5080" b="4445"/>
              <wp:docPr id="9" name="Picture 9" descr="Figure 3 shows a map of San Mateo county in California with a travel route from Pacifica to South San Francisco, via Broadmoor and San Bruno. The route includes waypoints with information tags. The tags for starting and ending points are color 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Figure 3 shows a map of San Mateo county in California with a travel route from Pacifica to South San Francisco, via Broadmoor and San Bruno. The route includes waypoints with information tags. The tags for starting and ending points are color r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2186" cy="3010162"/>
                      </a:xfrm>
                      <a:prstGeom prst="rect">
                        <a:avLst/>
                      </a:prstGeom>
                      <a:noFill/>
                      <a:ln>
                        <a:noFill/>
                      </a:ln>
                    </pic:spPr>
                  </pic:pic>
                </a:graphicData>
              </a:graphic>
            </wp:inline>
          </w:drawing>
        </w:r>
      </w:moveFrom>
    </w:p>
    <w:p w14:paraId="09892DFD" w14:textId="5E5D8CA1" w:rsidR="007A5ACB" w:rsidRPr="00F54314" w:rsidDel="000A7D62" w:rsidRDefault="007A5ACB" w:rsidP="007A5ACB">
      <w:pPr>
        <w:pStyle w:val="NormalWeb"/>
        <w:spacing w:before="0" w:beforeAutospacing="0" w:after="140" w:afterAutospacing="0"/>
        <w:jc w:val="center"/>
        <w:rPr>
          <w:moveFrom w:id="509" w:author="Chassin, David P" w:date="2023-06-01T12:32:00Z"/>
          <w:rFonts w:ascii="Arial" w:hAnsi="Arial" w:cs="Arial"/>
        </w:rPr>
      </w:pPr>
    </w:p>
    <w:p w14:paraId="1D2961F3" w14:textId="223340CF" w:rsidR="007A5ACB" w:rsidRPr="00E64C81" w:rsidDel="000A7D62" w:rsidRDefault="00867344" w:rsidP="004C7C5D">
      <w:pPr>
        <w:pStyle w:val="NormalWeb"/>
        <w:keepNext/>
        <w:spacing w:before="0" w:beforeAutospacing="0" w:after="140" w:afterAutospacing="0"/>
        <w:jc w:val="center"/>
        <w:rPr>
          <w:moveFrom w:id="510" w:author="Chassin, David P" w:date="2023-06-01T12:32:00Z"/>
          <w:rFonts w:ascii="Tahoma" w:hAnsi="Tahoma" w:cs="Tahoma"/>
        </w:rPr>
      </w:pPr>
      <w:moveFrom w:id="511" w:author="Chassin, David P" w:date="2023-06-01T12:32:00Z">
        <w:r w:rsidDel="000A7D62">
          <w:rPr>
            <w:rFonts w:ascii="Tahoma" w:hAnsi="Tahoma" w:cs="Tahoma"/>
            <w:b/>
            <w:bCs/>
            <w:color w:val="000000"/>
          </w:rPr>
          <w:t xml:space="preserve">Figure 4. </w:t>
        </w:r>
        <w:r w:rsidR="007A5ACB" w:rsidRPr="006705D3" w:rsidDel="000A7D62">
          <w:rPr>
            <w:rFonts w:ascii="Tahoma" w:hAnsi="Tahoma" w:cs="Tahoma"/>
            <w:b/>
            <w:bCs/>
            <w:color w:val="000000"/>
          </w:rPr>
          <w:t>Estimated charging profile given duration and driving profile.</w:t>
        </w:r>
      </w:moveFrom>
    </w:p>
    <w:p w14:paraId="67C2BD62" w14:textId="509D5C53" w:rsidR="0057486D" w:rsidRPr="00E64C81" w:rsidDel="000A7D62" w:rsidRDefault="0057486D" w:rsidP="0057486D">
      <w:pPr>
        <w:pStyle w:val="NormalWeb"/>
        <w:spacing w:before="0" w:beforeAutospacing="0" w:after="140" w:afterAutospacing="0"/>
        <w:jc w:val="center"/>
        <w:rPr>
          <w:moveFrom w:id="512" w:author="Chassin, David P" w:date="2023-06-01T12:32:00Z"/>
          <w:rFonts w:ascii="Tahoma" w:hAnsi="Tahoma" w:cs="Tahoma"/>
        </w:rPr>
      </w:pPr>
      <w:moveFrom w:id="513" w:author="Chassin, David P" w:date="2023-06-01T12:32:00Z">
        <w:r w:rsidRPr="00E64C81" w:rsidDel="000A7D62">
          <w:rPr>
            <w:rFonts w:ascii="Tahoma" w:hAnsi="Tahoma" w:cs="Tahoma"/>
            <w:noProof/>
            <w:color w:val="000000"/>
            <w:bdr w:val="none" w:sz="0" w:space="0" w:color="auto" w:frame="1"/>
          </w:rPr>
          <w:drawing>
            <wp:inline distT="0" distB="0" distL="0" distR="0" wp14:anchorId="6AFAD2B2" wp14:editId="51F3AC17">
              <wp:extent cx="4810539" cy="3048094"/>
              <wp:effectExtent l="0" t="0" r="3175" b="0"/>
              <wp:docPr id="8" name="Picture 8" descr="Figure 4 shows two plots of battery charging for region 940 over 1 day for 1 user.  The upper plots shows the battery power lost measured in kilowatts from 1 AM to 8 PM with peaks of 2 kilowatts at 2 AM and 3 AM, and peaks of 1 kilowatt at 3 PM and 7 PM. Lows of 0 kilowatts are plotted at 1 AM, 4 AM, and 4 PM. The low shows the battery power gain, with values of 4 kilowatt hours at 4 PM and 1 kilowatt hour at 4 PM and 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Figure 4 shows two plots of battery charging for region 940 over 1 day for 1 user.  The upper plots shows the battery power lost measured in kilowatts from 1 AM to 8 PM with peaks of 2 kilowatts at 2 AM and 3 AM, and peaks of 1 kilowatt at 3 PM and 7 PM. Lows of 0 kilowatts are plotted at 1 AM, 4 AM, and 4 PM. The low shows the battery power gain, with values of 4 kilowatt hours at 4 PM and 1 kilowatt hour at 4 PM and 8 PM."/>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15135" cy="3051006"/>
                      </a:xfrm>
                      <a:prstGeom prst="rect">
                        <a:avLst/>
                      </a:prstGeom>
                      <a:noFill/>
                      <a:ln>
                        <a:noFill/>
                      </a:ln>
                    </pic:spPr>
                  </pic:pic>
                </a:graphicData>
              </a:graphic>
            </wp:inline>
          </w:drawing>
        </w:r>
      </w:moveFrom>
    </w:p>
    <w:p w14:paraId="35F30683" w14:textId="050A8699" w:rsidR="004530E1" w:rsidRPr="00E64C81" w:rsidDel="000A7D62" w:rsidRDefault="004530E1" w:rsidP="004C7C5D">
      <w:pPr>
        <w:pStyle w:val="NormalWeb"/>
        <w:keepNext/>
        <w:spacing w:before="0" w:beforeAutospacing="0" w:after="140" w:afterAutospacing="0"/>
        <w:jc w:val="center"/>
        <w:rPr>
          <w:moveFrom w:id="514" w:author="Chassin, David P" w:date="2023-06-01T12:32:00Z"/>
          <w:rFonts w:ascii="Tahoma" w:hAnsi="Tahoma" w:cs="Tahoma"/>
        </w:rPr>
      </w:pPr>
      <w:moveFrom w:id="515" w:author="Chassin, David P" w:date="2023-06-01T12:32:00Z">
        <w:r w:rsidRPr="00E64C81" w:rsidDel="000A7D62">
          <w:rPr>
            <w:rFonts w:ascii="Tahoma" w:hAnsi="Tahoma" w:cs="Tahoma"/>
            <w:b/>
            <w:bCs/>
            <w:color w:val="000000"/>
          </w:rPr>
          <w:t>Fig</w:t>
        </w:r>
        <w:r w:rsidR="00A26943" w:rsidDel="000A7D62">
          <w:rPr>
            <w:rFonts w:ascii="Tahoma" w:hAnsi="Tahoma" w:cs="Tahoma"/>
            <w:b/>
            <w:bCs/>
            <w:color w:val="000000"/>
          </w:rPr>
          <w:t>ure 5.</w:t>
        </w:r>
        <w:r w:rsidRPr="00E64C81" w:rsidDel="000A7D62">
          <w:rPr>
            <w:rFonts w:ascii="Tahoma" w:hAnsi="Tahoma" w:cs="Tahoma"/>
            <w:b/>
            <w:bCs/>
            <w:color w:val="000000"/>
          </w:rPr>
          <w:t xml:space="preserve"> Estimated power consumption by a specific zip code given driving profiles defined in location services database. </w:t>
        </w:r>
      </w:moveFrom>
    </w:p>
    <w:p w14:paraId="63B1C582" w14:textId="7FDA4F34" w:rsidR="004530E1" w:rsidRPr="00E64C81" w:rsidDel="000A7D62" w:rsidRDefault="004530E1" w:rsidP="0057486D">
      <w:pPr>
        <w:pStyle w:val="NormalWeb"/>
        <w:spacing w:before="0" w:beforeAutospacing="0" w:after="140" w:afterAutospacing="0"/>
        <w:jc w:val="center"/>
        <w:rPr>
          <w:moveFrom w:id="516" w:author="Chassin, David P" w:date="2023-06-01T12:32:00Z"/>
          <w:rFonts w:ascii="Tahoma" w:hAnsi="Tahoma" w:cs="Tahoma"/>
        </w:rPr>
      </w:pPr>
    </w:p>
    <w:p w14:paraId="50D7662E" w14:textId="3602718E" w:rsidR="0057486D" w:rsidRPr="00E64C81" w:rsidDel="000A7D62" w:rsidRDefault="0057486D" w:rsidP="0057486D">
      <w:pPr>
        <w:pStyle w:val="NormalWeb"/>
        <w:spacing w:before="0" w:beforeAutospacing="0" w:after="140" w:afterAutospacing="0"/>
        <w:jc w:val="center"/>
        <w:rPr>
          <w:moveFrom w:id="517" w:author="Chassin, David P" w:date="2023-06-01T12:32:00Z"/>
          <w:rFonts w:ascii="Tahoma" w:hAnsi="Tahoma" w:cs="Tahoma"/>
        </w:rPr>
      </w:pPr>
      <w:moveFrom w:id="518" w:author="Chassin, David P" w:date="2023-06-01T12:32:00Z">
        <w:r w:rsidRPr="00E64C81" w:rsidDel="000A7D62">
          <w:rPr>
            <w:rFonts w:ascii="Tahoma" w:hAnsi="Tahoma" w:cs="Tahoma"/>
            <w:noProof/>
            <w:color w:val="000000"/>
            <w:bdr w:val="none" w:sz="0" w:space="0" w:color="auto" w:frame="1"/>
          </w:rPr>
          <w:drawing>
            <wp:inline distT="0" distB="0" distL="0" distR="0" wp14:anchorId="3371F85E" wp14:editId="49F09215">
              <wp:extent cx="5086350" cy="3752850"/>
              <wp:effectExtent l="0" t="0" r="0" b="0"/>
              <wp:docPr id="7" name="Picture 7" descr="Figure 5 shown the monthly power consumption for region 940 from February first to February 29th. The vertical axis is plotted in power kilowatts. The plot rises and falls between 2500 and 4500 kilowatts. The lowest values occur on February 3rd, 9th, 17th, and 24th.  The highest values occur on February 1st, 7th, 13th, 21st, and 29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igure 5 shown the monthly power consumption for region 940 from February first to February 29th. The vertical axis is plotted in power kilowatts. The plot rises and falls between 2500 and 4500 kilowatts. The lowest values occur on February 3rd, 9th, 17th, and 24th.  The highest values occur on February 1st, 7th, 13th, 21st, and 29th."/>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86350" cy="3752850"/>
                      </a:xfrm>
                      <a:prstGeom prst="rect">
                        <a:avLst/>
                      </a:prstGeom>
                      <a:noFill/>
                      <a:ln>
                        <a:noFill/>
                      </a:ln>
                    </pic:spPr>
                  </pic:pic>
                </a:graphicData>
              </a:graphic>
            </wp:inline>
          </w:drawing>
        </w:r>
      </w:moveFrom>
    </w:p>
    <w:p w14:paraId="793F8B45" w14:textId="1468D6BA" w:rsidR="0057486D" w:rsidRPr="00E64C81" w:rsidDel="000A7D62" w:rsidRDefault="0057486D" w:rsidP="0057486D">
      <w:pPr>
        <w:pStyle w:val="NormalWeb"/>
        <w:spacing w:before="0" w:beforeAutospacing="0" w:after="140" w:afterAutospacing="0"/>
        <w:rPr>
          <w:moveFrom w:id="519" w:author="Chassin, David P" w:date="2023-06-01T12:32:00Z"/>
          <w:rFonts w:ascii="Tahoma" w:hAnsi="Tahoma" w:cs="Tahoma"/>
        </w:rPr>
      </w:pPr>
      <w:moveFrom w:id="520" w:author="Chassin, David P" w:date="2023-06-01T12:32:00Z">
        <w:r w:rsidRPr="00E64C81" w:rsidDel="000A7D62">
          <w:rPr>
            <w:rFonts w:ascii="Tahoma" w:hAnsi="Tahoma" w:cs="Tahoma"/>
            <w:color w:val="000000"/>
          </w:rPr>
          <w:t>This information shown in</w:t>
        </w:r>
        <w:r w:rsidR="007B46D6" w:rsidDel="000A7D62">
          <w:rPr>
            <w:rFonts w:ascii="Tahoma" w:hAnsi="Tahoma" w:cs="Tahoma"/>
            <w:color w:val="000000"/>
          </w:rPr>
          <w:t xml:space="preserve"> Figs. 4 and </w:t>
        </w:r>
        <w:r w:rsidRPr="00E64C81" w:rsidDel="000A7D62">
          <w:rPr>
            <w:rFonts w:ascii="Tahoma" w:hAnsi="Tahoma" w:cs="Tahoma"/>
            <w:color w:val="000000"/>
          </w:rPr>
          <w:t xml:space="preserve">is pre-processed using OpenFIDO and </w:t>
        </w:r>
        <w:r w:rsidR="00A26943" w:rsidDel="000A7D62">
          <w:rPr>
            <w:rFonts w:ascii="Tahoma" w:hAnsi="Tahoma" w:cs="Tahoma"/>
            <w:color w:val="000000"/>
          </w:rPr>
          <w:t>was</w:t>
        </w:r>
        <w:r w:rsidRPr="00E64C81" w:rsidDel="000A7D62">
          <w:rPr>
            <w:rFonts w:ascii="Tahoma" w:hAnsi="Tahoma" w:cs="Tahoma"/>
            <w:color w:val="000000"/>
          </w:rPr>
          <w:t xml:space="preserve"> combined with grid data to determine the baseline charging profiles and give rise to constrained optimization problem to advise the grid-optimal charging locations in turn affecting the driving / charging </w:t>
        </w:r>
        <w:r w:rsidR="00C90296" w:rsidRPr="00E64C81" w:rsidDel="000A7D62">
          <w:rPr>
            <w:rFonts w:ascii="Tahoma" w:hAnsi="Tahoma" w:cs="Tahoma"/>
            <w:color w:val="000000"/>
          </w:rPr>
          <w:t>behavior</w:t>
        </w:r>
        <w:r w:rsidRPr="00E64C81" w:rsidDel="000A7D62">
          <w:rPr>
            <w:rFonts w:ascii="Tahoma" w:hAnsi="Tahoma" w:cs="Tahoma"/>
            <w:color w:val="000000"/>
          </w:rPr>
          <w:t xml:space="preserve"> as part of HiPAS GridLAB-D analytics.  </w:t>
        </w:r>
      </w:moveFrom>
    </w:p>
    <w:p w14:paraId="6DB64ACB" w14:textId="7C4D2B93" w:rsidR="0057486D" w:rsidRPr="00E64C81" w:rsidDel="000A7D62" w:rsidRDefault="0057486D" w:rsidP="0057486D">
      <w:pPr>
        <w:pStyle w:val="Heading3"/>
        <w:rPr>
          <w:moveFrom w:id="521" w:author="Chassin, David P" w:date="2023-06-01T12:32:00Z"/>
          <w:rFonts w:ascii="Tahoma" w:hAnsi="Tahoma" w:cs="Tahoma"/>
        </w:rPr>
      </w:pPr>
      <w:moveFrom w:id="522" w:author="Chassin, David P" w:date="2023-06-01T12:32:00Z">
        <w:r w:rsidRPr="00E64C81" w:rsidDel="000A7D62">
          <w:rPr>
            <w:rFonts w:ascii="Tahoma" w:hAnsi="Tahoma" w:cs="Tahoma"/>
            <w:szCs w:val="26"/>
          </w:rPr>
          <w:t>CEC GridLAB-D Open Workspace</w:t>
        </w:r>
        <w:r w:rsidR="00C756BB" w:rsidDel="000A7D62">
          <w:rPr>
            <w:rFonts w:ascii="Tahoma" w:hAnsi="Tahoma" w:cs="Tahoma"/>
            <w:szCs w:val="26"/>
          </w:rPr>
          <w:t xml:space="preserve"> (GLOW)</w:t>
        </w:r>
        <w:r w:rsidRPr="00E64C81" w:rsidDel="000A7D62">
          <w:rPr>
            <w:rFonts w:ascii="Tahoma" w:hAnsi="Tahoma" w:cs="Tahoma"/>
            <w:szCs w:val="26"/>
          </w:rPr>
          <w:t> </w:t>
        </w:r>
      </w:moveFrom>
    </w:p>
    <w:p w14:paraId="1F4B9AAC" w14:textId="5FFE8658" w:rsidR="00705514" w:rsidRPr="00DD4C44" w:rsidDel="000A7D62" w:rsidRDefault="0057486D" w:rsidP="0057486D">
      <w:pPr>
        <w:pStyle w:val="NormalWeb"/>
        <w:spacing w:before="0" w:beforeAutospacing="0" w:after="140" w:afterAutospacing="0"/>
        <w:rPr>
          <w:moveFrom w:id="523" w:author="Chassin, David P" w:date="2023-06-01T12:32:00Z"/>
          <w:rFonts w:ascii="Tahoma" w:hAnsi="Tahoma" w:cs="Tahoma"/>
          <w:color w:val="000000" w:themeColor="text1"/>
        </w:rPr>
      </w:pPr>
      <w:moveFrom w:id="524" w:author="Chassin, David P" w:date="2023-06-01T12:32:00Z">
        <w:r w:rsidRPr="00DD4C44" w:rsidDel="000A7D62">
          <w:rPr>
            <w:rFonts w:ascii="Tahoma" w:hAnsi="Tahoma" w:cs="Tahoma"/>
            <w:color w:val="000000" w:themeColor="text1"/>
          </w:rPr>
          <w:t xml:space="preserve">CEC funded the GridLAB-D Open Workspace (GLOW) </w:t>
        </w:r>
        <w:r w:rsidR="00DD4C44" w:rsidDel="000A7D62">
          <w:rPr>
            <w:rFonts w:ascii="Tahoma" w:hAnsi="Tahoma" w:cs="Tahoma"/>
            <w:color w:val="000000" w:themeColor="text1"/>
          </w:rPr>
          <w:t>project</w:t>
        </w:r>
        <w:r w:rsidRPr="00DD4C44" w:rsidDel="000A7D62">
          <w:rPr>
            <w:rFonts w:ascii="Tahoma" w:hAnsi="Tahoma" w:cs="Tahoma"/>
            <w:color w:val="000000" w:themeColor="text1"/>
          </w:rPr>
          <w:t xml:space="preserve"> to deliver a web-based distribution planning platform for GridLAB-D. The open-source graphical user interface of GLOW aims to augment the command-line interface for GridLAB-D in a more intuitive, user-friendly manner, contributing to wider use of the simulation technology. The purpose of the graphical interface is to make electricity modeling software accessible for all parties that might be interested, not just those proficient in data manipulation and command line programs. GLOW bring</w:t>
        </w:r>
        <w:r w:rsidR="00705514" w:rsidDel="000A7D62">
          <w:rPr>
            <w:rFonts w:ascii="Tahoma" w:hAnsi="Tahoma" w:cs="Tahoma"/>
            <w:color w:val="000000" w:themeColor="text1"/>
          </w:rPr>
          <w:t>s</w:t>
        </w:r>
        <w:r w:rsidRPr="00DD4C44" w:rsidDel="000A7D62">
          <w:rPr>
            <w:rFonts w:ascii="Tahoma" w:hAnsi="Tahoma" w:cs="Tahoma"/>
            <w:color w:val="000000" w:themeColor="text1"/>
          </w:rPr>
          <w:t xml:space="preserve"> GridLAB-D to a new base of users and allow for easier testing, application, and expansion of the tool.</w:t>
        </w:r>
        <w:r w:rsidR="00352215" w:rsidDel="000A7D62">
          <w:rPr>
            <w:rFonts w:ascii="Tahoma" w:hAnsi="Tahoma" w:cs="Tahoma"/>
            <w:color w:val="000000" w:themeColor="text1"/>
          </w:rPr>
          <w:t xml:space="preserve"> </w:t>
        </w:r>
        <w:r w:rsidR="00705514" w:rsidDel="000A7D62">
          <w:rPr>
            <w:rFonts w:ascii="Tahoma" w:hAnsi="Tahoma" w:cs="Tahoma"/>
            <w:color w:val="000000" w:themeColor="text1"/>
          </w:rPr>
          <w:t>GLOW shares the same Integration Capacity Analysis (ICA) methodology</w:t>
        </w:r>
        <w:r w:rsidR="00352215" w:rsidDel="000A7D62">
          <w:rPr>
            <w:rFonts w:ascii="Tahoma" w:hAnsi="Tahoma" w:cs="Tahoma"/>
            <w:color w:val="000000" w:themeColor="text1"/>
          </w:rPr>
          <w:t xml:space="preserve"> as HiPAS GridLAB-D and OpenFIDO.</w:t>
        </w:r>
      </w:moveFrom>
    </w:p>
    <w:p w14:paraId="5E8A9EDF" w14:textId="10E38FAB" w:rsidR="0057486D" w:rsidRPr="00E64C81" w:rsidDel="000A7D62" w:rsidRDefault="0057486D" w:rsidP="0057486D">
      <w:pPr>
        <w:pStyle w:val="Heading4"/>
        <w:rPr>
          <w:moveFrom w:id="525" w:author="Chassin, David P" w:date="2023-06-01T12:32:00Z"/>
          <w:rFonts w:ascii="Tahoma" w:hAnsi="Tahoma" w:cs="Tahoma"/>
        </w:rPr>
      </w:pPr>
      <w:moveFrom w:id="526" w:author="Chassin, David P" w:date="2023-06-01T12:32:00Z">
        <w:r w:rsidRPr="00E64C81" w:rsidDel="000A7D62">
          <w:rPr>
            <w:rFonts w:ascii="Tahoma" w:hAnsi="Tahoma" w:cs="Tahoma"/>
          </w:rPr>
          <w:t>Integration Capacity Analysis</w:t>
        </w:r>
        <w:r w:rsidR="00C756BB" w:rsidDel="000A7D62">
          <w:rPr>
            <w:rFonts w:ascii="Tahoma" w:hAnsi="Tahoma" w:cs="Tahoma"/>
          </w:rPr>
          <w:t xml:space="preserve"> (ICA)</w:t>
        </w:r>
      </w:moveFrom>
    </w:p>
    <w:p w14:paraId="06FDB08D" w14:textId="7158CA62" w:rsidR="0057486D" w:rsidRPr="00E64C81" w:rsidDel="000A7D62" w:rsidRDefault="0057486D" w:rsidP="0057486D">
      <w:pPr>
        <w:pStyle w:val="NormalWeb"/>
        <w:spacing w:before="0" w:beforeAutospacing="0" w:after="140" w:afterAutospacing="0"/>
        <w:rPr>
          <w:moveFrom w:id="527" w:author="Chassin, David P" w:date="2023-06-01T12:32:00Z"/>
          <w:rFonts w:ascii="Tahoma" w:hAnsi="Tahoma" w:cs="Tahoma"/>
        </w:rPr>
      </w:pPr>
      <w:moveFrom w:id="528" w:author="Chassin, David P" w:date="2023-06-01T12:32:00Z">
        <w:r w:rsidRPr="00E64C81" w:rsidDel="000A7D62">
          <w:rPr>
            <w:rFonts w:ascii="Tahoma" w:hAnsi="Tahoma" w:cs="Tahoma"/>
            <w:color w:val="000000"/>
          </w:rPr>
          <w:t>In California, Investor Owned Utilities (IOUs) are required to complete system-wide integration capacity analysis (ICA) to determine the maximum node level hosting capacity for a circuit to remain within key power system criteria. System ICA results are used to expedite interconnection permitting for distributed energy resource (DER) additions. ICA with DER growth scenarios are also required for all annual IOU distribution system planning processes. In addition, a CPUC ruling in January 2021 added new requirements, including support for customers adding EV chargers and reducing natural gas usage, reducing the amount of data redacted from ICA maps, improving ICA data practices to avoid undetected errors, and more broadly improving the ICA process.</w:t>
        </w:r>
      </w:moveFrom>
    </w:p>
    <w:p w14:paraId="4D6AB50A" w14:textId="2C6FA296" w:rsidR="0057486D" w:rsidRPr="00E64C81" w:rsidDel="000A7D62" w:rsidRDefault="0057486D" w:rsidP="0057486D">
      <w:pPr>
        <w:pStyle w:val="NormalWeb"/>
        <w:spacing w:before="0" w:beforeAutospacing="0" w:after="140" w:afterAutospacing="0"/>
        <w:rPr>
          <w:moveFrom w:id="529" w:author="Chassin, David P" w:date="2023-06-01T12:32:00Z"/>
          <w:rFonts w:ascii="Tahoma" w:hAnsi="Tahoma" w:cs="Tahoma"/>
        </w:rPr>
      </w:pPr>
      <w:moveFrom w:id="530" w:author="Chassin, David P" w:date="2023-06-01T12:32:00Z">
        <w:r w:rsidRPr="00FA5880" w:rsidDel="000A7D62">
          <w:rPr>
            <w:rFonts w:ascii="Tahoma" w:hAnsi="Tahoma" w:cs="Tahoma"/>
            <w:color w:val="000000"/>
          </w:rPr>
          <w:t xml:space="preserve">The ICA program on the OpenFIDO platform quantifies the potential DER generation </w:t>
        </w:r>
        <w:r w:rsidR="00846117" w:rsidRPr="00FA5880" w:rsidDel="000A7D62">
          <w:rPr>
            <w:rFonts w:ascii="Tahoma" w:hAnsi="Tahoma" w:cs="Tahoma"/>
            <w:color w:val="000000"/>
          </w:rPr>
          <w:t>that</w:t>
        </w:r>
        <w:r w:rsidRPr="00FA5880" w:rsidDel="000A7D62">
          <w:rPr>
            <w:rFonts w:ascii="Tahoma" w:hAnsi="Tahoma" w:cs="Tahoma"/>
            <w:color w:val="000000"/>
          </w:rPr>
          <w:t xml:space="preserve"> can </w:t>
        </w:r>
        <w:r w:rsidR="00846117" w:rsidRPr="00FA5880" w:rsidDel="000A7D62">
          <w:rPr>
            <w:rFonts w:ascii="Tahoma" w:hAnsi="Tahoma" w:cs="Tahoma"/>
            <w:color w:val="000000"/>
          </w:rPr>
          <w:t>be connected</w:t>
        </w:r>
        <w:r w:rsidRPr="00FA5880" w:rsidDel="000A7D62">
          <w:rPr>
            <w:rFonts w:ascii="Tahoma" w:hAnsi="Tahoma" w:cs="Tahoma"/>
            <w:color w:val="000000"/>
          </w:rPr>
          <w:t xml:space="preserve"> without violating distribution system constraints</w:t>
        </w:r>
        <w:r w:rsidR="00846117" w:rsidRPr="00FA5880" w:rsidDel="000A7D62">
          <w:rPr>
            <w:rFonts w:ascii="Tahoma" w:hAnsi="Tahoma" w:cs="Tahoma"/>
            <w:color w:val="000000"/>
          </w:rPr>
          <w:t>. The process uses a</w:t>
        </w:r>
        <w:r w:rsidRPr="00FA5880" w:rsidDel="000A7D62">
          <w:rPr>
            <w:rFonts w:ascii="Tahoma" w:hAnsi="Tahoma" w:cs="Tahoma"/>
            <w:color w:val="000000"/>
          </w:rPr>
          <w:t xml:space="preserve"> system-wide iterative power flow </w:t>
        </w:r>
        <w:r w:rsidR="00846117" w:rsidRPr="00FA5880" w:rsidDel="000A7D62">
          <w:rPr>
            <w:rFonts w:ascii="Tahoma" w:hAnsi="Tahoma" w:cs="Tahoma"/>
            <w:color w:val="000000"/>
          </w:rPr>
          <w:t>simulation</w:t>
        </w:r>
        <w:r w:rsidRPr="00FA5880" w:rsidDel="000A7D62">
          <w:rPr>
            <w:rFonts w:ascii="Tahoma" w:hAnsi="Tahoma" w:cs="Tahoma"/>
            <w:color w:val="000000"/>
          </w:rPr>
          <w:t xml:space="preserve">. The DER generation level is varied at each node, independently. At each iteration, the </w:t>
        </w:r>
        <w:r w:rsidR="00C343AF" w:rsidRPr="00FA5880" w:rsidDel="000A7D62">
          <w:rPr>
            <w:rFonts w:ascii="Tahoma" w:hAnsi="Tahoma" w:cs="Tahoma"/>
            <w:color w:val="000000"/>
          </w:rPr>
          <w:t>simulation</w:t>
        </w:r>
        <w:r w:rsidRPr="00FA5880" w:rsidDel="000A7D62">
          <w:rPr>
            <w:rFonts w:ascii="Tahoma" w:hAnsi="Tahoma" w:cs="Tahoma"/>
            <w:color w:val="000000"/>
          </w:rPr>
          <w:t xml:space="preserve"> checks all lines, transformers, regulators, and meters for constraint violations. For details on the properties that are checked against constraints, </w:t>
        </w:r>
        <w:r w:rsidR="006721B2" w:rsidDel="000A7D62">
          <w:rPr>
            <w:rFonts w:ascii="Tahoma" w:hAnsi="Tahoma" w:cs="Tahoma"/>
            <w:color w:val="000000"/>
          </w:rPr>
          <w:t>see Table 1</w:t>
        </w:r>
        <w:r w:rsidRPr="00FA5880" w:rsidDel="000A7D62">
          <w:rPr>
            <w:rFonts w:ascii="Tahoma" w:hAnsi="Tahoma" w:cs="Tahoma"/>
            <w:color w:val="000000"/>
          </w:rPr>
          <w:t>. If a violation occurs, the details of the violation are recorded. The ICA value for that load bus is the maximum power injection associated with any violation criteria, as shown in</w:t>
        </w:r>
        <w:r w:rsidR="006721B2" w:rsidDel="000A7D62">
          <w:rPr>
            <w:rFonts w:ascii="Tahoma" w:hAnsi="Tahoma" w:cs="Tahoma"/>
            <w:color w:val="000000"/>
          </w:rPr>
          <w:t xml:space="preserve"> Fig. 6</w:t>
        </w:r>
        <w:r w:rsidRPr="00FA5880" w:rsidDel="000A7D62">
          <w:rPr>
            <w:rFonts w:ascii="Tahoma" w:hAnsi="Tahoma" w:cs="Tahoma"/>
            <w:color w:val="000000"/>
            <w:shd w:val="clear" w:color="auto" w:fill="FFFF00"/>
          </w:rPr>
          <w:t>.</w:t>
        </w:r>
      </w:moveFrom>
    </w:p>
    <w:p w14:paraId="11B013BB" w14:textId="7688E51E" w:rsidR="0057486D" w:rsidRPr="00E64C81" w:rsidDel="000A7D62" w:rsidRDefault="006721B2" w:rsidP="00C343AF">
      <w:pPr>
        <w:pStyle w:val="NormalWeb"/>
        <w:spacing w:before="0" w:beforeAutospacing="0" w:after="140" w:afterAutospacing="0"/>
        <w:jc w:val="center"/>
        <w:rPr>
          <w:moveFrom w:id="531" w:author="Chassin, David P" w:date="2023-06-01T12:32:00Z"/>
          <w:rFonts w:ascii="Tahoma" w:hAnsi="Tahoma" w:cs="Tahoma"/>
        </w:rPr>
      </w:pPr>
      <w:moveFrom w:id="532" w:author="Chassin, David P" w:date="2023-06-01T12:32:00Z">
        <w:r w:rsidDel="000A7D62">
          <w:rPr>
            <w:rFonts w:ascii="Tahoma" w:hAnsi="Tahoma" w:cs="Tahoma"/>
            <w:b/>
            <w:bCs/>
            <w:color w:val="000000"/>
          </w:rPr>
          <w:t xml:space="preserve">Table 1. </w:t>
        </w:r>
        <w:r w:rsidR="0057486D" w:rsidRPr="00FC2796" w:rsidDel="000A7D62">
          <w:rPr>
            <w:rFonts w:ascii="Tahoma" w:hAnsi="Tahoma" w:cs="Tahoma"/>
            <w:b/>
            <w:bCs/>
            <w:color w:val="000000"/>
          </w:rPr>
          <w:t>Properties that may be checked for violations during ICA</w:t>
        </w:r>
      </w:moveFrom>
    </w:p>
    <w:tbl>
      <w:tblPr>
        <w:tblW w:w="0" w:type="auto"/>
        <w:jc w:val="center"/>
        <w:tblCellMar>
          <w:top w:w="15" w:type="dxa"/>
          <w:left w:w="15" w:type="dxa"/>
          <w:bottom w:w="15" w:type="dxa"/>
          <w:right w:w="15" w:type="dxa"/>
        </w:tblCellMar>
        <w:tblLook w:val="04A0" w:firstRow="1" w:lastRow="0" w:firstColumn="1" w:lastColumn="0" w:noHBand="0" w:noVBand="1"/>
      </w:tblPr>
      <w:tblGrid>
        <w:gridCol w:w="2980"/>
        <w:gridCol w:w="2416"/>
      </w:tblGrid>
      <w:tr w:rsidR="0057486D" w:rsidRPr="00E64C81" w:rsidDel="00971F1E" w14:paraId="183315B8" w14:textId="60FB0648" w:rsidTr="00C343AF">
        <w:trPr>
          <w:jc w:val="center"/>
          <w:del w:id="533" w:author="Chassin, David P" w:date="2023-06-08T08:30:00Z"/>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1B145" w14:textId="1649DE51" w:rsidR="0057486D" w:rsidRPr="00E64C81" w:rsidDel="00971F1E" w:rsidRDefault="0057486D" w:rsidP="00C343AF">
            <w:pPr>
              <w:pStyle w:val="NormalWeb"/>
              <w:spacing w:before="0" w:beforeAutospacing="0" w:after="0" w:afterAutospacing="0"/>
              <w:jc w:val="center"/>
              <w:rPr>
                <w:del w:id="534" w:author="Chassin, David P" w:date="2023-06-08T08:30:00Z"/>
                <w:moveFrom w:id="535" w:author="Chassin, David P" w:date="2023-06-01T12:32:00Z"/>
                <w:rFonts w:ascii="Tahoma" w:hAnsi="Tahoma" w:cs="Tahoma"/>
              </w:rPr>
            </w:pPr>
            <w:moveFrom w:id="536" w:author="Chassin, David P" w:date="2023-06-01T12:32:00Z">
              <w:del w:id="537" w:author="Chassin, David P" w:date="2023-06-08T08:30:00Z">
                <w:r w:rsidRPr="00E64C81" w:rsidDel="00971F1E">
                  <w:rPr>
                    <w:rFonts w:ascii="Tahoma" w:hAnsi="Tahoma" w:cs="Tahoma"/>
                    <w:b/>
                    <w:bCs/>
                    <w:color w:val="000000"/>
                    <w:sz w:val="20"/>
                    <w:szCs w:val="20"/>
                  </w:rPr>
                  <w:delText>Class</w:delText>
                </w:r>
              </w:del>
            </w:moveFrom>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A70B9" w14:textId="503A206E" w:rsidR="0057486D" w:rsidRPr="00E64C81" w:rsidDel="00971F1E" w:rsidRDefault="0057486D" w:rsidP="00C343AF">
            <w:pPr>
              <w:pStyle w:val="NormalWeb"/>
              <w:spacing w:before="0" w:beforeAutospacing="0" w:after="0" w:afterAutospacing="0"/>
              <w:jc w:val="center"/>
              <w:rPr>
                <w:del w:id="538" w:author="Chassin, David P" w:date="2023-06-08T08:30:00Z"/>
                <w:moveFrom w:id="539" w:author="Chassin, David P" w:date="2023-06-01T12:32:00Z"/>
                <w:rFonts w:ascii="Tahoma" w:hAnsi="Tahoma" w:cs="Tahoma"/>
              </w:rPr>
            </w:pPr>
            <w:moveFrom w:id="540" w:author="Chassin, David P" w:date="2023-06-01T12:32:00Z">
              <w:del w:id="541" w:author="Chassin, David P" w:date="2023-06-08T08:30:00Z">
                <w:r w:rsidRPr="00E64C81" w:rsidDel="00971F1E">
                  <w:rPr>
                    <w:rFonts w:ascii="Tahoma" w:hAnsi="Tahoma" w:cs="Tahoma"/>
                    <w:b/>
                    <w:bCs/>
                    <w:color w:val="000000"/>
                    <w:sz w:val="20"/>
                    <w:szCs w:val="20"/>
                  </w:rPr>
                  <w:delText>Property</w:delText>
                </w:r>
              </w:del>
            </w:moveFrom>
          </w:p>
        </w:tc>
      </w:tr>
      <w:tr w:rsidR="0057486D" w:rsidRPr="00E64C81" w:rsidDel="00971F1E" w14:paraId="63196029" w14:textId="486B8F35" w:rsidTr="00C343AF">
        <w:trPr>
          <w:trHeight w:val="440"/>
          <w:jc w:val="center"/>
          <w:del w:id="542" w:author="Chassin, David P" w:date="2023-06-08T08:30:00Z"/>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4E345" w14:textId="6BCDE3C6" w:rsidR="0057486D" w:rsidRPr="00E64C81" w:rsidDel="00971F1E" w:rsidRDefault="0057486D" w:rsidP="00C343AF">
            <w:pPr>
              <w:pStyle w:val="NormalWeb"/>
              <w:spacing w:before="0" w:beforeAutospacing="0" w:after="0" w:afterAutospacing="0"/>
              <w:jc w:val="center"/>
              <w:rPr>
                <w:del w:id="543" w:author="Chassin, David P" w:date="2023-06-08T08:30:00Z"/>
                <w:moveFrom w:id="544" w:author="Chassin, David P" w:date="2023-06-01T12:32:00Z"/>
                <w:rFonts w:ascii="Tahoma" w:hAnsi="Tahoma" w:cs="Tahoma"/>
              </w:rPr>
            </w:pPr>
            <w:moveFrom w:id="545" w:author="Chassin, David P" w:date="2023-06-01T12:32:00Z">
              <w:del w:id="546" w:author="Chassin, David P" w:date="2023-06-08T08:30:00Z">
                <w:r w:rsidRPr="00E64C81" w:rsidDel="00971F1E">
                  <w:rPr>
                    <w:rFonts w:ascii="Tahoma" w:hAnsi="Tahoma" w:cs="Tahoma"/>
                    <w:color w:val="000000"/>
                    <w:sz w:val="20"/>
                    <w:szCs w:val="20"/>
                  </w:rPr>
                  <w:delText>Underground &amp; Overhead Lines</w:delText>
                </w:r>
              </w:del>
            </w:moveFrom>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FCD72" w14:textId="50758B3D" w:rsidR="0057486D" w:rsidRPr="00E64C81" w:rsidDel="00971F1E" w:rsidRDefault="0057486D" w:rsidP="00C343AF">
            <w:pPr>
              <w:pStyle w:val="NormalWeb"/>
              <w:spacing w:before="0" w:beforeAutospacing="0" w:after="0" w:afterAutospacing="0"/>
              <w:jc w:val="center"/>
              <w:rPr>
                <w:del w:id="547" w:author="Chassin, David P" w:date="2023-06-08T08:30:00Z"/>
                <w:moveFrom w:id="548" w:author="Chassin, David P" w:date="2023-06-01T12:32:00Z"/>
                <w:rFonts w:ascii="Tahoma" w:hAnsi="Tahoma" w:cs="Tahoma"/>
              </w:rPr>
            </w:pPr>
            <w:moveFrom w:id="549" w:author="Chassin, David P" w:date="2023-06-01T12:32:00Z">
              <w:del w:id="550" w:author="Chassin, David P" w:date="2023-06-08T08:30:00Z">
                <w:r w:rsidRPr="00E64C81" w:rsidDel="00971F1E">
                  <w:rPr>
                    <w:rFonts w:ascii="Tahoma" w:hAnsi="Tahoma" w:cs="Tahoma"/>
                    <w:color w:val="000000"/>
                    <w:sz w:val="20"/>
                    <w:szCs w:val="20"/>
                  </w:rPr>
                  <w:delText>Current Rating (summer)</w:delText>
                </w:r>
              </w:del>
            </w:moveFrom>
          </w:p>
        </w:tc>
      </w:tr>
      <w:tr w:rsidR="0057486D" w:rsidRPr="00E64C81" w:rsidDel="00971F1E" w14:paraId="348036F9" w14:textId="6A0CCA70" w:rsidTr="00C343AF">
        <w:trPr>
          <w:trHeight w:val="440"/>
          <w:jc w:val="center"/>
          <w:del w:id="551" w:author="Chassin, David P" w:date="2023-06-08T08:30:00Z"/>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F8AE540" w14:textId="6161BB3E" w:rsidR="0057486D" w:rsidRPr="00E64C81" w:rsidDel="00971F1E" w:rsidRDefault="0057486D" w:rsidP="00C343AF">
            <w:pPr>
              <w:jc w:val="center"/>
              <w:rPr>
                <w:del w:id="552" w:author="Chassin, David P" w:date="2023-06-08T08:30:00Z"/>
                <w:moveFrom w:id="553" w:author="Chassin, David P" w:date="2023-06-01T12:32:00Z"/>
                <w:rFonts w:ascii="Tahoma" w:hAnsi="Tahoma" w:cs="Tahom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9B8B7" w14:textId="625ECDDF" w:rsidR="0057486D" w:rsidRPr="00E64C81" w:rsidDel="00971F1E" w:rsidRDefault="0057486D" w:rsidP="00C343AF">
            <w:pPr>
              <w:pStyle w:val="NormalWeb"/>
              <w:spacing w:before="0" w:beforeAutospacing="0" w:after="0" w:afterAutospacing="0"/>
              <w:jc w:val="center"/>
              <w:rPr>
                <w:del w:id="554" w:author="Chassin, David P" w:date="2023-06-08T08:30:00Z"/>
                <w:moveFrom w:id="555" w:author="Chassin, David P" w:date="2023-06-01T12:32:00Z"/>
                <w:rFonts w:ascii="Tahoma" w:hAnsi="Tahoma" w:cs="Tahoma"/>
              </w:rPr>
            </w:pPr>
            <w:moveFrom w:id="556" w:author="Chassin, David P" w:date="2023-06-01T12:32:00Z">
              <w:del w:id="557" w:author="Chassin, David P" w:date="2023-06-08T08:30:00Z">
                <w:r w:rsidRPr="00E64C81" w:rsidDel="00971F1E">
                  <w:rPr>
                    <w:rFonts w:ascii="Tahoma" w:hAnsi="Tahoma" w:cs="Tahoma"/>
                    <w:color w:val="000000"/>
                    <w:sz w:val="20"/>
                    <w:szCs w:val="20"/>
                  </w:rPr>
                  <w:delText>Current Rating (winter)</w:delText>
                </w:r>
              </w:del>
            </w:moveFrom>
          </w:p>
        </w:tc>
      </w:tr>
      <w:tr w:rsidR="0057486D" w:rsidRPr="00E64C81" w:rsidDel="00971F1E" w14:paraId="0706F5EA" w14:textId="4DDBB81B" w:rsidTr="00C343AF">
        <w:trPr>
          <w:trHeight w:val="440"/>
          <w:jc w:val="center"/>
          <w:del w:id="558" w:author="Chassin, David P" w:date="2023-06-08T08:30:00Z"/>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C9B6EA" w14:textId="47DB0CAB" w:rsidR="0057486D" w:rsidRPr="00E64C81" w:rsidDel="00971F1E" w:rsidRDefault="0057486D" w:rsidP="00C343AF">
            <w:pPr>
              <w:pStyle w:val="NormalWeb"/>
              <w:spacing w:before="0" w:beforeAutospacing="0" w:after="0" w:afterAutospacing="0"/>
              <w:jc w:val="center"/>
              <w:rPr>
                <w:del w:id="559" w:author="Chassin, David P" w:date="2023-06-08T08:30:00Z"/>
                <w:moveFrom w:id="560" w:author="Chassin, David P" w:date="2023-06-01T12:32:00Z"/>
                <w:rFonts w:ascii="Tahoma" w:hAnsi="Tahoma" w:cs="Tahoma"/>
              </w:rPr>
            </w:pPr>
            <w:moveFrom w:id="561" w:author="Chassin, David P" w:date="2023-06-01T12:32:00Z">
              <w:del w:id="562" w:author="Chassin, David P" w:date="2023-06-08T08:30:00Z">
                <w:r w:rsidRPr="00E64C81" w:rsidDel="00971F1E">
                  <w:rPr>
                    <w:rFonts w:ascii="Tahoma" w:hAnsi="Tahoma" w:cs="Tahoma"/>
                    <w:color w:val="000000"/>
                    <w:sz w:val="20"/>
                    <w:szCs w:val="20"/>
                  </w:rPr>
                  <w:delText>Transformers</w:delText>
                </w:r>
              </w:del>
            </w:moveFrom>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AFB4A" w14:textId="46EB59AA" w:rsidR="0057486D" w:rsidRPr="00E64C81" w:rsidDel="00971F1E" w:rsidRDefault="0057486D" w:rsidP="00C343AF">
            <w:pPr>
              <w:pStyle w:val="NormalWeb"/>
              <w:spacing w:before="0" w:beforeAutospacing="0" w:after="0" w:afterAutospacing="0"/>
              <w:jc w:val="center"/>
              <w:rPr>
                <w:del w:id="563" w:author="Chassin, David P" w:date="2023-06-08T08:30:00Z"/>
                <w:moveFrom w:id="564" w:author="Chassin, David P" w:date="2023-06-01T12:32:00Z"/>
                <w:rFonts w:ascii="Tahoma" w:hAnsi="Tahoma" w:cs="Tahoma"/>
              </w:rPr>
            </w:pPr>
            <w:moveFrom w:id="565" w:author="Chassin, David P" w:date="2023-06-01T12:32:00Z">
              <w:del w:id="566" w:author="Chassin, David P" w:date="2023-06-08T08:30:00Z">
                <w:r w:rsidRPr="00E64C81" w:rsidDel="00971F1E">
                  <w:rPr>
                    <w:rFonts w:ascii="Tahoma" w:hAnsi="Tahoma" w:cs="Tahoma"/>
                    <w:color w:val="000000"/>
                    <w:sz w:val="20"/>
                    <w:szCs w:val="20"/>
                  </w:rPr>
                  <w:delText>Power Rating</w:delText>
                </w:r>
              </w:del>
            </w:moveFrom>
          </w:p>
        </w:tc>
      </w:tr>
      <w:tr w:rsidR="0057486D" w:rsidRPr="00E64C81" w:rsidDel="00971F1E" w14:paraId="2B3D9112" w14:textId="252CB37E" w:rsidTr="00C343AF">
        <w:trPr>
          <w:trHeight w:val="440"/>
          <w:jc w:val="center"/>
          <w:del w:id="567" w:author="Chassin, David P" w:date="2023-06-08T08:30:00Z"/>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114D60B" w14:textId="0132CC7D" w:rsidR="0057486D" w:rsidRPr="00E64C81" w:rsidDel="00971F1E" w:rsidRDefault="0057486D" w:rsidP="00C343AF">
            <w:pPr>
              <w:jc w:val="center"/>
              <w:rPr>
                <w:del w:id="568" w:author="Chassin, David P" w:date="2023-06-08T08:30:00Z"/>
                <w:moveFrom w:id="569" w:author="Chassin, David P" w:date="2023-06-01T12:32:00Z"/>
                <w:rFonts w:ascii="Tahoma" w:hAnsi="Tahoma" w:cs="Tahom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43B24" w14:textId="43FEE890" w:rsidR="0057486D" w:rsidRPr="00E64C81" w:rsidDel="00971F1E" w:rsidRDefault="0057486D" w:rsidP="00C343AF">
            <w:pPr>
              <w:pStyle w:val="NormalWeb"/>
              <w:spacing w:before="0" w:beforeAutospacing="0" w:after="0" w:afterAutospacing="0"/>
              <w:jc w:val="center"/>
              <w:rPr>
                <w:del w:id="570" w:author="Chassin, David P" w:date="2023-06-08T08:30:00Z"/>
                <w:moveFrom w:id="571" w:author="Chassin, David P" w:date="2023-06-01T12:32:00Z"/>
                <w:rFonts w:ascii="Tahoma" w:hAnsi="Tahoma" w:cs="Tahoma"/>
              </w:rPr>
            </w:pPr>
            <w:moveFrom w:id="572" w:author="Chassin, David P" w:date="2023-06-01T12:32:00Z">
              <w:del w:id="573" w:author="Chassin, David P" w:date="2023-06-08T08:30:00Z">
                <w:r w:rsidRPr="00E64C81" w:rsidDel="00971F1E">
                  <w:rPr>
                    <w:rFonts w:ascii="Tahoma" w:hAnsi="Tahoma" w:cs="Tahoma"/>
                    <w:color w:val="000000"/>
                    <w:sz w:val="20"/>
                    <w:szCs w:val="20"/>
                  </w:rPr>
                  <w:delText>Top Oil Rise</w:delText>
                </w:r>
              </w:del>
            </w:moveFrom>
          </w:p>
        </w:tc>
      </w:tr>
      <w:tr w:rsidR="0057486D" w:rsidRPr="00E64C81" w:rsidDel="00971F1E" w14:paraId="452D9B20" w14:textId="4A8AAFD6" w:rsidTr="00C343AF">
        <w:trPr>
          <w:trHeight w:val="440"/>
          <w:jc w:val="center"/>
          <w:del w:id="574" w:author="Chassin, David P" w:date="2023-06-08T08:30:00Z"/>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3F333D5" w14:textId="3EEEBC65" w:rsidR="0057486D" w:rsidRPr="00E64C81" w:rsidDel="00971F1E" w:rsidRDefault="0057486D" w:rsidP="00C343AF">
            <w:pPr>
              <w:jc w:val="center"/>
              <w:rPr>
                <w:del w:id="575" w:author="Chassin, David P" w:date="2023-06-08T08:30:00Z"/>
                <w:moveFrom w:id="576" w:author="Chassin, David P" w:date="2023-06-01T12:32:00Z"/>
                <w:rFonts w:ascii="Tahoma" w:hAnsi="Tahoma" w:cs="Tahom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8597B" w14:textId="0847EE39" w:rsidR="0057486D" w:rsidRPr="00E64C81" w:rsidDel="00971F1E" w:rsidRDefault="0057486D" w:rsidP="00C343AF">
            <w:pPr>
              <w:pStyle w:val="NormalWeb"/>
              <w:spacing w:before="0" w:beforeAutospacing="0" w:after="0" w:afterAutospacing="0"/>
              <w:jc w:val="center"/>
              <w:rPr>
                <w:del w:id="577" w:author="Chassin, David P" w:date="2023-06-08T08:30:00Z"/>
                <w:moveFrom w:id="578" w:author="Chassin, David P" w:date="2023-06-01T12:32:00Z"/>
                <w:rFonts w:ascii="Tahoma" w:hAnsi="Tahoma" w:cs="Tahoma"/>
              </w:rPr>
            </w:pPr>
            <w:moveFrom w:id="579" w:author="Chassin, David P" w:date="2023-06-01T12:32:00Z">
              <w:del w:id="580" w:author="Chassin, David P" w:date="2023-06-08T08:30:00Z">
                <w:r w:rsidRPr="00E64C81" w:rsidDel="00971F1E">
                  <w:rPr>
                    <w:rFonts w:ascii="Tahoma" w:hAnsi="Tahoma" w:cs="Tahoma"/>
                    <w:color w:val="000000"/>
                    <w:sz w:val="20"/>
                    <w:szCs w:val="20"/>
                  </w:rPr>
                  <w:delText>Winding Hot Spot Rise</w:delText>
                </w:r>
              </w:del>
            </w:moveFrom>
          </w:p>
        </w:tc>
      </w:tr>
      <w:tr w:rsidR="0057486D" w:rsidRPr="00E64C81" w:rsidDel="00971F1E" w14:paraId="0709F8BC" w14:textId="3BDE1FF2" w:rsidTr="00C343AF">
        <w:trPr>
          <w:trHeight w:val="440"/>
          <w:jc w:val="center"/>
          <w:del w:id="581" w:author="Chassin, David P" w:date="2023-06-08T08:30:00Z"/>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4F37E" w14:textId="21DFBB1F" w:rsidR="0057486D" w:rsidRPr="00E64C81" w:rsidDel="00971F1E" w:rsidRDefault="0057486D" w:rsidP="00C343AF">
            <w:pPr>
              <w:pStyle w:val="NormalWeb"/>
              <w:spacing w:before="0" w:beforeAutospacing="0" w:after="0" w:afterAutospacing="0"/>
              <w:jc w:val="center"/>
              <w:rPr>
                <w:del w:id="582" w:author="Chassin, David P" w:date="2023-06-08T08:30:00Z"/>
                <w:moveFrom w:id="583" w:author="Chassin, David P" w:date="2023-06-01T12:32:00Z"/>
                <w:rFonts w:ascii="Tahoma" w:hAnsi="Tahoma" w:cs="Tahoma"/>
              </w:rPr>
            </w:pPr>
            <w:moveFrom w:id="584" w:author="Chassin, David P" w:date="2023-06-01T12:32:00Z">
              <w:del w:id="585" w:author="Chassin, David P" w:date="2023-06-08T08:30:00Z">
                <w:r w:rsidRPr="00E64C81" w:rsidDel="00971F1E">
                  <w:rPr>
                    <w:rFonts w:ascii="Tahoma" w:hAnsi="Tahoma" w:cs="Tahoma"/>
                    <w:color w:val="000000"/>
                    <w:sz w:val="20"/>
                    <w:szCs w:val="20"/>
                  </w:rPr>
                  <w:delText>Regulator</w:delText>
                </w:r>
              </w:del>
            </w:moveFrom>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DEC96" w14:textId="4EFF86AB" w:rsidR="0057486D" w:rsidRPr="00E64C81" w:rsidDel="00971F1E" w:rsidRDefault="0057486D" w:rsidP="00C343AF">
            <w:pPr>
              <w:pStyle w:val="NormalWeb"/>
              <w:spacing w:before="0" w:beforeAutospacing="0" w:after="0" w:afterAutospacing="0"/>
              <w:jc w:val="center"/>
              <w:rPr>
                <w:del w:id="586" w:author="Chassin, David P" w:date="2023-06-08T08:30:00Z"/>
                <w:moveFrom w:id="587" w:author="Chassin, David P" w:date="2023-06-01T12:32:00Z"/>
                <w:rFonts w:ascii="Tahoma" w:hAnsi="Tahoma" w:cs="Tahoma"/>
              </w:rPr>
            </w:pPr>
            <w:moveFrom w:id="588" w:author="Chassin, David P" w:date="2023-06-01T12:32:00Z">
              <w:del w:id="589" w:author="Chassin, David P" w:date="2023-06-08T08:30:00Z">
                <w:r w:rsidRPr="00E64C81" w:rsidDel="00971F1E">
                  <w:rPr>
                    <w:rFonts w:ascii="Tahoma" w:hAnsi="Tahoma" w:cs="Tahoma"/>
                    <w:color w:val="000000"/>
                    <w:sz w:val="20"/>
                    <w:szCs w:val="20"/>
                  </w:rPr>
                  <w:delText>Raise Taps</w:delText>
                </w:r>
              </w:del>
            </w:moveFrom>
          </w:p>
        </w:tc>
      </w:tr>
      <w:tr w:rsidR="0057486D" w:rsidRPr="00E64C81" w:rsidDel="00971F1E" w14:paraId="5882C39B" w14:textId="274CE40E" w:rsidTr="00C343AF">
        <w:trPr>
          <w:trHeight w:val="440"/>
          <w:jc w:val="center"/>
          <w:del w:id="590" w:author="Chassin, David P" w:date="2023-06-08T08:30:00Z"/>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497F2CB" w14:textId="537C47E0" w:rsidR="0057486D" w:rsidRPr="00E64C81" w:rsidDel="00971F1E" w:rsidRDefault="0057486D" w:rsidP="00C343AF">
            <w:pPr>
              <w:jc w:val="center"/>
              <w:rPr>
                <w:del w:id="591" w:author="Chassin, David P" w:date="2023-06-08T08:30:00Z"/>
                <w:moveFrom w:id="592" w:author="Chassin, David P" w:date="2023-06-01T12:32:00Z"/>
                <w:rFonts w:ascii="Tahoma" w:hAnsi="Tahoma" w:cs="Tahom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4A1133" w14:textId="2798ADB6" w:rsidR="0057486D" w:rsidRPr="00E64C81" w:rsidDel="00971F1E" w:rsidRDefault="0057486D" w:rsidP="00C343AF">
            <w:pPr>
              <w:pStyle w:val="NormalWeb"/>
              <w:spacing w:before="0" w:beforeAutospacing="0" w:after="0" w:afterAutospacing="0"/>
              <w:jc w:val="center"/>
              <w:rPr>
                <w:del w:id="593" w:author="Chassin, David P" w:date="2023-06-08T08:30:00Z"/>
                <w:moveFrom w:id="594" w:author="Chassin, David P" w:date="2023-06-01T12:32:00Z"/>
                <w:rFonts w:ascii="Tahoma" w:hAnsi="Tahoma" w:cs="Tahoma"/>
              </w:rPr>
            </w:pPr>
            <w:moveFrom w:id="595" w:author="Chassin, David P" w:date="2023-06-01T12:32:00Z">
              <w:del w:id="596" w:author="Chassin, David P" w:date="2023-06-08T08:30:00Z">
                <w:r w:rsidRPr="00E64C81" w:rsidDel="00971F1E">
                  <w:rPr>
                    <w:rFonts w:ascii="Tahoma" w:hAnsi="Tahoma" w:cs="Tahoma"/>
                    <w:color w:val="000000"/>
                    <w:sz w:val="20"/>
                    <w:szCs w:val="20"/>
                  </w:rPr>
                  <w:delText>Lower Taps</w:delText>
                </w:r>
              </w:del>
            </w:moveFrom>
          </w:p>
        </w:tc>
      </w:tr>
      <w:tr w:rsidR="0057486D" w:rsidRPr="00E64C81" w:rsidDel="00971F1E" w14:paraId="5D6EFCDE" w14:textId="062B69C5" w:rsidTr="00C343AF">
        <w:trPr>
          <w:trHeight w:val="440"/>
          <w:jc w:val="center"/>
          <w:del w:id="597" w:author="Chassin, David P" w:date="2023-06-08T08:30:00Z"/>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B96ED19" w14:textId="4BD5A4C2" w:rsidR="0057486D" w:rsidRPr="00E64C81" w:rsidDel="00971F1E" w:rsidRDefault="0057486D" w:rsidP="00C343AF">
            <w:pPr>
              <w:jc w:val="center"/>
              <w:rPr>
                <w:del w:id="598" w:author="Chassin, David P" w:date="2023-06-08T08:30:00Z"/>
                <w:moveFrom w:id="599" w:author="Chassin, David P" w:date="2023-06-01T12:32:00Z"/>
                <w:rFonts w:ascii="Tahoma" w:hAnsi="Tahoma" w:cs="Tahom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129F1D" w14:textId="52F117D0" w:rsidR="0057486D" w:rsidRPr="00E64C81" w:rsidDel="00971F1E" w:rsidRDefault="0057486D" w:rsidP="00C343AF">
            <w:pPr>
              <w:pStyle w:val="NormalWeb"/>
              <w:spacing w:before="0" w:beforeAutospacing="0" w:after="0" w:afterAutospacing="0"/>
              <w:jc w:val="center"/>
              <w:rPr>
                <w:del w:id="600" w:author="Chassin, David P" w:date="2023-06-08T08:30:00Z"/>
                <w:moveFrom w:id="601" w:author="Chassin, David P" w:date="2023-06-01T12:32:00Z"/>
                <w:rFonts w:ascii="Tahoma" w:hAnsi="Tahoma" w:cs="Tahoma"/>
              </w:rPr>
            </w:pPr>
            <w:moveFrom w:id="602" w:author="Chassin, David P" w:date="2023-06-01T12:32:00Z">
              <w:del w:id="603" w:author="Chassin, David P" w:date="2023-06-08T08:30:00Z">
                <w:r w:rsidRPr="00E64C81" w:rsidDel="00971F1E">
                  <w:rPr>
                    <w:rFonts w:ascii="Tahoma" w:hAnsi="Tahoma" w:cs="Tahoma"/>
                    <w:color w:val="000000"/>
                    <w:sz w:val="20"/>
                    <w:szCs w:val="20"/>
                  </w:rPr>
                  <w:delText>Continuous Rating</w:delText>
                </w:r>
              </w:del>
            </w:moveFrom>
          </w:p>
        </w:tc>
      </w:tr>
      <w:tr w:rsidR="0057486D" w:rsidRPr="00E64C81" w:rsidDel="00971F1E" w14:paraId="60FA5AC0" w14:textId="75436388" w:rsidTr="00C343AF">
        <w:trPr>
          <w:jc w:val="center"/>
          <w:del w:id="604" w:author="Chassin, David P" w:date="2023-06-08T08:30:00Z"/>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E7A89E" w14:textId="7C49FD13" w:rsidR="0057486D" w:rsidRPr="00E64C81" w:rsidDel="00971F1E" w:rsidRDefault="0057486D" w:rsidP="00C343AF">
            <w:pPr>
              <w:pStyle w:val="NormalWeb"/>
              <w:spacing w:before="0" w:beforeAutospacing="0" w:after="0" w:afterAutospacing="0"/>
              <w:jc w:val="center"/>
              <w:rPr>
                <w:del w:id="605" w:author="Chassin, David P" w:date="2023-06-08T08:30:00Z"/>
                <w:moveFrom w:id="606" w:author="Chassin, David P" w:date="2023-06-01T12:32:00Z"/>
                <w:rFonts w:ascii="Tahoma" w:hAnsi="Tahoma" w:cs="Tahoma"/>
              </w:rPr>
            </w:pPr>
            <w:moveFrom w:id="607" w:author="Chassin, David P" w:date="2023-06-01T12:32:00Z">
              <w:del w:id="608" w:author="Chassin, David P" w:date="2023-06-08T08:30:00Z">
                <w:r w:rsidRPr="00E64C81" w:rsidDel="00971F1E">
                  <w:rPr>
                    <w:rFonts w:ascii="Tahoma" w:hAnsi="Tahoma" w:cs="Tahoma"/>
                    <w:color w:val="000000"/>
                    <w:sz w:val="20"/>
                    <w:szCs w:val="20"/>
                  </w:rPr>
                  <w:delText>Triplex Meter</w:delText>
                </w:r>
              </w:del>
            </w:moveFrom>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C7251" w14:textId="42709CFD" w:rsidR="0057486D" w:rsidRPr="00E64C81" w:rsidDel="00971F1E" w:rsidRDefault="0057486D" w:rsidP="00C343AF">
            <w:pPr>
              <w:pStyle w:val="NormalWeb"/>
              <w:spacing w:before="0" w:beforeAutospacing="0" w:after="0" w:afterAutospacing="0"/>
              <w:jc w:val="center"/>
              <w:rPr>
                <w:del w:id="609" w:author="Chassin, David P" w:date="2023-06-08T08:30:00Z"/>
                <w:moveFrom w:id="610" w:author="Chassin, David P" w:date="2023-06-01T12:32:00Z"/>
                <w:rFonts w:ascii="Tahoma" w:hAnsi="Tahoma" w:cs="Tahoma"/>
              </w:rPr>
            </w:pPr>
            <w:moveFrom w:id="611" w:author="Chassin, David P" w:date="2023-06-01T12:32:00Z">
              <w:del w:id="612" w:author="Chassin, David P" w:date="2023-06-08T08:30:00Z">
                <w:r w:rsidRPr="00E64C81" w:rsidDel="00971F1E">
                  <w:rPr>
                    <w:rFonts w:ascii="Tahoma" w:hAnsi="Tahoma" w:cs="Tahoma"/>
                    <w:color w:val="000000"/>
                    <w:sz w:val="20"/>
                    <w:szCs w:val="20"/>
                  </w:rPr>
                  <w:delText>Nominal Voltage</w:delText>
                </w:r>
              </w:del>
            </w:moveFrom>
          </w:p>
        </w:tc>
      </w:tr>
      <w:tr w:rsidR="0057486D" w:rsidRPr="00E64C81" w:rsidDel="00971F1E" w14:paraId="02020E38" w14:textId="118B2036" w:rsidTr="00C343AF">
        <w:trPr>
          <w:jc w:val="center"/>
          <w:del w:id="613" w:author="Chassin, David P" w:date="2023-06-08T08:30:00Z"/>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862F8" w14:textId="1AB29E86" w:rsidR="0057486D" w:rsidRPr="00E64C81" w:rsidDel="00971F1E" w:rsidRDefault="0057486D" w:rsidP="00C343AF">
            <w:pPr>
              <w:pStyle w:val="NormalWeb"/>
              <w:spacing w:before="0" w:beforeAutospacing="0" w:after="0" w:afterAutospacing="0"/>
              <w:jc w:val="center"/>
              <w:rPr>
                <w:del w:id="614" w:author="Chassin, David P" w:date="2023-06-08T08:30:00Z"/>
                <w:moveFrom w:id="615" w:author="Chassin, David P" w:date="2023-06-01T12:32:00Z"/>
                <w:rFonts w:ascii="Tahoma" w:hAnsi="Tahoma" w:cs="Tahoma"/>
              </w:rPr>
            </w:pPr>
            <w:moveFrom w:id="616" w:author="Chassin, David P" w:date="2023-06-01T12:32:00Z">
              <w:del w:id="617" w:author="Chassin, David P" w:date="2023-06-08T08:30:00Z">
                <w:r w:rsidRPr="00E64C81" w:rsidDel="00971F1E">
                  <w:rPr>
                    <w:rFonts w:ascii="Tahoma" w:hAnsi="Tahoma" w:cs="Tahoma"/>
                    <w:color w:val="000000"/>
                    <w:sz w:val="20"/>
                    <w:szCs w:val="20"/>
                  </w:rPr>
                  <w:delText>Meter</w:delText>
                </w:r>
              </w:del>
            </w:moveFrom>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79C186" w14:textId="0C361332" w:rsidR="0057486D" w:rsidRPr="00E64C81" w:rsidDel="00971F1E" w:rsidRDefault="0057486D" w:rsidP="00C343AF">
            <w:pPr>
              <w:pStyle w:val="NormalWeb"/>
              <w:spacing w:before="0" w:beforeAutospacing="0" w:after="0" w:afterAutospacing="0"/>
              <w:jc w:val="center"/>
              <w:rPr>
                <w:del w:id="618" w:author="Chassin, David P" w:date="2023-06-08T08:30:00Z"/>
                <w:moveFrom w:id="619" w:author="Chassin, David P" w:date="2023-06-01T12:32:00Z"/>
                <w:rFonts w:ascii="Tahoma" w:hAnsi="Tahoma" w:cs="Tahoma"/>
              </w:rPr>
            </w:pPr>
            <w:moveFrom w:id="620" w:author="Chassin, David P" w:date="2023-06-01T12:32:00Z">
              <w:del w:id="621" w:author="Chassin, David P" w:date="2023-06-08T08:30:00Z">
                <w:r w:rsidRPr="00E64C81" w:rsidDel="00971F1E">
                  <w:rPr>
                    <w:rFonts w:ascii="Tahoma" w:hAnsi="Tahoma" w:cs="Tahoma"/>
                    <w:color w:val="000000"/>
                    <w:sz w:val="20"/>
                    <w:szCs w:val="20"/>
                  </w:rPr>
                  <w:delText>Nominal Voltage</w:delText>
                </w:r>
              </w:del>
            </w:moveFrom>
          </w:p>
        </w:tc>
      </w:tr>
    </w:tbl>
    <w:p w14:paraId="23E83A56" w14:textId="05F8CD3E" w:rsidR="0057486D" w:rsidRPr="00E64C81" w:rsidDel="000A7D62" w:rsidRDefault="0057486D" w:rsidP="0057486D">
      <w:pPr>
        <w:rPr>
          <w:moveFrom w:id="622" w:author="Chassin, David P" w:date="2023-06-01T12:32:00Z"/>
          <w:rFonts w:ascii="Tahoma" w:hAnsi="Tahoma" w:cs="Tahoma"/>
        </w:rPr>
      </w:pPr>
    </w:p>
    <w:p w14:paraId="76DFD969" w14:textId="0EB58B04" w:rsidR="0022027A" w:rsidRPr="00E64C81" w:rsidDel="000A7D62" w:rsidRDefault="000E495C" w:rsidP="00C343AF">
      <w:pPr>
        <w:pStyle w:val="NormalWeb"/>
        <w:keepNext/>
        <w:spacing w:before="0" w:beforeAutospacing="0" w:after="140" w:afterAutospacing="0"/>
        <w:jc w:val="center"/>
        <w:rPr>
          <w:moveFrom w:id="623" w:author="Chassin, David P" w:date="2023-06-01T12:32:00Z"/>
          <w:rFonts w:ascii="Tahoma" w:hAnsi="Tahoma" w:cs="Tahoma"/>
        </w:rPr>
      </w:pPr>
      <w:moveFrom w:id="624" w:author="Chassin, David P" w:date="2023-06-01T12:32:00Z">
        <w:r w:rsidDel="000A7D62">
          <w:rPr>
            <w:rFonts w:ascii="Tahoma" w:hAnsi="Tahoma" w:cs="Tahoma"/>
            <w:b/>
            <w:bCs/>
            <w:color w:val="000000"/>
          </w:rPr>
          <w:t xml:space="preserve">Figure 6. </w:t>
        </w:r>
        <w:r w:rsidR="0022027A" w:rsidRPr="00E50ED0" w:rsidDel="000A7D62">
          <w:rPr>
            <w:rFonts w:ascii="Tahoma" w:hAnsi="Tahoma" w:cs="Tahoma"/>
            <w:b/>
            <w:bCs/>
            <w:color w:val="000000"/>
          </w:rPr>
          <w:t>Maximum power injection at each load bus of IEEE-13 model.</w:t>
        </w:r>
      </w:moveFrom>
    </w:p>
    <w:p w14:paraId="7C5C781B" w14:textId="51355FFC" w:rsidR="0022027A" w:rsidRPr="00E64C81" w:rsidDel="000A7D62" w:rsidRDefault="0057486D" w:rsidP="0057486D">
      <w:pPr>
        <w:pStyle w:val="NormalWeb"/>
        <w:spacing w:before="0" w:beforeAutospacing="0" w:after="140" w:afterAutospacing="0"/>
        <w:rPr>
          <w:moveFrom w:id="625" w:author="Chassin, David P" w:date="2023-06-01T12:32:00Z"/>
          <w:rFonts w:ascii="Tahoma" w:hAnsi="Tahoma" w:cs="Tahoma"/>
        </w:rPr>
      </w:pPr>
      <w:moveFrom w:id="626" w:author="Chassin, David P" w:date="2023-06-01T12:32:00Z">
        <w:r w:rsidRPr="00E64C81" w:rsidDel="000A7D62">
          <w:rPr>
            <w:rFonts w:ascii="Tahoma" w:hAnsi="Tahoma" w:cs="Tahoma"/>
            <w:noProof/>
            <w:color w:val="000000"/>
            <w:bdr w:val="none" w:sz="0" w:space="0" w:color="auto" w:frame="1"/>
          </w:rPr>
          <w:drawing>
            <wp:inline distT="0" distB="0" distL="0" distR="0" wp14:anchorId="3651F1CF" wp14:editId="4A465BAA">
              <wp:extent cx="6400800" cy="1943100"/>
              <wp:effectExtent l="0" t="0" r="0" b="0"/>
              <wp:docPr id="6" name="Picture 6" descr="Figure 6 shows a bar chart with the maximum power injections feasible for loads on the IEEE 13 bus test network. The values range between 0 and 3000 kilowatts for solar capacity, with the peak value on load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Figure 6 shows a bar chart with the maximum power injections feasible for loads on the IEEE 13 bus test network. The values range between 0 and 3000 kilowatts for solar capacity, with the peak value on load 69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00800" cy="1943100"/>
                      </a:xfrm>
                      <a:prstGeom prst="rect">
                        <a:avLst/>
                      </a:prstGeom>
                      <a:noFill/>
                      <a:ln>
                        <a:noFill/>
                      </a:ln>
                    </pic:spPr>
                  </pic:pic>
                </a:graphicData>
              </a:graphic>
            </wp:inline>
          </w:drawing>
        </w:r>
      </w:moveFrom>
    </w:p>
    <w:p w14:paraId="33D2FADD" w14:textId="07B03106" w:rsidR="0057486D" w:rsidRPr="00E64C81" w:rsidDel="000A7D62" w:rsidRDefault="0057486D" w:rsidP="0057486D">
      <w:pPr>
        <w:rPr>
          <w:moveFrom w:id="627" w:author="Chassin, David P" w:date="2023-06-01T12:32:00Z"/>
          <w:rFonts w:ascii="Tahoma" w:hAnsi="Tahoma" w:cs="Tahoma"/>
        </w:rPr>
      </w:pPr>
    </w:p>
    <w:p w14:paraId="3FEEB033" w14:textId="09815871" w:rsidR="0057486D" w:rsidRPr="00E64C81" w:rsidDel="000A7D62" w:rsidRDefault="0057486D" w:rsidP="0057486D">
      <w:pPr>
        <w:pStyle w:val="Heading3"/>
        <w:rPr>
          <w:moveFrom w:id="628" w:author="Chassin, David P" w:date="2023-06-01T12:32:00Z"/>
          <w:rFonts w:ascii="Tahoma" w:hAnsi="Tahoma" w:cs="Tahoma"/>
        </w:rPr>
      </w:pPr>
      <w:moveFrom w:id="629" w:author="Chassin, David P" w:date="2023-06-01T12:32:00Z">
        <w:r w:rsidRPr="00E64C81" w:rsidDel="000A7D62">
          <w:rPr>
            <w:rFonts w:ascii="Tahoma" w:hAnsi="Tahoma" w:cs="Tahoma"/>
            <w:szCs w:val="26"/>
          </w:rPr>
          <w:t>DOE Advanced Load Modeling</w:t>
        </w:r>
      </w:moveFrom>
    </w:p>
    <w:p w14:paraId="42EA6C0B" w14:textId="547AFE5F" w:rsidR="0057486D" w:rsidRPr="00E64C81" w:rsidDel="000A7D62" w:rsidRDefault="0057486D" w:rsidP="0057486D">
      <w:pPr>
        <w:pStyle w:val="NormalWeb"/>
        <w:spacing w:before="0" w:beforeAutospacing="0" w:after="140" w:afterAutospacing="0"/>
        <w:rPr>
          <w:moveFrom w:id="630" w:author="Chassin, David P" w:date="2023-06-01T12:32:00Z"/>
          <w:rFonts w:ascii="Tahoma" w:hAnsi="Tahoma" w:cs="Tahoma"/>
        </w:rPr>
      </w:pPr>
      <w:moveFrom w:id="631" w:author="Chassin, David P" w:date="2023-06-01T12:32:00Z">
        <w:r w:rsidRPr="00E64C81" w:rsidDel="000A7D62">
          <w:rPr>
            <w:rFonts w:ascii="Tahoma" w:hAnsi="Tahoma" w:cs="Tahoma"/>
            <w:color w:val="000000"/>
          </w:rPr>
          <w:t>The DOE Office of Electricity Advanced Grid Modeling Program funds an ongoing effort to provide utilities and reliability organizations advanced load model data in support of annual interconnection reliability planning studies performed by NERC. This program includes efforts to (1) study of heating and cooling sensitivity nationwide to understand the effect of the shift away from resistive heating toward heat-pumps; (2) redevelop and deploy the commercial and residential building model originally created for WECC; and (3) create models to support electrification impact studies, including decarbonization of residential end-uses and vehicle charging infrastructure growth scenarios.</w:t>
        </w:r>
      </w:moveFrom>
    </w:p>
    <w:p w14:paraId="44371D26" w14:textId="28F83D11" w:rsidR="0057486D" w:rsidRPr="00E64C81" w:rsidDel="000A7D62" w:rsidRDefault="0057486D" w:rsidP="0057486D">
      <w:pPr>
        <w:pStyle w:val="Heading3"/>
        <w:rPr>
          <w:moveFrom w:id="632" w:author="Chassin, David P" w:date="2023-06-01T12:32:00Z"/>
          <w:rFonts w:ascii="Tahoma" w:hAnsi="Tahoma" w:cs="Tahoma"/>
        </w:rPr>
      </w:pPr>
      <w:moveFrom w:id="633" w:author="Chassin, David P" w:date="2023-06-01T12:32:00Z">
        <w:r w:rsidRPr="00E64C81" w:rsidDel="000A7D62">
          <w:rPr>
            <w:rFonts w:ascii="Tahoma" w:hAnsi="Tahoma" w:cs="Tahoma"/>
            <w:szCs w:val="26"/>
          </w:rPr>
          <w:t>LoadInsight</w:t>
        </w:r>
      </w:moveFrom>
    </w:p>
    <w:p w14:paraId="11662701" w14:textId="166202A0" w:rsidR="0057486D" w:rsidRPr="00E64C81" w:rsidDel="000A7D62" w:rsidRDefault="0057486D" w:rsidP="0057486D">
      <w:pPr>
        <w:pStyle w:val="NormalWeb"/>
        <w:spacing w:before="0" w:beforeAutospacing="0" w:after="140" w:afterAutospacing="0"/>
        <w:rPr>
          <w:moveFrom w:id="634" w:author="Chassin, David P" w:date="2023-06-01T12:32:00Z"/>
          <w:rFonts w:ascii="Tahoma" w:hAnsi="Tahoma" w:cs="Tahoma"/>
        </w:rPr>
      </w:pPr>
      <w:moveFrom w:id="635" w:author="Chassin, David P" w:date="2023-06-01T12:32:00Z">
        <w:r w:rsidRPr="00E64C81" w:rsidDel="000A7D62">
          <w:rPr>
            <w:rFonts w:ascii="Tahoma" w:hAnsi="Tahoma" w:cs="Tahoma"/>
            <w:color w:val="000000"/>
          </w:rPr>
          <w:t>The US Department of Energy's Office of Technology Transitions (DOE/OTT) funded the commercialization of LoadInsight to leverage the benefits of commercial data analytics platforms like VADER, OMF, and HERO by integrating advanced load data analytics developed for DOE under previous projects conducted at SLAC, Stanford, PNNL, and LBNL. For example, VISDOM uses AMI data to address a vital utility need to perform more accurate load forecasts and design efficient and fair tariffs. This is achieved by identifying the most common load shapes found among their customers and determining how many customers correspond to each load shape. Utilities can then maximize their customer program impacts while minimizing their operational impacts. Utilities can quickly identify how many and which customers would benefit from an evening time-of-use (TOU) rate rather than midday TOU rate. Similarly, the Advanced Load Modeler (ALM) from the DOE Office of Electricity's Advanced Grid Modeling program uses SCADA data to identify the load compositions NERC requires for the composite load models used in transmission reliability and resource adequacy studies. The merger of VISDOM and ALM tools allow each to validate the other to improve overall accuracy of analysis results.</w:t>
        </w:r>
      </w:moveFrom>
    </w:p>
    <w:p w14:paraId="16F30FEE" w14:textId="6543ADE4" w:rsidR="0057486D" w:rsidRPr="00E64C81" w:rsidDel="000A7D62" w:rsidRDefault="0057486D" w:rsidP="0057486D">
      <w:pPr>
        <w:pStyle w:val="NormalWeb"/>
        <w:spacing w:before="0" w:beforeAutospacing="0" w:after="140" w:afterAutospacing="0"/>
        <w:rPr>
          <w:moveFrom w:id="636" w:author="Chassin, David P" w:date="2023-06-01T12:32:00Z"/>
          <w:rFonts w:ascii="Tahoma" w:hAnsi="Tahoma" w:cs="Tahoma"/>
        </w:rPr>
      </w:pPr>
      <w:moveFrom w:id="637" w:author="Chassin, David P" w:date="2023-06-01T12:32:00Z">
        <w:r w:rsidRPr="00E64C81" w:rsidDel="000A7D62">
          <w:rPr>
            <w:rFonts w:ascii="Tahoma" w:hAnsi="Tahoma" w:cs="Tahoma"/>
            <w:color w:val="000000"/>
          </w:rPr>
          <w:t xml:space="preserve">The OpenFIDO platform is based on the same architecture as LoadInsight and has many common implementation elements including the same overall user experience, similar data ingestion, job control, and data delivery infrastructure, and the same user credentials and access control mechanisms. While LoadInsight's target use-case is primarily centered on end-use load analysis, OpenFIDO is much more general inasmuch as it supports many other types of analyses needed by utilities beyond just the end-use load shape, load composition, and load weather and/or price sensitivity supported by LoadInsight. Many of LoadInsight's capabilities </w:t>
        </w:r>
        <w:r w:rsidR="00A8630A" w:rsidDel="000A7D62">
          <w:rPr>
            <w:rFonts w:ascii="Tahoma" w:hAnsi="Tahoma" w:cs="Tahoma"/>
            <w:color w:val="000000"/>
          </w:rPr>
          <w:t>were</w:t>
        </w:r>
        <w:r w:rsidRPr="00E64C81" w:rsidDel="000A7D62">
          <w:rPr>
            <w:rFonts w:ascii="Tahoma" w:hAnsi="Tahoma" w:cs="Tahoma"/>
            <w:color w:val="000000"/>
          </w:rPr>
          <w:t xml:space="preserve"> adopted by OpenFIDO, and vice-versa. As these products both mature and progress they will </w:t>
        </w:r>
        <w:r w:rsidR="00A8630A" w:rsidDel="000A7D62">
          <w:rPr>
            <w:rFonts w:ascii="Tahoma" w:hAnsi="Tahoma" w:cs="Tahoma"/>
            <w:color w:val="000000"/>
          </w:rPr>
          <w:t xml:space="preserve">likely </w:t>
        </w:r>
        <w:r w:rsidRPr="00E64C81" w:rsidDel="000A7D62">
          <w:rPr>
            <w:rFonts w:ascii="Tahoma" w:hAnsi="Tahoma" w:cs="Tahoma"/>
            <w:color w:val="000000"/>
          </w:rPr>
          <w:t>converge while maintaining their distinct target audience and branding.</w:t>
        </w:r>
      </w:moveFrom>
    </w:p>
    <w:p w14:paraId="05B6EAA4" w14:textId="5EEA6C9F" w:rsidR="0057486D" w:rsidRPr="00E64C81" w:rsidDel="000A7D62" w:rsidRDefault="0057486D" w:rsidP="0057486D">
      <w:pPr>
        <w:pStyle w:val="Heading3"/>
        <w:rPr>
          <w:moveFrom w:id="638" w:author="Chassin, David P" w:date="2023-06-01T12:32:00Z"/>
          <w:rFonts w:ascii="Tahoma" w:hAnsi="Tahoma" w:cs="Tahoma"/>
        </w:rPr>
      </w:pPr>
      <w:moveFrom w:id="639" w:author="Chassin, David P" w:date="2023-06-01T12:32:00Z">
        <w:r w:rsidRPr="00E64C81" w:rsidDel="000A7D62">
          <w:rPr>
            <w:rFonts w:ascii="Tahoma" w:hAnsi="Tahoma" w:cs="Tahoma"/>
            <w:szCs w:val="26"/>
          </w:rPr>
          <w:t>DOE GMLC Grid Resilience Intelligence Platform</w:t>
        </w:r>
      </w:moveFrom>
    </w:p>
    <w:p w14:paraId="55544C80" w14:textId="648353D3" w:rsidR="0057486D" w:rsidRPr="00E64C81" w:rsidDel="000A7D62" w:rsidRDefault="0057486D" w:rsidP="0057486D">
      <w:pPr>
        <w:pStyle w:val="NormalWeb"/>
        <w:spacing w:before="0" w:beforeAutospacing="0" w:after="0" w:afterAutospacing="0"/>
        <w:rPr>
          <w:moveFrom w:id="640" w:author="Chassin, David P" w:date="2023-06-01T12:32:00Z"/>
          <w:rFonts w:ascii="Tahoma" w:hAnsi="Tahoma" w:cs="Tahoma"/>
        </w:rPr>
      </w:pPr>
      <w:moveFrom w:id="641" w:author="Chassin, David P" w:date="2023-06-01T12:32:00Z">
        <w:r w:rsidRPr="00E64C81" w:rsidDel="000A7D62">
          <w:rPr>
            <w:rFonts w:ascii="Tahoma" w:hAnsi="Tahoma" w:cs="Tahoma"/>
            <w:color w:val="000000"/>
          </w:rPr>
          <w:t xml:space="preserve">Extreme weather events such as Atlantic hurricanes and </w:t>
        </w:r>
        <w:r w:rsidR="00A8630A" w:rsidDel="000A7D62">
          <w:rPr>
            <w:rFonts w:ascii="Tahoma" w:hAnsi="Tahoma" w:cs="Tahoma"/>
            <w:color w:val="000000"/>
          </w:rPr>
          <w:t>regional</w:t>
        </w:r>
        <w:r w:rsidRPr="00E64C81" w:rsidDel="000A7D62">
          <w:rPr>
            <w:rFonts w:ascii="Tahoma" w:hAnsi="Tahoma" w:cs="Tahoma"/>
            <w:color w:val="000000"/>
          </w:rPr>
          <w:t xml:space="preserve"> wind storm events pose an increasing threat to the nation’s electric power systems and the associated socio-economic systems that depend on reliable delivery of electric power. While utilities have software tools available to help plan their </w:t>
        </w:r>
        <w:r w:rsidR="005F407B" w:rsidDel="000A7D62">
          <w:rPr>
            <w:rFonts w:ascii="Tahoma" w:hAnsi="Tahoma" w:cs="Tahoma"/>
            <w:color w:val="000000"/>
          </w:rPr>
          <w:t>near and long-term</w:t>
        </w:r>
        <w:r w:rsidRPr="00E64C81" w:rsidDel="000A7D62">
          <w:rPr>
            <w:rFonts w:ascii="Tahoma" w:hAnsi="Tahoma" w:cs="Tahoma"/>
            <w:color w:val="000000"/>
          </w:rPr>
          <w:t xml:space="preserve"> operations, these tools do not include capabilities to help them plan for and recover from extreme events. Software for resilien</w:t>
        </w:r>
        <w:r w:rsidR="00604A7A" w:rsidDel="000A7D62">
          <w:rPr>
            <w:rFonts w:ascii="Tahoma" w:hAnsi="Tahoma" w:cs="Tahoma"/>
            <w:color w:val="000000"/>
          </w:rPr>
          <w:t>ce-by-</w:t>
        </w:r>
        <w:r w:rsidRPr="00E64C81" w:rsidDel="000A7D62">
          <w:rPr>
            <w:rFonts w:ascii="Tahoma" w:hAnsi="Tahoma" w:cs="Tahoma"/>
            <w:color w:val="000000"/>
          </w:rPr>
          <w:t xml:space="preserve">design and </w:t>
        </w:r>
        <w:r w:rsidR="00604A7A" w:rsidDel="000A7D62">
          <w:rPr>
            <w:rFonts w:ascii="Tahoma" w:hAnsi="Tahoma" w:cs="Tahoma"/>
            <w:color w:val="000000"/>
          </w:rPr>
          <w:t xml:space="preserve">fast </w:t>
        </w:r>
        <w:r w:rsidRPr="00E64C81" w:rsidDel="000A7D62">
          <w:rPr>
            <w:rFonts w:ascii="Tahoma" w:hAnsi="Tahoma" w:cs="Tahoma"/>
            <w:color w:val="000000"/>
          </w:rPr>
          <w:t xml:space="preserve">recovery is not </w:t>
        </w:r>
        <w:r w:rsidR="00604A7A" w:rsidDel="000A7D62">
          <w:rPr>
            <w:rFonts w:ascii="Tahoma" w:hAnsi="Tahoma" w:cs="Tahoma"/>
            <w:color w:val="000000"/>
          </w:rPr>
          <w:t xml:space="preserve">widely </w:t>
        </w:r>
        <w:r w:rsidRPr="00E64C81" w:rsidDel="000A7D62">
          <w:rPr>
            <w:rFonts w:ascii="Tahoma" w:hAnsi="Tahoma" w:cs="Tahoma"/>
            <w:color w:val="000000"/>
          </w:rPr>
          <w:t>available commercially and research efforts in this area are preliminary. With this in mind US DOE GMLC has funded a multi-lab initiative to develop Grid Resilience and Intelligence Platform (GRIP) to develop and deploy a suite of novel software tools to anticipate, absorb and recover from extreme events. The tools are integrated into an extensible and open platform, aiding future efforts in this area. This research aids the DOE OE and EERE Resilient Distribution Grid R&amp;D mission of developing cutting edge resiliency technologies that are deployed to utilities and reducing outage costs to meet the MYPP goal and DOE major outcome of a “10% reduction in the economic costs of power outages by 2025.”</w:t>
        </w:r>
      </w:moveFrom>
    </w:p>
    <w:p w14:paraId="1E07A9D0" w14:textId="1D33B85F" w:rsidR="0057486D" w:rsidRPr="00E64C81" w:rsidDel="000A7D62" w:rsidRDefault="0057486D" w:rsidP="0057486D">
      <w:pPr>
        <w:rPr>
          <w:moveFrom w:id="642" w:author="Chassin, David P" w:date="2023-06-01T12:32:00Z"/>
          <w:rFonts w:ascii="Tahoma" w:hAnsi="Tahoma" w:cs="Tahoma"/>
        </w:rPr>
      </w:pPr>
    </w:p>
    <w:p w14:paraId="270A45D7" w14:textId="6FFCE6FA" w:rsidR="0057486D" w:rsidRPr="00E64C81" w:rsidDel="000A7D62" w:rsidRDefault="0057486D" w:rsidP="0057486D">
      <w:pPr>
        <w:pStyle w:val="NormalWeb"/>
        <w:spacing w:before="0" w:beforeAutospacing="0" w:after="0" w:afterAutospacing="0"/>
        <w:rPr>
          <w:moveFrom w:id="643" w:author="Chassin, David P" w:date="2023-06-01T12:32:00Z"/>
          <w:rFonts w:ascii="Tahoma" w:hAnsi="Tahoma" w:cs="Tahoma"/>
        </w:rPr>
      </w:pPr>
      <w:moveFrom w:id="644" w:author="Chassin, David P" w:date="2023-06-01T12:32:00Z">
        <w:r w:rsidRPr="00E64C81" w:rsidDel="000A7D62">
          <w:rPr>
            <w:rFonts w:ascii="Tahoma" w:hAnsi="Tahoma" w:cs="Tahoma"/>
            <w:color w:val="000000"/>
          </w:rPr>
          <w:t xml:space="preserve">The project uses HiPAS GridLAB-D as the baseline power flow solver for the platform. </w:t>
        </w:r>
        <w:r w:rsidR="004C5E94" w:rsidDel="000A7D62">
          <w:rPr>
            <w:rFonts w:ascii="Tahoma" w:hAnsi="Tahoma" w:cs="Tahoma"/>
            <w:color w:val="000000"/>
          </w:rPr>
          <w:t>The GRIP</w:t>
        </w:r>
        <w:r w:rsidRPr="00E64C81" w:rsidDel="000A7D62">
          <w:rPr>
            <w:rFonts w:ascii="Tahoma" w:hAnsi="Tahoma" w:cs="Tahoma"/>
            <w:color w:val="000000"/>
          </w:rPr>
          <w:t xml:space="preserve"> project enhanced the exist</w:t>
        </w:r>
        <w:r w:rsidR="004C5E94" w:rsidDel="000A7D62">
          <w:rPr>
            <w:rFonts w:ascii="Tahoma" w:hAnsi="Tahoma" w:cs="Tahoma"/>
            <w:color w:val="000000"/>
          </w:rPr>
          <w:t>ing powerflow</w:t>
        </w:r>
        <w:r w:rsidRPr="00E64C81" w:rsidDel="000A7D62">
          <w:rPr>
            <w:rFonts w:ascii="Tahoma" w:hAnsi="Tahoma" w:cs="Tahoma"/>
            <w:color w:val="000000"/>
          </w:rPr>
          <w:t xml:space="preserve"> solver </w:t>
        </w:r>
        <w:r w:rsidR="004C5E94" w:rsidDel="000A7D62">
          <w:rPr>
            <w:rFonts w:ascii="Tahoma" w:hAnsi="Tahoma" w:cs="Tahoma"/>
            <w:color w:val="000000"/>
          </w:rPr>
          <w:t xml:space="preserve">to include </w:t>
        </w:r>
        <w:r w:rsidRPr="00E64C81" w:rsidDel="000A7D62">
          <w:rPr>
            <w:rFonts w:ascii="Tahoma" w:hAnsi="Tahoma" w:cs="Tahoma"/>
            <w:color w:val="000000"/>
          </w:rPr>
          <w:t xml:space="preserve">a pole failure and vegetation vulnerability </w:t>
        </w:r>
        <w:r w:rsidR="004C5E94" w:rsidDel="000A7D62">
          <w:rPr>
            <w:rFonts w:ascii="Tahoma" w:hAnsi="Tahoma" w:cs="Tahoma"/>
            <w:color w:val="000000"/>
          </w:rPr>
          <w:t>solver</w:t>
        </w:r>
        <w:r w:rsidRPr="00E64C81" w:rsidDel="000A7D62">
          <w:rPr>
            <w:rFonts w:ascii="Tahoma" w:hAnsi="Tahoma" w:cs="Tahoma"/>
            <w:color w:val="000000"/>
          </w:rPr>
          <w:t xml:space="preserve"> that allow the user to </w:t>
        </w:r>
        <w:r w:rsidR="004C5E94" w:rsidDel="000A7D62">
          <w:rPr>
            <w:rFonts w:ascii="Tahoma" w:hAnsi="Tahoma" w:cs="Tahoma"/>
            <w:color w:val="000000"/>
          </w:rPr>
          <w:t>evaluate</w:t>
        </w:r>
        <w:r w:rsidRPr="00E64C81" w:rsidDel="000A7D62">
          <w:rPr>
            <w:rFonts w:ascii="Tahoma" w:hAnsi="Tahoma" w:cs="Tahoma"/>
            <w:color w:val="000000"/>
          </w:rPr>
          <w:t xml:space="preserve"> vulnerability metric</w:t>
        </w:r>
        <w:r w:rsidR="004C5E94" w:rsidDel="000A7D62">
          <w:rPr>
            <w:rFonts w:ascii="Tahoma" w:hAnsi="Tahoma" w:cs="Tahoma"/>
            <w:color w:val="000000"/>
          </w:rPr>
          <w:t>s</w:t>
        </w:r>
        <w:r w:rsidRPr="00E64C81" w:rsidDel="000A7D62">
          <w:rPr>
            <w:rFonts w:ascii="Tahoma" w:hAnsi="Tahoma" w:cs="Tahoma"/>
            <w:color w:val="000000"/>
          </w:rPr>
          <w:t xml:space="preserve"> for grid assets during extreme weather conditions. </w:t>
        </w:r>
      </w:moveFrom>
    </w:p>
    <w:p w14:paraId="50260233" w14:textId="54360060" w:rsidR="0057486D" w:rsidRPr="00E64C81" w:rsidDel="000A7D62" w:rsidRDefault="0057486D" w:rsidP="0057486D">
      <w:pPr>
        <w:rPr>
          <w:moveFrom w:id="645" w:author="Chassin, David P" w:date="2023-06-01T12:32:00Z"/>
          <w:rFonts w:ascii="Tahoma" w:hAnsi="Tahoma" w:cs="Tahoma"/>
        </w:rPr>
      </w:pPr>
    </w:p>
    <w:p w14:paraId="5D2F481A" w14:textId="7E63273B" w:rsidR="0057486D" w:rsidRPr="00E64C81" w:rsidDel="000A7D62" w:rsidRDefault="0057486D" w:rsidP="0057486D">
      <w:pPr>
        <w:pStyle w:val="NormalWeb"/>
        <w:spacing w:before="0" w:beforeAutospacing="0" w:after="140" w:afterAutospacing="0"/>
        <w:rPr>
          <w:moveFrom w:id="646" w:author="Chassin, David P" w:date="2023-06-01T12:32:00Z"/>
          <w:rFonts w:ascii="Tahoma" w:hAnsi="Tahoma" w:cs="Tahoma"/>
        </w:rPr>
      </w:pPr>
      <w:moveFrom w:id="647" w:author="Chassin, David P" w:date="2023-06-01T12:32:00Z">
        <w:r w:rsidRPr="00E64C81" w:rsidDel="000A7D62">
          <w:rPr>
            <w:rFonts w:ascii="Tahoma" w:hAnsi="Tahoma" w:cs="Tahoma"/>
            <w:color w:val="000000"/>
            <w:u w:val="single"/>
          </w:rPr>
          <w:t>Pole Failure:</w:t>
        </w:r>
      </w:moveFrom>
    </w:p>
    <w:p w14:paraId="79EDE4A9" w14:textId="4813DC38" w:rsidR="0057486D" w:rsidRPr="00E64C81" w:rsidDel="000A7D62" w:rsidRDefault="0057486D" w:rsidP="0057486D">
      <w:pPr>
        <w:pStyle w:val="NormalWeb"/>
        <w:spacing w:before="0" w:beforeAutospacing="0" w:after="140" w:afterAutospacing="0"/>
        <w:rPr>
          <w:moveFrom w:id="648" w:author="Chassin, David P" w:date="2023-06-01T12:32:00Z"/>
          <w:rFonts w:ascii="Tahoma" w:hAnsi="Tahoma" w:cs="Tahoma"/>
        </w:rPr>
      </w:pPr>
      <w:moveFrom w:id="649" w:author="Chassin, David P" w:date="2023-06-01T12:32:00Z">
        <w:r w:rsidRPr="00E64C81" w:rsidDel="000A7D62">
          <w:rPr>
            <w:rFonts w:ascii="Tahoma" w:hAnsi="Tahoma" w:cs="Tahoma"/>
            <w:color w:val="000000"/>
          </w:rPr>
          <w:t>Using the Southern California Edison pole data format, and the capabilities from the CYME to GridLAB-D converter, OpenFIDO ingests both data sources and links the pole data to the electrical grid distribution models from CYME</w:t>
        </w:r>
        <w:r w:rsidR="0004522A" w:rsidDel="000A7D62">
          <w:rPr>
            <w:rFonts w:ascii="Tahoma" w:hAnsi="Tahoma" w:cs="Tahoma"/>
            <w:color w:val="000000"/>
          </w:rPr>
          <w:t xml:space="preserve"> and Spidacalc</w:t>
        </w:r>
        <w:r w:rsidRPr="00E64C81" w:rsidDel="000A7D62">
          <w:rPr>
            <w:rFonts w:ascii="Tahoma" w:hAnsi="Tahoma" w:cs="Tahoma"/>
            <w:color w:val="000000"/>
          </w:rPr>
          <w:t xml:space="preserve"> to compile a model populated with pole parameters. The output of this use-case illuminate</w:t>
        </w:r>
        <w:r w:rsidR="0004522A" w:rsidDel="000A7D62">
          <w:rPr>
            <w:rFonts w:ascii="Tahoma" w:hAnsi="Tahoma" w:cs="Tahoma"/>
            <w:color w:val="000000"/>
          </w:rPr>
          <w:t>s</w:t>
        </w:r>
        <w:r w:rsidRPr="00E64C81" w:rsidDel="000A7D62">
          <w:rPr>
            <w:rFonts w:ascii="Tahoma" w:hAnsi="Tahoma" w:cs="Tahoma"/>
            <w:color w:val="000000"/>
          </w:rPr>
          <w:t xml:space="preserve"> the vulnerable components of the grid and their failure timelines, which </w:t>
        </w:r>
        <w:r w:rsidR="0004522A" w:rsidDel="000A7D62">
          <w:rPr>
            <w:rFonts w:ascii="Tahoma" w:hAnsi="Tahoma" w:cs="Tahoma"/>
            <w:color w:val="000000"/>
          </w:rPr>
          <w:t xml:space="preserve">can be used to plan </w:t>
        </w:r>
        <w:r w:rsidR="00FF0D69" w:rsidDel="000A7D62">
          <w:rPr>
            <w:rFonts w:ascii="Tahoma" w:hAnsi="Tahoma" w:cs="Tahoma"/>
            <w:color w:val="000000"/>
          </w:rPr>
          <w:t xml:space="preserve">and dispatch </w:t>
        </w:r>
        <w:r w:rsidR="0004522A" w:rsidDel="000A7D62">
          <w:rPr>
            <w:rFonts w:ascii="Tahoma" w:hAnsi="Tahoma" w:cs="Tahoma"/>
            <w:color w:val="000000"/>
          </w:rPr>
          <w:t>preventive</w:t>
        </w:r>
        <w:r w:rsidRPr="00E64C81" w:rsidDel="000A7D62">
          <w:rPr>
            <w:rFonts w:ascii="Tahoma" w:hAnsi="Tahoma" w:cs="Tahoma"/>
            <w:color w:val="000000"/>
          </w:rPr>
          <w:t xml:space="preserve"> </w:t>
        </w:r>
        <w:r w:rsidR="00FF0D69" w:rsidDel="000A7D62">
          <w:rPr>
            <w:rFonts w:ascii="Tahoma" w:hAnsi="Tahoma" w:cs="Tahoma"/>
            <w:color w:val="000000"/>
          </w:rPr>
          <w:t>action</w:t>
        </w:r>
        <w:r w:rsidRPr="00E64C81" w:rsidDel="000A7D62">
          <w:rPr>
            <w:rFonts w:ascii="Tahoma" w:hAnsi="Tahoma" w:cs="Tahoma"/>
            <w:color w:val="000000"/>
          </w:rPr>
          <w:t>. </w:t>
        </w:r>
      </w:moveFrom>
    </w:p>
    <w:p w14:paraId="366A11B8" w14:textId="7CCCACB6" w:rsidR="0057486D" w:rsidRPr="00E64C81" w:rsidDel="000A7D62" w:rsidRDefault="0057486D" w:rsidP="0057486D">
      <w:pPr>
        <w:pStyle w:val="NormalWeb"/>
        <w:spacing w:before="0" w:beforeAutospacing="0" w:after="140" w:afterAutospacing="0"/>
        <w:rPr>
          <w:moveFrom w:id="650" w:author="Chassin, David P" w:date="2023-06-01T12:32:00Z"/>
          <w:rFonts w:ascii="Tahoma" w:hAnsi="Tahoma" w:cs="Tahoma"/>
        </w:rPr>
      </w:pPr>
      <w:moveFrom w:id="651" w:author="Chassin, David P" w:date="2023-06-01T12:32:00Z">
        <w:r w:rsidRPr="00E64C81" w:rsidDel="000A7D62">
          <w:rPr>
            <w:rFonts w:ascii="Tahoma" w:hAnsi="Tahoma" w:cs="Tahoma"/>
            <w:color w:val="000000"/>
            <w:u w:val="single"/>
          </w:rPr>
          <w:t>Vegetation Analysis: </w:t>
        </w:r>
      </w:moveFrom>
    </w:p>
    <w:p w14:paraId="1E369018" w14:textId="23F0D8FF" w:rsidR="0057486D" w:rsidRPr="00E64C81" w:rsidDel="000A7D62" w:rsidRDefault="0057486D" w:rsidP="0057486D">
      <w:pPr>
        <w:pStyle w:val="NormalWeb"/>
        <w:spacing w:before="0" w:beforeAutospacing="0" w:after="140" w:afterAutospacing="0"/>
        <w:rPr>
          <w:moveFrom w:id="652" w:author="Chassin, David P" w:date="2023-06-01T12:32:00Z"/>
          <w:rFonts w:ascii="Tahoma" w:hAnsi="Tahoma" w:cs="Tahoma"/>
        </w:rPr>
      </w:pPr>
      <w:moveFrom w:id="653" w:author="Chassin, David P" w:date="2023-06-01T12:32:00Z">
        <w:r w:rsidRPr="00E64C81" w:rsidDel="000A7D62">
          <w:rPr>
            <w:rFonts w:ascii="Tahoma" w:hAnsi="Tahoma" w:cs="Tahoma"/>
            <w:color w:val="000000"/>
          </w:rPr>
          <w:t xml:space="preserve">Using Salo Sciences database generated </w:t>
        </w:r>
        <w:r w:rsidR="004A28B7" w:rsidDel="000A7D62">
          <w:rPr>
            <w:rFonts w:ascii="Tahoma" w:hAnsi="Tahoma" w:cs="Tahoma"/>
            <w:color w:val="000000"/>
          </w:rPr>
          <w:t>from</w:t>
        </w:r>
        <w:r w:rsidRPr="00E64C81" w:rsidDel="000A7D62">
          <w:rPr>
            <w:rFonts w:ascii="Tahoma" w:hAnsi="Tahoma" w:cs="Tahoma"/>
            <w:color w:val="000000"/>
          </w:rPr>
          <w:t xml:space="preserve"> </w:t>
        </w:r>
        <w:r w:rsidR="004A28B7" w:rsidDel="000A7D62">
          <w:rPr>
            <w:rFonts w:ascii="Tahoma" w:hAnsi="Tahoma" w:cs="Tahoma"/>
            <w:color w:val="000000"/>
          </w:rPr>
          <w:t xml:space="preserve">the </w:t>
        </w:r>
        <w:r w:rsidRPr="00E64C81" w:rsidDel="000A7D62">
          <w:rPr>
            <w:rFonts w:ascii="Tahoma" w:hAnsi="Tahoma" w:cs="Tahoma"/>
            <w:color w:val="000000"/>
          </w:rPr>
          <w:t>California Forest Observatory</w:t>
        </w:r>
        <w:r w:rsidR="004A28B7" w:rsidDel="000A7D62">
          <w:rPr>
            <w:rFonts w:ascii="Tahoma" w:hAnsi="Tahoma" w:cs="Tahoma"/>
            <w:color w:val="000000"/>
          </w:rPr>
          <w:t>,</w:t>
        </w:r>
        <w:r w:rsidRPr="00E64C81" w:rsidDel="000A7D62">
          <w:rPr>
            <w:rFonts w:ascii="Tahoma" w:hAnsi="Tahoma" w:cs="Tahoma"/>
            <w:color w:val="000000"/>
          </w:rPr>
          <w:t xml:space="preserve"> </w:t>
        </w:r>
        <w:r w:rsidR="004A28B7" w:rsidDel="000A7D62">
          <w:rPr>
            <w:rFonts w:ascii="Tahoma" w:hAnsi="Tahoma" w:cs="Tahoma"/>
            <w:color w:val="000000"/>
          </w:rPr>
          <w:t>which</w:t>
        </w:r>
        <w:r w:rsidRPr="00E64C81" w:rsidDel="000A7D62">
          <w:rPr>
            <w:rFonts w:ascii="Tahoma" w:hAnsi="Tahoma" w:cs="Tahoma"/>
            <w:color w:val="000000"/>
          </w:rPr>
          <w:t xml:space="preserve"> contains information </w:t>
        </w:r>
        <w:r w:rsidR="004A28B7" w:rsidDel="000A7D62">
          <w:rPr>
            <w:rFonts w:ascii="Tahoma" w:hAnsi="Tahoma" w:cs="Tahoma"/>
            <w:color w:val="000000"/>
          </w:rPr>
          <w:t>regarding</w:t>
        </w:r>
        <w:r w:rsidRPr="00E64C81" w:rsidDel="000A7D62">
          <w:rPr>
            <w:rFonts w:ascii="Tahoma" w:hAnsi="Tahoma" w:cs="Tahoma"/>
            <w:color w:val="000000"/>
          </w:rPr>
          <w:t xml:space="preserve"> grid-asset surrounding vegetation, OpenFIDO ingests LIDAR data such as tree height, vegetation density, and surface fuels and integrates it with HiPAS GridLAB-D analytics to generate </w:t>
        </w:r>
        <w:r w:rsidR="00EC2690" w:rsidDel="000A7D62">
          <w:rPr>
            <w:rFonts w:ascii="Tahoma" w:hAnsi="Tahoma" w:cs="Tahoma"/>
            <w:color w:val="000000"/>
          </w:rPr>
          <w:t>geographic data</w:t>
        </w:r>
        <w:r w:rsidRPr="00E64C81" w:rsidDel="000A7D62">
          <w:rPr>
            <w:rFonts w:ascii="Tahoma" w:hAnsi="Tahoma" w:cs="Tahoma"/>
            <w:color w:val="000000"/>
          </w:rPr>
          <w:t xml:space="preserve"> which </w:t>
        </w:r>
        <w:r w:rsidR="00EC2690" w:rsidDel="000A7D62">
          <w:rPr>
            <w:rFonts w:ascii="Tahoma" w:hAnsi="Tahoma" w:cs="Tahoma"/>
            <w:color w:val="000000"/>
          </w:rPr>
          <w:t>identifies</w:t>
        </w:r>
        <w:r w:rsidRPr="00E64C81" w:rsidDel="000A7D62">
          <w:rPr>
            <w:rFonts w:ascii="Tahoma" w:hAnsi="Tahoma" w:cs="Tahoma"/>
            <w:color w:val="000000"/>
          </w:rPr>
          <w:t xml:space="preserve"> asset vulnerabilit</w:t>
        </w:r>
        <w:r w:rsidR="00EC2690" w:rsidDel="000A7D62">
          <w:rPr>
            <w:rFonts w:ascii="Tahoma" w:hAnsi="Tahoma" w:cs="Tahoma"/>
            <w:color w:val="000000"/>
          </w:rPr>
          <w:t>ies</w:t>
        </w:r>
        <w:r w:rsidRPr="00E64C81" w:rsidDel="000A7D62">
          <w:rPr>
            <w:rFonts w:ascii="Tahoma" w:hAnsi="Tahoma" w:cs="Tahoma"/>
            <w:color w:val="000000"/>
          </w:rPr>
          <w:t xml:space="preserve"> due to vegetation overgrowth</w:t>
        </w:r>
        <w:r w:rsidR="00EC2690" w:rsidDel="000A7D62">
          <w:rPr>
            <w:rFonts w:ascii="Tahoma" w:hAnsi="Tahoma" w:cs="Tahoma"/>
            <w:color w:val="000000"/>
          </w:rPr>
          <w:t xml:space="preserve"> and </w:t>
        </w:r>
        <w:r w:rsidR="00C44535" w:rsidDel="000A7D62">
          <w:rPr>
            <w:rFonts w:ascii="Tahoma" w:hAnsi="Tahoma" w:cs="Tahoma"/>
            <w:color w:val="000000"/>
          </w:rPr>
          <w:t>decline</w:t>
        </w:r>
        <w:r w:rsidRPr="00E64C81" w:rsidDel="000A7D62">
          <w:rPr>
            <w:rFonts w:ascii="Tahoma" w:hAnsi="Tahoma" w:cs="Tahoma"/>
            <w:color w:val="000000"/>
          </w:rPr>
          <w:t>. </w:t>
        </w:r>
      </w:moveFrom>
    </w:p>
    <w:p w14:paraId="2E42B0CD" w14:textId="6D6800A9" w:rsidR="0057486D" w:rsidRPr="00E64C81" w:rsidDel="000A7D62" w:rsidRDefault="0057486D" w:rsidP="0057486D">
      <w:pPr>
        <w:pStyle w:val="Heading3"/>
        <w:rPr>
          <w:moveFrom w:id="654" w:author="Chassin, David P" w:date="2023-06-01T12:32:00Z"/>
          <w:rFonts w:ascii="Tahoma" w:hAnsi="Tahoma" w:cs="Tahoma"/>
        </w:rPr>
      </w:pPr>
      <w:moveFrom w:id="655" w:author="Chassin, David P" w:date="2023-06-01T12:32:00Z">
        <w:r w:rsidRPr="00E64C81" w:rsidDel="000A7D62">
          <w:rPr>
            <w:rFonts w:ascii="Tahoma" w:hAnsi="Tahoma" w:cs="Tahoma"/>
            <w:szCs w:val="26"/>
          </w:rPr>
          <w:t>NRECA Open Modeling Framework </w:t>
        </w:r>
      </w:moveFrom>
    </w:p>
    <w:p w14:paraId="4E63DA10" w14:textId="511417AF" w:rsidR="0057486D" w:rsidRPr="00E64C81" w:rsidRDefault="0057486D" w:rsidP="00AF41D6">
      <w:pPr>
        <w:pStyle w:val="NormalWeb"/>
        <w:spacing w:before="0" w:beforeAutospacing="0" w:after="140" w:afterAutospacing="0"/>
        <w:rPr>
          <w:rFonts w:ascii="Tahoma" w:hAnsi="Tahoma" w:cs="Tahoma"/>
        </w:rPr>
      </w:pPr>
      <w:moveFrom w:id="656" w:author="Chassin, David P" w:date="2023-06-01T12:32:00Z">
        <w:r w:rsidRPr="00E64C81" w:rsidDel="000A7D62">
          <w:rPr>
            <w:rFonts w:ascii="Tahoma" w:hAnsi="Tahoma" w:cs="Tahoma"/>
            <w:color w:val="000000"/>
          </w:rPr>
          <w:t>The National Rural Electric Cooperative Association has deployed GridLAB-D as part of the Open Modeling Framework (OMF). The OMF data format is called OMD, and it a JSON representation of a GLM file similar to the standard GridLAB-D JSON file with additional data related to the OMF interface. OpenFIDO can convert GLM and JSON models to and from OMF using the NRECA OMF file input/export functionality. Although this is currently support</w:t>
        </w:r>
        <w:r w:rsidR="00C44535" w:rsidDel="000A7D62">
          <w:rPr>
            <w:rFonts w:ascii="Tahoma" w:hAnsi="Tahoma" w:cs="Tahoma"/>
            <w:color w:val="000000"/>
          </w:rPr>
          <w:t>ed through HiPAS GridLAB-D</w:t>
        </w:r>
        <w:r w:rsidRPr="00E64C81" w:rsidDel="000A7D62">
          <w:rPr>
            <w:rFonts w:ascii="Tahoma" w:hAnsi="Tahoma" w:cs="Tahoma"/>
            <w:color w:val="000000"/>
          </w:rPr>
          <w:t xml:space="preserve">, the method for this conversion has not yet been deployed in an OpenFIDO GitHub repository. This will </w:t>
        </w:r>
        <w:r w:rsidR="00817B56" w:rsidDel="000A7D62">
          <w:rPr>
            <w:rFonts w:ascii="Tahoma" w:hAnsi="Tahoma" w:cs="Tahoma"/>
            <w:color w:val="000000"/>
          </w:rPr>
          <w:t xml:space="preserve">likely </w:t>
        </w:r>
        <w:r w:rsidRPr="00E64C81" w:rsidDel="000A7D62">
          <w:rPr>
            <w:rFonts w:ascii="Tahoma" w:hAnsi="Tahoma" w:cs="Tahoma"/>
            <w:color w:val="000000"/>
          </w:rPr>
          <w:t>be included in a future release of OpenFIDO.</w:t>
        </w:r>
      </w:moveFrom>
      <w:moveFromRangeEnd w:id="481"/>
    </w:p>
    <w:p w14:paraId="671C0D18" w14:textId="56ADA6F0" w:rsidR="00CA0074" w:rsidRPr="00917E1D" w:rsidRDefault="4995879E" w:rsidP="00891C04">
      <w:pPr>
        <w:pStyle w:val="Heading1"/>
      </w:pPr>
      <w:bookmarkStart w:id="657" w:name="_Toc137112236"/>
      <w:permEnd w:id="2002352442"/>
      <w:commentRangeStart w:id="658"/>
      <w:commentRangeStart w:id="659"/>
      <w:r>
        <w:lastRenderedPageBreak/>
        <w:t>Results</w:t>
      </w:r>
      <w:bookmarkEnd w:id="467"/>
      <w:bookmarkEnd w:id="468"/>
      <w:commentRangeEnd w:id="658"/>
      <w:r w:rsidR="00321D99">
        <w:rPr>
          <w:rStyle w:val="CommentReference"/>
          <w:rFonts w:eastAsia="SimSun" w:cs="Times New Roman"/>
          <w:b w:val="0"/>
          <w:color w:val="auto"/>
        </w:rPr>
        <w:commentReference w:id="658"/>
      </w:r>
      <w:commentRangeEnd w:id="659"/>
      <w:r w:rsidR="00894EB8">
        <w:rPr>
          <w:rStyle w:val="CommentReference"/>
          <w:rFonts w:eastAsia="SimSun" w:cs="Times New Roman"/>
          <w:b w:val="0"/>
          <w:color w:val="auto"/>
        </w:rPr>
        <w:commentReference w:id="659"/>
      </w:r>
      <w:bookmarkEnd w:id="657"/>
    </w:p>
    <w:p w14:paraId="090F940D" w14:textId="77777777" w:rsidR="00971F1E" w:rsidRPr="00E64C81" w:rsidRDefault="00971F1E" w:rsidP="00971F1E">
      <w:pPr>
        <w:pStyle w:val="NormalWeb"/>
        <w:spacing w:before="0" w:beforeAutospacing="0" w:after="200" w:afterAutospacing="0"/>
        <w:rPr>
          <w:ins w:id="660" w:author="Chassin, David P" w:date="2023-06-08T08:32:00Z"/>
          <w:rFonts w:ascii="Tahoma" w:hAnsi="Tahoma" w:cs="Tahoma"/>
        </w:rPr>
      </w:pPr>
      <w:bookmarkStart w:id="661" w:name="_Toc2027949961"/>
      <w:bookmarkStart w:id="662" w:name="_Toc484168416"/>
      <w:permStart w:id="1307929205" w:edGrp="everyone"/>
      <w:ins w:id="663" w:author="Chassin, David P" w:date="2023-06-08T08:32:00Z">
        <w:r w:rsidRPr="00E64C81">
          <w:rPr>
            <w:rFonts w:ascii="Tahoma" w:hAnsi="Tahoma" w:cs="Tahoma"/>
            <w:color w:val="000000"/>
          </w:rPr>
          <w:t xml:space="preserve">The </w:t>
        </w:r>
        <w:proofErr w:type="spellStart"/>
        <w:r w:rsidRPr="00E64C81">
          <w:rPr>
            <w:rFonts w:ascii="Tahoma" w:hAnsi="Tahoma" w:cs="Tahoma"/>
            <w:color w:val="000000"/>
          </w:rPr>
          <w:t>OpenFIDO</w:t>
        </w:r>
        <w:proofErr w:type="spellEnd"/>
        <w:r w:rsidRPr="00E64C81">
          <w:rPr>
            <w:rFonts w:ascii="Tahoma" w:hAnsi="Tahoma" w:cs="Tahoma"/>
            <w:color w:val="000000"/>
          </w:rPr>
          <w:t xml:space="preserve"> project achieved </w:t>
        </w:r>
        <w:commentRangeStart w:id="664"/>
        <w:r w:rsidRPr="00E64C81">
          <w:rPr>
            <w:rFonts w:ascii="Tahoma" w:hAnsi="Tahoma" w:cs="Tahoma"/>
            <w:color w:val="000000"/>
          </w:rPr>
          <w:t xml:space="preserve">four important results </w:t>
        </w:r>
        <w:commentRangeEnd w:id="664"/>
        <w:r>
          <w:rPr>
            <w:rStyle w:val="CommentReference"/>
            <w:rFonts w:ascii="Arial" w:eastAsia="SimSun" w:hAnsi="Arial"/>
          </w:rPr>
          <w:commentReference w:id="664"/>
        </w:r>
        <w:r w:rsidRPr="00E64C81">
          <w:rPr>
            <w:rFonts w:ascii="Tahoma" w:hAnsi="Tahoma" w:cs="Tahoma"/>
            <w:color w:val="000000"/>
          </w:rPr>
          <w:t>that addressed the challenge of open data analytics for electric utilities.</w:t>
        </w:r>
      </w:ins>
    </w:p>
    <w:p w14:paraId="35AF724B" w14:textId="77777777" w:rsidR="00971F1E" w:rsidRPr="00E64C81" w:rsidRDefault="00971F1E" w:rsidP="00971F1E">
      <w:pPr>
        <w:pStyle w:val="NormalWeb"/>
        <w:numPr>
          <w:ilvl w:val="0"/>
          <w:numId w:val="37"/>
        </w:numPr>
        <w:spacing w:before="0" w:beforeAutospacing="0" w:after="200" w:afterAutospacing="0"/>
        <w:textAlignment w:val="baseline"/>
        <w:rPr>
          <w:ins w:id="665" w:author="Chassin, David P" w:date="2023-06-08T08:32:00Z"/>
          <w:rFonts w:ascii="Tahoma" w:hAnsi="Tahoma" w:cs="Tahoma"/>
          <w:color w:val="000000"/>
        </w:rPr>
      </w:pPr>
      <w:proofErr w:type="spellStart"/>
      <w:ins w:id="666" w:author="Chassin, David P" w:date="2023-06-08T08:32:00Z">
        <w:r w:rsidRPr="00E64C81">
          <w:rPr>
            <w:rFonts w:ascii="Tahoma" w:hAnsi="Tahoma" w:cs="Tahoma"/>
            <w:color w:val="000000"/>
          </w:rPr>
          <w:t>OpenFIDO</w:t>
        </w:r>
        <w:proofErr w:type="spellEnd"/>
        <w:r w:rsidRPr="00E64C81">
          <w:rPr>
            <w:rFonts w:ascii="Tahoma" w:hAnsi="Tahoma" w:cs="Tahoma"/>
            <w:color w:val="000000"/>
          </w:rPr>
          <w:t xml:space="preserve"> identified the </w:t>
        </w:r>
        <w:commentRangeStart w:id="667"/>
        <w:r w:rsidRPr="00E64C81">
          <w:rPr>
            <w:rFonts w:ascii="Tahoma" w:hAnsi="Tahoma" w:cs="Tahoma"/>
            <w:color w:val="000000"/>
          </w:rPr>
          <w:t xml:space="preserve">key data </w:t>
        </w:r>
        <w:r>
          <w:rPr>
            <w:rFonts w:ascii="Tahoma" w:hAnsi="Tahoma" w:cs="Tahoma"/>
            <w:color w:val="000000"/>
          </w:rPr>
          <w:t>ingest, curation, and delivery infrastructure</w:t>
        </w:r>
        <w:r w:rsidRPr="00E64C81">
          <w:rPr>
            <w:rFonts w:ascii="Tahoma" w:hAnsi="Tahoma" w:cs="Tahoma"/>
            <w:color w:val="000000"/>
          </w:rPr>
          <w:t xml:space="preserve"> requirements </w:t>
        </w:r>
        <w:commentRangeEnd w:id="667"/>
        <w:r>
          <w:rPr>
            <w:rStyle w:val="CommentReference"/>
            <w:rFonts w:ascii="Arial" w:eastAsia="SimSun" w:hAnsi="Arial"/>
          </w:rPr>
          <w:commentReference w:id="667"/>
        </w:r>
        <w:r w:rsidRPr="00E64C81">
          <w:rPr>
            <w:rFonts w:ascii="Tahoma" w:hAnsi="Tahoma" w:cs="Tahoma"/>
            <w:color w:val="000000"/>
          </w:rPr>
          <w:t>to support critical electricity use-cases, specifically ICA, electrification, tariff design, and resilience analysis.</w:t>
        </w:r>
        <w:r>
          <w:rPr>
            <w:rFonts w:ascii="Tahoma" w:hAnsi="Tahoma" w:cs="Tahoma"/>
            <w:color w:val="000000"/>
          </w:rPr>
          <w:t xml:space="preserve"> The capabilities provided by </w:t>
        </w:r>
        <w:proofErr w:type="spellStart"/>
        <w:r>
          <w:rPr>
            <w:rFonts w:ascii="Tahoma" w:hAnsi="Tahoma" w:cs="Tahoma"/>
            <w:color w:val="000000"/>
          </w:rPr>
          <w:t>OpenFIDO</w:t>
        </w:r>
        <w:proofErr w:type="spellEnd"/>
        <w:r>
          <w:rPr>
            <w:rFonts w:ascii="Tahoma" w:hAnsi="Tahoma" w:cs="Tahoma"/>
            <w:color w:val="000000"/>
          </w:rPr>
          <w:t xml:space="preserve"> reduce the time and effort required to collect data needed for various analyses, improved the reproducibility of analyses conducted, and facilitated sharing of results produced by analysis run in </w:t>
        </w:r>
        <w:proofErr w:type="spellStart"/>
        <w:r>
          <w:rPr>
            <w:rFonts w:ascii="Tahoma" w:hAnsi="Tahoma" w:cs="Tahoma"/>
            <w:color w:val="000000"/>
          </w:rPr>
          <w:t>OpenFIDO</w:t>
        </w:r>
        <w:proofErr w:type="spellEnd"/>
        <w:r>
          <w:rPr>
            <w:rFonts w:ascii="Tahoma" w:hAnsi="Tahoma" w:cs="Tahoma"/>
            <w:color w:val="000000"/>
          </w:rPr>
          <w:t>.</w:t>
        </w:r>
      </w:ins>
    </w:p>
    <w:p w14:paraId="26C06A3C" w14:textId="77777777" w:rsidR="00971F1E" w:rsidRPr="00E64C81" w:rsidRDefault="00971F1E" w:rsidP="00971F1E">
      <w:pPr>
        <w:pStyle w:val="NormalWeb"/>
        <w:numPr>
          <w:ilvl w:val="0"/>
          <w:numId w:val="37"/>
        </w:numPr>
        <w:spacing w:before="0" w:beforeAutospacing="0" w:after="200" w:afterAutospacing="0"/>
        <w:textAlignment w:val="baseline"/>
        <w:rPr>
          <w:ins w:id="668" w:author="Chassin, David P" w:date="2023-06-08T08:32:00Z"/>
          <w:rFonts w:ascii="Tahoma" w:hAnsi="Tahoma" w:cs="Tahoma"/>
          <w:color w:val="000000"/>
        </w:rPr>
      </w:pPr>
      <w:commentRangeStart w:id="669"/>
      <w:proofErr w:type="spellStart"/>
      <w:ins w:id="670" w:author="Chassin, David P" w:date="2023-06-08T08:32:00Z">
        <w:r w:rsidRPr="00E64C81">
          <w:rPr>
            <w:rFonts w:ascii="Tahoma" w:hAnsi="Tahoma" w:cs="Tahoma"/>
            <w:color w:val="000000"/>
          </w:rPr>
          <w:t>OpenFIDO</w:t>
        </w:r>
        <w:proofErr w:type="spellEnd"/>
        <w:r w:rsidRPr="00E64C81">
          <w:rPr>
            <w:rFonts w:ascii="Tahoma" w:hAnsi="Tahoma" w:cs="Tahoma"/>
            <w:color w:val="000000"/>
          </w:rPr>
          <w:t xml:space="preserve"> delivered a new open-source utility data analytics workflow management platform specifically designed for interoperability across multiple organizations using workstation-only, </w:t>
        </w:r>
        <w:proofErr w:type="gramStart"/>
        <w:r w:rsidRPr="00E64C81">
          <w:rPr>
            <w:rFonts w:ascii="Tahoma" w:hAnsi="Tahoma" w:cs="Tahoma"/>
            <w:color w:val="000000"/>
          </w:rPr>
          <w:t>on-premise</w:t>
        </w:r>
        <w:proofErr w:type="gramEnd"/>
        <w:r w:rsidRPr="00E64C81">
          <w:rPr>
            <w:rFonts w:ascii="Tahoma" w:hAnsi="Tahoma" w:cs="Tahoma"/>
            <w:color w:val="000000"/>
          </w:rPr>
          <w:t xml:space="preserve"> servers, and cloud infrastructure services.</w:t>
        </w:r>
        <w:commentRangeEnd w:id="669"/>
        <w:r>
          <w:rPr>
            <w:rStyle w:val="CommentReference"/>
            <w:rFonts w:ascii="Arial" w:eastAsia="SimSun" w:hAnsi="Arial"/>
          </w:rPr>
          <w:commentReference w:id="669"/>
        </w:r>
        <w:r>
          <w:rPr>
            <w:rFonts w:ascii="Tahoma" w:hAnsi="Tahoma" w:cs="Tahoma"/>
            <w:color w:val="000000"/>
          </w:rPr>
          <w:t xml:space="preserve"> The platform is delivered in identical form on a wide variety of computing systems ranging from personal laptops and desktop workstations to on-premise servers and large-scale cloud-deployed infrastructure.</w:t>
        </w:r>
      </w:ins>
    </w:p>
    <w:p w14:paraId="3EB8421C" w14:textId="77777777" w:rsidR="00971F1E" w:rsidRPr="00E64C81" w:rsidRDefault="00971F1E" w:rsidP="00971F1E">
      <w:pPr>
        <w:pStyle w:val="NormalWeb"/>
        <w:numPr>
          <w:ilvl w:val="0"/>
          <w:numId w:val="37"/>
        </w:numPr>
        <w:spacing w:before="0" w:beforeAutospacing="0" w:after="200" w:afterAutospacing="0"/>
        <w:textAlignment w:val="baseline"/>
        <w:rPr>
          <w:ins w:id="671" w:author="Chassin, David P" w:date="2023-06-08T08:32:00Z"/>
          <w:rFonts w:ascii="Tahoma" w:hAnsi="Tahoma" w:cs="Tahoma"/>
          <w:color w:val="000000"/>
        </w:rPr>
      </w:pPr>
      <w:commentRangeStart w:id="672"/>
      <w:proofErr w:type="spellStart"/>
      <w:ins w:id="673" w:author="Chassin, David P" w:date="2023-06-08T08:32:00Z">
        <w:r w:rsidRPr="00E64C81">
          <w:rPr>
            <w:rFonts w:ascii="Tahoma" w:hAnsi="Tahoma" w:cs="Tahoma"/>
            <w:color w:val="000000"/>
          </w:rPr>
          <w:t>OpenFIDO</w:t>
        </w:r>
        <w:proofErr w:type="spellEnd"/>
        <w:r w:rsidRPr="00E64C81">
          <w:rPr>
            <w:rFonts w:ascii="Tahoma" w:hAnsi="Tahoma" w:cs="Tahoma"/>
            <w:color w:val="000000"/>
          </w:rPr>
          <w:t xml:space="preserve"> supports an open-source analytic tool delivery environment, including the methods, pipelines, and workflows that support key utility use-cases identified in the project, as well as future products based on as-yet-unidentified use-cases.</w:t>
        </w:r>
        <w:commentRangeEnd w:id="672"/>
        <w:r>
          <w:rPr>
            <w:rFonts w:ascii="Tahoma" w:hAnsi="Tahoma" w:cs="Tahoma"/>
            <w:color w:val="000000"/>
          </w:rPr>
          <w:t xml:space="preserve"> Testing and validation of </w:t>
        </w:r>
        <w:proofErr w:type="spellStart"/>
        <w:r>
          <w:rPr>
            <w:rFonts w:ascii="Tahoma" w:hAnsi="Tahoma" w:cs="Tahoma"/>
            <w:color w:val="000000"/>
          </w:rPr>
          <w:t>OpenFIDO</w:t>
        </w:r>
        <w:proofErr w:type="spellEnd"/>
        <w:r>
          <w:rPr>
            <w:rFonts w:ascii="Tahoma" w:hAnsi="Tahoma" w:cs="Tahoma"/>
            <w:color w:val="000000"/>
          </w:rPr>
          <w:t xml:space="preserve"> was conducted at a major </w:t>
        </w:r>
        <w:r>
          <w:rPr>
            <w:rStyle w:val="CommentReference"/>
            <w:rFonts w:ascii="Arial" w:eastAsia="SimSun" w:hAnsi="Arial"/>
          </w:rPr>
          <w:commentReference w:id="672"/>
        </w:r>
        <w:r>
          <w:rPr>
            <w:rFonts w:ascii="Tahoma" w:hAnsi="Tahoma" w:cs="Tahoma"/>
            <w:color w:val="000000"/>
          </w:rPr>
          <w:t>California IOU and with a New York system operator.</w:t>
        </w:r>
      </w:ins>
    </w:p>
    <w:p w14:paraId="3DCCFC7F" w14:textId="77777777" w:rsidR="00971F1E" w:rsidRDefault="00971F1E" w:rsidP="00971F1E">
      <w:pPr>
        <w:pStyle w:val="NormalWeb"/>
        <w:numPr>
          <w:ilvl w:val="0"/>
          <w:numId w:val="37"/>
        </w:numPr>
        <w:spacing w:before="0" w:beforeAutospacing="0" w:after="200" w:afterAutospacing="0"/>
        <w:textAlignment w:val="baseline"/>
        <w:rPr>
          <w:ins w:id="674" w:author="Chassin, David P" w:date="2023-06-08T08:32:00Z"/>
          <w:rFonts w:ascii="Tahoma" w:hAnsi="Tahoma" w:cs="Tahoma"/>
          <w:color w:val="000000"/>
        </w:rPr>
      </w:pPr>
      <w:commentRangeStart w:id="675"/>
      <w:proofErr w:type="spellStart"/>
      <w:ins w:id="676" w:author="Chassin, David P" w:date="2023-06-08T08:32:00Z">
        <w:r w:rsidRPr="00E64C81">
          <w:rPr>
            <w:rFonts w:ascii="Tahoma" w:hAnsi="Tahoma" w:cs="Tahoma"/>
            <w:color w:val="000000"/>
          </w:rPr>
          <w:t>OpenFIDO</w:t>
        </w:r>
        <w:proofErr w:type="spellEnd"/>
        <w:r w:rsidRPr="00E64C81">
          <w:rPr>
            <w:rFonts w:ascii="Tahoma" w:hAnsi="Tahoma" w:cs="Tahoma"/>
            <w:color w:val="000000"/>
          </w:rPr>
          <w:t xml:space="preserve"> </w:t>
        </w:r>
        <w:r>
          <w:rPr>
            <w:rFonts w:ascii="Tahoma" w:hAnsi="Tahoma" w:cs="Tahoma"/>
            <w:color w:val="000000"/>
          </w:rPr>
          <w:t>was commercialized through the Linux Foundation Energy</w:t>
        </w:r>
        <w:r w:rsidRPr="00E64C81">
          <w:rPr>
            <w:rFonts w:ascii="Tahoma" w:hAnsi="Tahoma" w:cs="Tahoma"/>
            <w:color w:val="000000"/>
          </w:rPr>
          <w:t xml:space="preserve"> as a scalable utility data analytics platform by one or more vendors and cloud services hosting platforms</w:t>
        </w:r>
        <w:commentRangeEnd w:id="675"/>
        <w:r>
          <w:rPr>
            <w:rStyle w:val="CommentReference"/>
            <w:rFonts w:ascii="Arial" w:eastAsia="SimSun" w:hAnsi="Arial"/>
          </w:rPr>
          <w:commentReference w:id="675"/>
        </w:r>
        <w:r w:rsidRPr="00E64C81">
          <w:rPr>
            <w:rFonts w:ascii="Tahoma" w:hAnsi="Tahoma" w:cs="Tahoma"/>
            <w:color w:val="000000"/>
          </w:rPr>
          <w:t>.</w:t>
        </w:r>
      </w:ins>
    </w:p>
    <w:p w14:paraId="30406AC6" w14:textId="7BFF632F" w:rsidR="002D73D8" w:rsidRPr="00E64C81" w:rsidDel="00971F1E" w:rsidRDefault="00971F1E">
      <w:pPr>
        <w:pStyle w:val="NormalWeb"/>
        <w:spacing w:before="0" w:beforeAutospacing="0" w:after="200" w:afterAutospacing="0"/>
        <w:rPr>
          <w:del w:id="677" w:author="Chassin, David P" w:date="2023-06-08T08:32:00Z"/>
          <w:rFonts w:ascii="Tahoma" w:hAnsi="Tahoma" w:cs="Tahoma"/>
        </w:rPr>
        <w:pPrChange w:id="678" w:author="Chassin, David P" w:date="2023-06-08T08:32:00Z">
          <w:pPr>
            <w:pStyle w:val="NormalWeb"/>
            <w:numPr>
              <w:numId w:val="37"/>
            </w:numPr>
            <w:tabs>
              <w:tab w:val="num" w:pos="720"/>
            </w:tabs>
            <w:spacing w:before="0" w:beforeAutospacing="0" w:after="200" w:afterAutospacing="0"/>
            <w:ind w:left="720" w:hanging="360"/>
          </w:pPr>
        </w:pPrChange>
      </w:pPr>
      <w:ins w:id="679" w:author="Chassin, David P" w:date="2023-06-08T08:32:00Z">
        <w:r>
          <w:rPr>
            <w:rFonts w:ascii="Tahoma" w:hAnsi="Tahoma" w:cs="Tahoma"/>
            <w:color w:val="000000"/>
          </w:rPr>
          <w:t xml:space="preserve">The </w:t>
        </w:r>
        <w:proofErr w:type="spellStart"/>
        <w:r>
          <w:rPr>
            <w:rFonts w:ascii="Tahoma" w:hAnsi="Tahoma" w:cs="Tahoma"/>
            <w:color w:val="000000"/>
          </w:rPr>
          <w:t>OpenFIDO</w:t>
        </w:r>
        <w:proofErr w:type="spellEnd"/>
        <w:r>
          <w:rPr>
            <w:rFonts w:ascii="Tahoma" w:hAnsi="Tahoma" w:cs="Tahoma"/>
            <w:color w:val="000000"/>
          </w:rPr>
          <w:t xml:space="preserve"> project met its main objective, i.e., (1) addressed the</w:t>
        </w:r>
        <w:r w:rsidRPr="00E64C81">
          <w:rPr>
            <w:rFonts w:ascii="Tahoma" w:hAnsi="Tahoma" w:cs="Tahoma"/>
            <w:color w:val="000000"/>
          </w:rPr>
          <w:t xml:space="preserve"> data exchange and analysis </w:t>
        </w:r>
        <w:r>
          <w:rPr>
            <w:rFonts w:ascii="Tahoma" w:hAnsi="Tahoma" w:cs="Tahoma"/>
            <w:color w:val="000000"/>
          </w:rPr>
          <w:t>challenges</w:t>
        </w:r>
        <w:r w:rsidRPr="00E64C81">
          <w:rPr>
            <w:rFonts w:ascii="Tahoma" w:hAnsi="Tahoma" w:cs="Tahoma"/>
            <w:color w:val="000000"/>
          </w:rPr>
          <w:t xml:space="preserve"> IOU</w:t>
        </w:r>
        <w:r>
          <w:rPr>
            <w:rFonts w:ascii="Tahoma" w:hAnsi="Tahoma" w:cs="Tahoma"/>
            <w:color w:val="000000"/>
          </w:rPr>
          <w:t>, (2) d</w:t>
        </w:r>
        <w:r w:rsidRPr="00E64C81">
          <w:rPr>
            <w:rFonts w:ascii="Tahoma" w:hAnsi="Tahoma" w:cs="Tahoma"/>
            <w:color w:val="000000"/>
          </w:rPr>
          <w:t>evelop</w:t>
        </w:r>
        <w:r>
          <w:rPr>
            <w:rFonts w:ascii="Tahoma" w:hAnsi="Tahoma" w:cs="Tahoma"/>
            <w:color w:val="000000"/>
          </w:rPr>
          <w:t>ed</w:t>
        </w:r>
        <w:r w:rsidRPr="00E64C81">
          <w:rPr>
            <w:rFonts w:ascii="Tahoma" w:hAnsi="Tahoma" w:cs="Tahoma"/>
            <w:color w:val="000000"/>
          </w:rPr>
          <w:t xml:space="preserve"> and test</w:t>
        </w:r>
        <w:r>
          <w:rPr>
            <w:rFonts w:ascii="Tahoma" w:hAnsi="Tahoma" w:cs="Tahoma"/>
            <w:color w:val="000000"/>
          </w:rPr>
          <w:t>ed</w:t>
        </w:r>
        <w:r w:rsidRPr="00E64C81">
          <w:rPr>
            <w:rFonts w:ascii="Tahoma" w:hAnsi="Tahoma" w:cs="Tahoma"/>
            <w:color w:val="000000"/>
          </w:rPr>
          <w:t xml:space="preserve"> a platform </w:t>
        </w:r>
        <w:r>
          <w:rPr>
            <w:rFonts w:ascii="Tahoma" w:hAnsi="Tahoma" w:cs="Tahoma"/>
            <w:color w:val="000000"/>
          </w:rPr>
          <w:t>to manage</w:t>
        </w:r>
        <w:r w:rsidRPr="00E64C81">
          <w:rPr>
            <w:rFonts w:ascii="Tahoma" w:hAnsi="Tahoma" w:cs="Tahoma"/>
            <w:color w:val="000000"/>
          </w:rPr>
          <w:t xml:space="preserve"> data and models </w:t>
        </w:r>
        <w:r>
          <w:rPr>
            <w:rFonts w:ascii="Tahoma" w:hAnsi="Tahoma" w:cs="Tahoma"/>
            <w:color w:val="000000"/>
          </w:rPr>
          <w:t xml:space="preserve">needed </w:t>
        </w:r>
        <w:r w:rsidRPr="00E64C81">
          <w:rPr>
            <w:rFonts w:ascii="Tahoma" w:hAnsi="Tahoma" w:cs="Tahoma"/>
            <w:color w:val="000000"/>
          </w:rPr>
          <w:t>by emerging data-intensive analysis and agent-based simulation tools</w:t>
        </w:r>
        <w:r>
          <w:rPr>
            <w:rFonts w:ascii="Tahoma" w:hAnsi="Tahoma" w:cs="Tahoma"/>
            <w:color w:val="000000"/>
          </w:rPr>
          <w:t>, and (3) d</w:t>
        </w:r>
        <w:r w:rsidRPr="00E64C81">
          <w:rPr>
            <w:rFonts w:ascii="Tahoma" w:hAnsi="Tahoma" w:cs="Tahoma"/>
            <w:color w:val="000000"/>
          </w:rPr>
          <w:t>emonstrate</w:t>
        </w:r>
        <w:r>
          <w:rPr>
            <w:rFonts w:ascii="Tahoma" w:hAnsi="Tahoma" w:cs="Tahoma"/>
            <w:color w:val="000000"/>
          </w:rPr>
          <w:t>d</w:t>
        </w:r>
        <w:r w:rsidRPr="00E64C81">
          <w:rPr>
            <w:rFonts w:ascii="Tahoma" w:hAnsi="Tahoma" w:cs="Tahoma"/>
            <w:color w:val="000000"/>
          </w:rPr>
          <w:t xml:space="preserve"> </w:t>
        </w:r>
        <w:r>
          <w:rPr>
            <w:rFonts w:ascii="Tahoma" w:hAnsi="Tahoma" w:cs="Tahoma"/>
            <w:color w:val="000000"/>
          </w:rPr>
          <w:t xml:space="preserve">its application for </w:t>
        </w:r>
        <w:r w:rsidRPr="00E64C81">
          <w:rPr>
            <w:rFonts w:ascii="Tahoma" w:hAnsi="Tahoma" w:cs="Tahoma"/>
            <w:color w:val="000000"/>
          </w:rPr>
          <w:t xml:space="preserve">data exchange and analysis </w:t>
        </w:r>
        <w:r>
          <w:rPr>
            <w:rFonts w:ascii="Tahoma" w:hAnsi="Tahoma" w:cs="Tahoma"/>
            <w:color w:val="000000"/>
          </w:rPr>
          <w:t>capabilities associated with</w:t>
        </w:r>
        <w:r w:rsidRPr="00E64C81">
          <w:rPr>
            <w:rFonts w:ascii="Tahoma" w:hAnsi="Tahoma" w:cs="Tahoma"/>
            <w:color w:val="000000"/>
          </w:rPr>
          <w:t xml:space="preserve"> use-cases identified by IOUs.</w:t>
        </w:r>
      </w:ins>
      <w:del w:id="680" w:author="Chassin, David P" w:date="2023-06-08T08:32:00Z">
        <w:r w:rsidR="002D73D8" w:rsidRPr="00E64C81" w:rsidDel="00971F1E">
          <w:rPr>
            <w:rFonts w:ascii="Tahoma" w:hAnsi="Tahoma" w:cs="Tahoma"/>
            <w:color w:val="000000"/>
          </w:rPr>
          <w:delText xml:space="preserve">The OpenFIDO project achieved four important </w:delText>
        </w:r>
        <w:r w:rsidR="00817B56" w:rsidDel="00971F1E">
          <w:rPr>
            <w:rFonts w:ascii="Tahoma" w:hAnsi="Tahoma" w:cs="Tahoma"/>
            <w:color w:val="000000"/>
          </w:rPr>
          <w:delText>objectives</w:delText>
        </w:r>
        <w:r w:rsidR="002D73D8" w:rsidRPr="00E64C81" w:rsidDel="00971F1E">
          <w:rPr>
            <w:rFonts w:ascii="Tahoma" w:hAnsi="Tahoma" w:cs="Tahoma"/>
            <w:color w:val="000000"/>
          </w:rPr>
          <w:delText xml:space="preserve"> that addressed the challenge of open data analytics for electric utilities.</w:delText>
        </w:r>
      </w:del>
    </w:p>
    <w:p w14:paraId="324CF497" w14:textId="18A34296" w:rsidR="002D73D8" w:rsidRPr="00E64C81" w:rsidDel="00971F1E" w:rsidRDefault="002D73D8">
      <w:pPr>
        <w:pStyle w:val="NormalWeb"/>
        <w:spacing w:before="0" w:beforeAutospacing="0" w:after="200" w:afterAutospacing="0"/>
        <w:textAlignment w:val="baseline"/>
        <w:rPr>
          <w:del w:id="681" w:author="Chassin, David P" w:date="2023-06-08T08:32:00Z"/>
          <w:rFonts w:ascii="Tahoma" w:hAnsi="Tahoma" w:cs="Tahoma"/>
          <w:color w:val="000000"/>
        </w:rPr>
        <w:pPrChange w:id="682" w:author="Chassin, David P" w:date="2023-06-08T08:32:00Z">
          <w:pPr>
            <w:pStyle w:val="NormalWeb"/>
            <w:numPr>
              <w:numId w:val="37"/>
            </w:numPr>
            <w:tabs>
              <w:tab w:val="num" w:pos="720"/>
            </w:tabs>
            <w:spacing w:before="0" w:beforeAutospacing="0" w:after="200" w:afterAutospacing="0"/>
            <w:ind w:left="720" w:hanging="360"/>
            <w:textAlignment w:val="baseline"/>
          </w:pPr>
        </w:pPrChange>
      </w:pPr>
      <w:del w:id="683" w:author="Chassin, David P" w:date="2023-06-08T08:32:00Z">
        <w:r w:rsidRPr="00E64C81" w:rsidDel="00971F1E">
          <w:rPr>
            <w:rFonts w:ascii="Tahoma" w:hAnsi="Tahoma" w:cs="Tahoma"/>
            <w:color w:val="000000"/>
          </w:rPr>
          <w:delText xml:space="preserve">OpenFIDO </w:delText>
        </w:r>
      </w:del>
      <w:del w:id="684" w:author="Chassin, David P" w:date="2023-06-08T08:30:00Z">
        <w:r w:rsidRPr="00E64C81" w:rsidDel="00971F1E">
          <w:rPr>
            <w:rFonts w:ascii="Tahoma" w:hAnsi="Tahoma" w:cs="Tahoma"/>
            <w:color w:val="000000"/>
          </w:rPr>
          <w:delText xml:space="preserve">identified the </w:delText>
        </w:r>
      </w:del>
      <w:del w:id="685" w:author="Chassin, David P" w:date="2023-06-08T08:32:00Z">
        <w:r w:rsidRPr="00E64C81" w:rsidDel="00971F1E">
          <w:rPr>
            <w:rFonts w:ascii="Tahoma" w:hAnsi="Tahoma" w:cs="Tahoma"/>
            <w:color w:val="000000"/>
          </w:rPr>
          <w:delText xml:space="preserve">key data analysis requirements that </w:delText>
        </w:r>
      </w:del>
      <w:del w:id="686" w:author="Chassin, David P" w:date="2023-06-08T08:31:00Z">
        <w:r w:rsidRPr="00E64C81" w:rsidDel="00971F1E">
          <w:rPr>
            <w:rFonts w:ascii="Tahoma" w:hAnsi="Tahoma" w:cs="Tahoma"/>
            <w:color w:val="000000"/>
          </w:rPr>
          <w:delText xml:space="preserve">are needed to </w:delText>
        </w:r>
      </w:del>
      <w:del w:id="687" w:author="Chassin, David P" w:date="2023-06-08T08:32:00Z">
        <w:r w:rsidRPr="00E64C81" w:rsidDel="00971F1E">
          <w:rPr>
            <w:rFonts w:ascii="Tahoma" w:hAnsi="Tahoma" w:cs="Tahoma"/>
            <w:color w:val="000000"/>
          </w:rPr>
          <w:delText xml:space="preserve">support critical </w:delText>
        </w:r>
        <w:r w:rsidR="00817B56" w:rsidDel="00971F1E">
          <w:rPr>
            <w:rFonts w:ascii="Tahoma" w:hAnsi="Tahoma" w:cs="Tahoma"/>
            <w:color w:val="000000"/>
          </w:rPr>
          <w:delText>electric utility</w:delText>
        </w:r>
        <w:r w:rsidRPr="00E64C81" w:rsidDel="00971F1E">
          <w:rPr>
            <w:rFonts w:ascii="Tahoma" w:hAnsi="Tahoma" w:cs="Tahoma"/>
            <w:color w:val="000000"/>
          </w:rPr>
          <w:delText xml:space="preserve"> use-cases, specifically ICA, electrification, tariff design, and resilience analysis.</w:delText>
        </w:r>
      </w:del>
    </w:p>
    <w:p w14:paraId="4D500358" w14:textId="5B028A06" w:rsidR="002D73D8" w:rsidRPr="00E64C81" w:rsidDel="00971F1E" w:rsidRDefault="002D73D8">
      <w:pPr>
        <w:pStyle w:val="NormalWeb"/>
        <w:spacing w:before="0" w:beforeAutospacing="0" w:after="200" w:afterAutospacing="0"/>
        <w:textAlignment w:val="baseline"/>
        <w:rPr>
          <w:del w:id="688" w:author="Chassin, David P" w:date="2023-06-08T08:32:00Z"/>
          <w:rFonts w:ascii="Tahoma" w:hAnsi="Tahoma" w:cs="Tahoma"/>
          <w:color w:val="000000"/>
        </w:rPr>
        <w:pPrChange w:id="689" w:author="Chassin, David P" w:date="2023-06-08T08:32:00Z">
          <w:pPr>
            <w:pStyle w:val="NormalWeb"/>
            <w:numPr>
              <w:numId w:val="37"/>
            </w:numPr>
            <w:tabs>
              <w:tab w:val="num" w:pos="720"/>
            </w:tabs>
            <w:spacing w:before="0" w:beforeAutospacing="0" w:after="200" w:afterAutospacing="0"/>
            <w:ind w:left="720" w:hanging="360"/>
            <w:textAlignment w:val="baseline"/>
          </w:pPr>
        </w:pPrChange>
      </w:pPr>
      <w:del w:id="690" w:author="Chassin, David P" w:date="2023-06-08T08:32:00Z">
        <w:r w:rsidRPr="00E64C81" w:rsidDel="00971F1E">
          <w:rPr>
            <w:rFonts w:ascii="Tahoma" w:hAnsi="Tahoma" w:cs="Tahoma"/>
            <w:color w:val="000000"/>
          </w:rPr>
          <w:delText>OpenFIDO delivered a new open-source utility data analytics workflow management platform specifically designed for interoperability across multiple organizations using workstation-only, on-premise servers, and cloud infrastructure services.</w:delText>
        </w:r>
      </w:del>
    </w:p>
    <w:p w14:paraId="119D338B" w14:textId="13402111" w:rsidR="002D73D8" w:rsidRPr="00E64C81" w:rsidDel="00971F1E" w:rsidRDefault="002D73D8">
      <w:pPr>
        <w:pStyle w:val="NormalWeb"/>
        <w:spacing w:before="0" w:beforeAutospacing="0" w:after="200" w:afterAutospacing="0"/>
        <w:textAlignment w:val="baseline"/>
        <w:rPr>
          <w:del w:id="691" w:author="Chassin, David P" w:date="2023-06-08T08:32:00Z"/>
          <w:rFonts w:ascii="Tahoma" w:hAnsi="Tahoma" w:cs="Tahoma"/>
          <w:color w:val="000000"/>
        </w:rPr>
        <w:pPrChange w:id="692" w:author="Chassin, David P" w:date="2023-06-08T08:32:00Z">
          <w:pPr>
            <w:pStyle w:val="NormalWeb"/>
            <w:numPr>
              <w:numId w:val="37"/>
            </w:numPr>
            <w:tabs>
              <w:tab w:val="num" w:pos="720"/>
            </w:tabs>
            <w:spacing w:before="0" w:beforeAutospacing="0" w:after="200" w:afterAutospacing="0"/>
            <w:ind w:left="720" w:hanging="360"/>
            <w:textAlignment w:val="baseline"/>
          </w:pPr>
        </w:pPrChange>
      </w:pPr>
      <w:del w:id="693" w:author="Chassin, David P" w:date="2023-06-08T08:32:00Z">
        <w:r w:rsidRPr="00E64C81" w:rsidDel="00971F1E">
          <w:rPr>
            <w:rFonts w:ascii="Tahoma" w:hAnsi="Tahoma" w:cs="Tahoma"/>
            <w:color w:val="000000"/>
          </w:rPr>
          <w:delText xml:space="preserve">OpenFIDO supports an open-source analytic tool </w:delText>
        </w:r>
        <w:r w:rsidR="00817B56" w:rsidDel="00971F1E">
          <w:rPr>
            <w:rFonts w:ascii="Tahoma" w:hAnsi="Tahoma" w:cs="Tahoma"/>
            <w:color w:val="000000"/>
          </w:rPr>
          <w:delText>development and delivery</w:delText>
        </w:r>
        <w:r w:rsidRPr="00E64C81" w:rsidDel="00971F1E">
          <w:rPr>
            <w:rFonts w:ascii="Tahoma" w:hAnsi="Tahoma" w:cs="Tahoma"/>
            <w:color w:val="000000"/>
          </w:rPr>
          <w:delText xml:space="preserve"> environment, including the methods, pipelines, and workflows that support key utility use-cases identified in the project, as well as future products based on as-yet-unidentified use-cases.</w:delText>
        </w:r>
      </w:del>
    </w:p>
    <w:p w14:paraId="56CF168A" w14:textId="497E304B" w:rsidR="002D73D8" w:rsidRDefault="002D73D8">
      <w:pPr>
        <w:pStyle w:val="NormalWeb"/>
        <w:spacing w:before="0" w:beforeAutospacing="0" w:after="200" w:afterAutospacing="0"/>
        <w:textAlignment w:val="baseline"/>
        <w:rPr>
          <w:rFonts w:ascii="Tahoma" w:hAnsi="Tahoma" w:cs="Tahoma"/>
          <w:color w:val="000000"/>
        </w:rPr>
        <w:pPrChange w:id="694" w:author="Chassin, David P" w:date="2023-06-08T08:32:00Z">
          <w:pPr>
            <w:pStyle w:val="NormalWeb"/>
            <w:numPr>
              <w:numId w:val="37"/>
            </w:numPr>
            <w:tabs>
              <w:tab w:val="num" w:pos="720"/>
            </w:tabs>
            <w:spacing w:before="0" w:beforeAutospacing="0" w:after="200" w:afterAutospacing="0"/>
            <w:ind w:left="720" w:hanging="360"/>
            <w:textAlignment w:val="baseline"/>
          </w:pPr>
        </w:pPrChange>
      </w:pPr>
      <w:del w:id="695" w:author="Chassin, David P" w:date="2023-06-08T08:32:00Z">
        <w:r w:rsidRPr="00E64C81" w:rsidDel="00971F1E">
          <w:rPr>
            <w:rFonts w:ascii="Tahoma" w:hAnsi="Tahoma" w:cs="Tahoma"/>
            <w:color w:val="000000"/>
          </w:rPr>
          <w:delText>OpenFIDO is ready for commercialization as a scalable utility data analytics platform by one or more vendors and cloud services hosting platforms.</w:delText>
        </w:r>
      </w:del>
    </w:p>
    <w:p w14:paraId="7043AFFC" w14:textId="1391AC22" w:rsidR="00ED771F" w:rsidRDefault="00ED771F" w:rsidP="00ED771F">
      <w:pPr>
        <w:pStyle w:val="NormalWeb"/>
        <w:spacing w:before="0" w:beforeAutospacing="0" w:after="200" w:afterAutospacing="0"/>
        <w:textAlignment w:val="baseline"/>
        <w:rPr>
          <w:rFonts w:ascii="Tahoma" w:hAnsi="Tahoma" w:cs="Tahoma"/>
          <w:color w:val="000000"/>
        </w:rPr>
      </w:pPr>
      <w:r>
        <w:rPr>
          <w:rFonts w:ascii="Tahoma" w:hAnsi="Tahoma" w:cs="Tahoma"/>
          <w:color w:val="000000"/>
        </w:rPr>
        <w:t xml:space="preserve">The </w:t>
      </w:r>
      <w:r w:rsidR="00570AE8">
        <w:rPr>
          <w:rFonts w:ascii="Tahoma" w:hAnsi="Tahoma" w:cs="Tahoma"/>
          <w:color w:val="000000"/>
        </w:rPr>
        <w:t xml:space="preserve">application services </w:t>
      </w:r>
      <w:ins w:id="696" w:author="Chassin, David P" w:date="2023-06-08T08:32:00Z">
        <w:r w:rsidR="00971F1E">
          <w:rPr>
            <w:rFonts w:ascii="Tahoma" w:hAnsi="Tahoma" w:cs="Tahoma"/>
            <w:color w:val="000000"/>
          </w:rPr>
          <w:t xml:space="preserve">were deployed and </w:t>
        </w:r>
      </w:ins>
      <w:del w:id="697" w:author="Chassin, David P" w:date="2023-06-08T08:32:00Z">
        <w:r w:rsidR="00570AE8" w:rsidDel="00971F1E">
          <w:rPr>
            <w:rFonts w:ascii="Tahoma" w:hAnsi="Tahoma" w:cs="Tahoma"/>
            <w:color w:val="000000"/>
          </w:rPr>
          <w:delText xml:space="preserve">are </w:delText>
        </w:r>
      </w:del>
      <w:r w:rsidR="00570AE8">
        <w:rPr>
          <w:rFonts w:ascii="Tahoma" w:hAnsi="Tahoma" w:cs="Tahoma"/>
          <w:color w:val="000000"/>
        </w:rPr>
        <w:t xml:space="preserve">validated </w:t>
      </w:r>
      <w:del w:id="698" w:author="Chassin, David P" w:date="2023-06-08T08:32:00Z">
        <w:r w:rsidR="00570AE8" w:rsidDel="00971F1E">
          <w:rPr>
            <w:rFonts w:ascii="Tahoma" w:hAnsi="Tahoma" w:cs="Tahoma"/>
            <w:color w:val="000000"/>
          </w:rPr>
          <w:delText xml:space="preserve">and deployed </w:delText>
        </w:r>
      </w:del>
      <w:r w:rsidR="00570AE8">
        <w:rPr>
          <w:rFonts w:ascii="Tahoma" w:hAnsi="Tahoma" w:cs="Tahoma"/>
          <w:color w:val="000000"/>
        </w:rPr>
        <w:t xml:space="preserve">on AWS under the </w:t>
      </w:r>
      <w:r w:rsidR="00386BF4">
        <w:rPr>
          <w:rFonts w:ascii="Tahoma" w:hAnsi="Tahoma" w:cs="Tahoma"/>
          <w:color w:val="000000"/>
        </w:rPr>
        <w:t xml:space="preserve">openfido.org domain.  In addition, </w:t>
      </w:r>
      <w:r w:rsidR="00DD75A5">
        <w:rPr>
          <w:rFonts w:ascii="Tahoma" w:hAnsi="Tahoma" w:cs="Tahoma"/>
          <w:color w:val="000000"/>
        </w:rPr>
        <w:t xml:space="preserve">ten pipelines have been made public for </w:t>
      </w:r>
      <w:proofErr w:type="spellStart"/>
      <w:r w:rsidR="00DD75A5">
        <w:rPr>
          <w:rFonts w:ascii="Tahoma" w:hAnsi="Tahoma" w:cs="Tahoma"/>
          <w:color w:val="000000"/>
        </w:rPr>
        <w:t>OpenFIDO</w:t>
      </w:r>
      <w:proofErr w:type="spellEnd"/>
      <w:r w:rsidR="00DD75A5">
        <w:rPr>
          <w:rFonts w:ascii="Tahoma" w:hAnsi="Tahoma" w:cs="Tahoma"/>
          <w:color w:val="000000"/>
        </w:rPr>
        <w:t xml:space="preserve"> users</w:t>
      </w:r>
      <w:r w:rsidR="00BB4EC6">
        <w:rPr>
          <w:rFonts w:ascii="Tahoma" w:hAnsi="Tahoma" w:cs="Tahoma"/>
          <w:color w:val="000000"/>
        </w:rPr>
        <w:t>, including the four main use-cases</w:t>
      </w:r>
      <w:del w:id="699" w:author="Chassin, David P" w:date="2023-06-08T08:33:00Z">
        <w:r w:rsidR="00BB4EC6" w:rsidDel="00971F1E">
          <w:rPr>
            <w:rFonts w:ascii="Tahoma" w:hAnsi="Tahoma" w:cs="Tahoma"/>
            <w:color w:val="000000"/>
          </w:rPr>
          <w:delText>,</w:delText>
        </w:r>
      </w:del>
      <w:ins w:id="700" w:author="Chassin, David P" w:date="2023-06-08T08:33:00Z">
        <w:r w:rsidR="00971F1E">
          <w:rPr>
            <w:rFonts w:ascii="Tahoma" w:hAnsi="Tahoma" w:cs="Tahoma"/>
            <w:color w:val="000000"/>
          </w:rPr>
          <w:t>, h</w:t>
        </w:r>
      </w:ins>
      <w:del w:id="701" w:author="Chassin, David P" w:date="2023-06-08T08:33:00Z">
        <w:r w:rsidR="00BB4EC6" w:rsidDel="00971F1E">
          <w:rPr>
            <w:rFonts w:ascii="Tahoma" w:hAnsi="Tahoma" w:cs="Tahoma"/>
            <w:color w:val="000000"/>
          </w:rPr>
          <w:delText xml:space="preserve"> h</w:delText>
        </w:r>
      </w:del>
      <w:r w:rsidR="00BB4EC6">
        <w:rPr>
          <w:rFonts w:ascii="Tahoma" w:hAnsi="Tahoma" w:cs="Tahoma"/>
          <w:color w:val="000000"/>
        </w:rPr>
        <w:t>osting capacity, tariff design, electrification, and resilience analysis</w:t>
      </w:r>
      <w:r w:rsidR="00CB3CAE">
        <w:rPr>
          <w:rFonts w:ascii="Tahoma" w:hAnsi="Tahoma" w:cs="Tahoma"/>
          <w:color w:val="000000"/>
        </w:rPr>
        <w:t xml:space="preserve">, which use </w:t>
      </w:r>
      <w:proofErr w:type="spellStart"/>
      <w:r w:rsidR="00CB3CAE">
        <w:rPr>
          <w:rFonts w:ascii="Tahoma" w:hAnsi="Tahoma" w:cs="Tahoma"/>
          <w:color w:val="000000"/>
        </w:rPr>
        <w:t>HiPAS</w:t>
      </w:r>
      <w:proofErr w:type="spellEnd"/>
      <w:r w:rsidR="00CB3CAE">
        <w:rPr>
          <w:rFonts w:ascii="Tahoma" w:hAnsi="Tahoma" w:cs="Tahoma"/>
          <w:color w:val="000000"/>
        </w:rPr>
        <w:t xml:space="preserve"> </w:t>
      </w:r>
      <w:proofErr w:type="spellStart"/>
      <w:r w:rsidR="00CB3CAE">
        <w:rPr>
          <w:rFonts w:ascii="Tahoma" w:hAnsi="Tahoma" w:cs="Tahoma"/>
          <w:color w:val="000000"/>
        </w:rPr>
        <w:t>GridLAB</w:t>
      </w:r>
      <w:proofErr w:type="spellEnd"/>
      <w:r w:rsidR="00CB3CAE">
        <w:rPr>
          <w:rFonts w:ascii="Tahoma" w:hAnsi="Tahoma" w:cs="Tahoma"/>
          <w:color w:val="000000"/>
        </w:rPr>
        <w:t xml:space="preserve">-D templates. In addition, the following pipelines have been validated and deployed to </w:t>
      </w:r>
      <w:proofErr w:type="spellStart"/>
      <w:r w:rsidR="00CB3CAE">
        <w:rPr>
          <w:rFonts w:ascii="Tahoma" w:hAnsi="Tahoma" w:cs="Tahoma"/>
          <w:color w:val="000000"/>
        </w:rPr>
        <w:t>OpenFIDO</w:t>
      </w:r>
      <w:proofErr w:type="spellEnd"/>
      <w:r w:rsidR="00E53C8C">
        <w:rPr>
          <w:rFonts w:ascii="Tahoma" w:hAnsi="Tahoma" w:cs="Tahoma"/>
          <w:color w:val="000000"/>
        </w:rPr>
        <w:t xml:space="preserve">: </w:t>
      </w:r>
      <w:ins w:id="702" w:author="Chassin, David P" w:date="2023-06-08T08:34:00Z">
        <w:r w:rsidR="00971F1E">
          <w:rPr>
            <w:rFonts w:ascii="Tahoma" w:hAnsi="Tahoma" w:cs="Tahoma"/>
            <w:color w:val="000000"/>
          </w:rPr>
          <w:t xml:space="preserve">distribution system simulation, </w:t>
        </w:r>
      </w:ins>
      <w:proofErr w:type="spellStart"/>
      <w:r w:rsidR="00E53C8C">
        <w:rPr>
          <w:rFonts w:ascii="Tahoma" w:hAnsi="Tahoma" w:cs="Tahoma"/>
          <w:color w:val="000000"/>
        </w:rPr>
        <w:t>loadshape</w:t>
      </w:r>
      <w:proofErr w:type="spellEnd"/>
      <w:r w:rsidR="00E53C8C">
        <w:rPr>
          <w:rFonts w:ascii="Tahoma" w:hAnsi="Tahoma" w:cs="Tahoma"/>
          <w:color w:val="000000"/>
        </w:rPr>
        <w:t xml:space="preserve"> </w:t>
      </w:r>
      <w:r w:rsidR="00035C74">
        <w:rPr>
          <w:rFonts w:ascii="Tahoma" w:hAnsi="Tahoma" w:cs="Tahoma"/>
          <w:color w:val="000000"/>
        </w:rPr>
        <w:t>clustering</w:t>
      </w:r>
      <w:r w:rsidR="00E53C8C">
        <w:rPr>
          <w:rFonts w:ascii="Tahoma" w:hAnsi="Tahoma" w:cs="Tahoma"/>
          <w:color w:val="000000"/>
        </w:rPr>
        <w:t xml:space="preserve">, weather data, census geography, </w:t>
      </w:r>
      <w:r w:rsidR="00035C74">
        <w:rPr>
          <w:rFonts w:ascii="Tahoma" w:hAnsi="Tahoma" w:cs="Tahoma"/>
          <w:color w:val="000000"/>
        </w:rPr>
        <w:t>address resolution, and Cyme model extraction.</w:t>
      </w:r>
    </w:p>
    <w:p w14:paraId="495424BA" w14:textId="3883F0F0" w:rsidR="00DC31A8" w:rsidRDefault="00DC31A8" w:rsidP="00ED771F">
      <w:pPr>
        <w:pStyle w:val="NormalWeb"/>
        <w:spacing w:before="0" w:beforeAutospacing="0" w:after="200" w:afterAutospacing="0"/>
        <w:textAlignment w:val="baseline"/>
        <w:rPr>
          <w:rFonts w:ascii="Tahoma" w:hAnsi="Tahoma" w:cs="Tahoma"/>
          <w:color w:val="000000"/>
        </w:rPr>
      </w:pPr>
      <w:r>
        <w:rPr>
          <w:rFonts w:ascii="Tahoma" w:hAnsi="Tahoma" w:cs="Tahoma"/>
          <w:color w:val="000000"/>
        </w:rPr>
        <w:t xml:space="preserve">The real-time validation status of both the application services and pipelines can be viewed at the main </w:t>
      </w:r>
      <w:proofErr w:type="spellStart"/>
      <w:r>
        <w:rPr>
          <w:rFonts w:ascii="Tahoma" w:hAnsi="Tahoma" w:cs="Tahoma"/>
          <w:color w:val="000000"/>
        </w:rPr>
        <w:t>OpenFIDO</w:t>
      </w:r>
      <w:proofErr w:type="spellEnd"/>
      <w:r>
        <w:rPr>
          <w:rFonts w:ascii="Tahoma" w:hAnsi="Tahoma" w:cs="Tahoma"/>
          <w:color w:val="000000"/>
        </w:rPr>
        <w:t xml:space="preserve"> </w:t>
      </w:r>
      <w:r w:rsidR="00947FBF">
        <w:rPr>
          <w:rFonts w:ascii="Tahoma" w:hAnsi="Tahoma" w:cs="Tahoma"/>
          <w:color w:val="000000"/>
        </w:rPr>
        <w:t xml:space="preserve">repository page located at </w:t>
      </w:r>
      <w:hyperlink r:id="rId29" w:history="1">
        <w:r w:rsidR="00947FBF" w:rsidRPr="0011406F">
          <w:rPr>
            <w:rStyle w:val="Hyperlink"/>
            <w:rFonts w:ascii="Tahoma" w:hAnsi="Tahoma" w:cs="Tahoma"/>
          </w:rPr>
          <w:t>https://source.openfido.org/</w:t>
        </w:r>
      </w:hyperlink>
      <w:r w:rsidR="00947FBF">
        <w:rPr>
          <w:rFonts w:ascii="Tahoma" w:hAnsi="Tahoma" w:cs="Tahoma"/>
          <w:color w:val="000000"/>
        </w:rPr>
        <w:t xml:space="preserve">. </w:t>
      </w:r>
      <w:r w:rsidR="00951648">
        <w:rPr>
          <w:rFonts w:ascii="Tahoma" w:hAnsi="Tahoma" w:cs="Tahoma"/>
          <w:color w:val="000000"/>
        </w:rPr>
        <w:t xml:space="preserve">The application services build, validation and deployment status </w:t>
      </w:r>
      <w:proofErr w:type="gramStart"/>
      <w:r w:rsidR="00951648">
        <w:rPr>
          <w:rFonts w:ascii="Tahoma" w:hAnsi="Tahoma" w:cs="Tahoma"/>
          <w:color w:val="000000"/>
        </w:rPr>
        <w:t>is</w:t>
      </w:r>
      <w:proofErr w:type="gramEnd"/>
      <w:r w:rsidR="00951648">
        <w:rPr>
          <w:rFonts w:ascii="Tahoma" w:hAnsi="Tahoma" w:cs="Tahoma"/>
          <w:color w:val="000000"/>
        </w:rPr>
        <w:t xml:space="preserve"> shown in Figure </w:t>
      </w:r>
      <w:ins w:id="703" w:author="Chassin, David P" w:date="2023-06-08T08:46:00Z">
        <w:r w:rsidR="007901EC">
          <w:rPr>
            <w:rFonts w:ascii="Tahoma" w:hAnsi="Tahoma" w:cs="Tahoma"/>
            <w:color w:val="000000"/>
          </w:rPr>
          <w:t>3</w:t>
        </w:r>
      </w:ins>
      <w:del w:id="704" w:author="Chassin, David P" w:date="2023-06-08T08:46:00Z">
        <w:r w:rsidR="00951648" w:rsidDel="007901EC">
          <w:rPr>
            <w:rFonts w:ascii="Tahoma" w:hAnsi="Tahoma" w:cs="Tahoma"/>
            <w:color w:val="000000"/>
          </w:rPr>
          <w:delText>7</w:delText>
        </w:r>
      </w:del>
      <w:r w:rsidR="00951648">
        <w:rPr>
          <w:rFonts w:ascii="Tahoma" w:hAnsi="Tahoma" w:cs="Tahoma"/>
          <w:color w:val="000000"/>
        </w:rPr>
        <w:t>.</w:t>
      </w:r>
    </w:p>
    <w:p w14:paraId="5BEB006B" w14:textId="1E6D1416" w:rsidR="00C827E1" w:rsidRPr="00C827E1" w:rsidRDefault="00C827E1">
      <w:pPr>
        <w:pStyle w:val="NormalWeb"/>
        <w:keepNext/>
        <w:spacing w:before="0" w:beforeAutospacing="0" w:after="200" w:afterAutospacing="0"/>
        <w:jc w:val="center"/>
        <w:textAlignment w:val="baseline"/>
        <w:rPr>
          <w:rFonts w:ascii="Tahoma" w:hAnsi="Tahoma" w:cs="Tahoma"/>
          <w:b/>
          <w:bCs/>
          <w:color w:val="000000"/>
        </w:rPr>
        <w:pPrChange w:id="705" w:author="Chassin, David P" w:date="2023-06-08T08:45:00Z">
          <w:pPr>
            <w:pStyle w:val="NormalWeb"/>
            <w:spacing w:before="0" w:beforeAutospacing="0" w:after="200" w:afterAutospacing="0"/>
            <w:jc w:val="center"/>
            <w:textAlignment w:val="baseline"/>
          </w:pPr>
        </w:pPrChange>
      </w:pPr>
      <w:r>
        <w:rPr>
          <w:rFonts w:ascii="Tahoma" w:hAnsi="Tahoma" w:cs="Tahoma"/>
          <w:b/>
          <w:bCs/>
          <w:color w:val="000000"/>
        </w:rPr>
        <w:lastRenderedPageBreak/>
        <w:t xml:space="preserve">Figure </w:t>
      </w:r>
      <w:ins w:id="706" w:author="Chassin, David P" w:date="2023-06-08T08:45:00Z">
        <w:r w:rsidR="007901EC">
          <w:rPr>
            <w:rFonts w:ascii="Tahoma" w:hAnsi="Tahoma" w:cs="Tahoma"/>
            <w:b/>
            <w:bCs/>
            <w:color w:val="000000"/>
          </w:rPr>
          <w:t>3</w:t>
        </w:r>
      </w:ins>
      <w:del w:id="707" w:author="Chassin, David P" w:date="2023-06-08T08:45:00Z">
        <w:r w:rsidDel="007901EC">
          <w:rPr>
            <w:rFonts w:ascii="Tahoma" w:hAnsi="Tahoma" w:cs="Tahoma"/>
            <w:b/>
            <w:bCs/>
            <w:color w:val="000000"/>
          </w:rPr>
          <w:delText>7</w:delText>
        </w:r>
      </w:del>
      <w:r>
        <w:rPr>
          <w:rFonts w:ascii="Tahoma" w:hAnsi="Tahoma" w:cs="Tahoma"/>
          <w:b/>
          <w:bCs/>
          <w:color w:val="000000"/>
        </w:rPr>
        <w:t>: Application Status</w:t>
      </w:r>
    </w:p>
    <w:p w14:paraId="488C33A3" w14:textId="6784F8FD" w:rsidR="00951648" w:rsidRDefault="00C827E1" w:rsidP="005F7AB2">
      <w:pPr>
        <w:pStyle w:val="NormalWeb"/>
        <w:spacing w:before="0" w:beforeAutospacing="0" w:after="200" w:afterAutospacing="0"/>
        <w:jc w:val="center"/>
        <w:textAlignment w:val="baseline"/>
        <w:rPr>
          <w:rFonts w:ascii="Tahoma" w:hAnsi="Tahoma" w:cs="Tahoma"/>
          <w:color w:val="000000"/>
        </w:rPr>
      </w:pPr>
      <w:r w:rsidRPr="00C827E1">
        <w:rPr>
          <w:rFonts w:ascii="Tahoma" w:hAnsi="Tahoma" w:cs="Tahoma"/>
          <w:noProof/>
          <w:color w:val="000000"/>
        </w:rPr>
        <w:drawing>
          <wp:inline distT="0" distB="0" distL="0" distR="0" wp14:anchorId="735101F6" wp14:editId="0A0989B3">
            <wp:extent cx="6400800" cy="1276985"/>
            <wp:effectExtent l="0" t="0" r="0" b="5715"/>
            <wp:docPr id="1" name="Picture 1" descr="Figure 3 shows an example of the application status from the OpenFIDO repository. Four columns are shown, labeled app service, auth service, workflow service, and client service. Each column has three rows, showing the test build, deploy staging, and deploy production status, with all status showing pa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igure 3 shows an example of the application status from the OpenFIDO repository. Four columns are shown, labeled app service, auth service, workflow service, and client service. Each column has three rows, showing the test build, deploy staging, and deploy production status, with all status showing passing."/>
                    <pic:cNvPicPr/>
                  </pic:nvPicPr>
                  <pic:blipFill>
                    <a:blip r:embed="rId30"/>
                    <a:stretch>
                      <a:fillRect/>
                    </a:stretch>
                  </pic:blipFill>
                  <pic:spPr>
                    <a:xfrm>
                      <a:off x="0" y="0"/>
                      <a:ext cx="6400800" cy="1276985"/>
                    </a:xfrm>
                    <a:prstGeom prst="rect">
                      <a:avLst/>
                    </a:prstGeom>
                  </pic:spPr>
                </pic:pic>
              </a:graphicData>
            </a:graphic>
          </wp:inline>
        </w:drawing>
      </w:r>
    </w:p>
    <w:p w14:paraId="351D5BD3" w14:textId="5DC0AE96" w:rsidR="00B85939" w:rsidRDefault="00B85939" w:rsidP="00ED771F">
      <w:pPr>
        <w:pStyle w:val="NormalWeb"/>
        <w:spacing w:before="0" w:beforeAutospacing="0" w:after="200" w:afterAutospacing="0"/>
        <w:textAlignment w:val="baseline"/>
        <w:rPr>
          <w:rFonts w:ascii="Tahoma" w:hAnsi="Tahoma" w:cs="Tahoma"/>
          <w:color w:val="000000"/>
        </w:rPr>
      </w:pPr>
      <w:r>
        <w:rPr>
          <w:rFonts w:ascii="Tahoma" w:hAnsi="Tahoma" w:cs="Tahoma"/>
          <w:color w:val="000000"/>
        </w:rPr>
        <w:t xml:space="preserve">The pipeline </w:t>
      </w:r>
      <w:ins w:id="708" w:author="Chassin, David P" w:date="2023-06-08T08:36:00Z">
        <w:r w:rsidR="00971F1E">
          <w:rPr>
            <w:rFonts w:ascii="Tahoma" w:hAnsi="Tahoma" w:cs="Tahoma"/>
            <w:color w:val="000000"/>
          </w:rPr>
          <w:t xml:space="preserve">validation </w:t>
        </w:r>
      </w:ins>
      <w:r>
        <w:rPr>
          <w:rFonts w:ascii="Tahoma" w:hAnsi="Tahoma" w:cs="Tahoma"/>
          <w:color w:val="000000"/>
        </w:rPr>
        <w:t xml:space="preserve">status is shown in Figure </w:t>
      </w:r>
      <w:ins w:id="709" w:author="Chassin, David P" w:date="2023-06-08T08:46:00Z">
        <w:r w:rsidR="007901EC">
          <w:rPr>
            <w:rFonts w:ascii="Tahoma" w:hAnsi="Tahoma" w:cs="Tahoma"/>
            <w:color w:val="000000"/>
          </w:rPr>
          <w:t>4</w:t>
        </w:r>
      </w:ins>
      <w:del w:id="710" w:author="Chassin, David P" w:date="2023-06-08T08:46:00Z">
        <w:r w:rsidDel="007901EC">
          <w:rPr>
            <w:rFonts w:ascii="Tahoma" w:hAnsi="Tahoma" w:cs="Tahoma"/>
            <w:color w:val="000000"/>
          </w:rPr>
          <w:delText>8</w:delText>
        </w:r>
      </w:del>
      <w:r w:rsidR="00501D57">
        <w:rPr>
          <w:rFonts w:ascii="Tahoma" w:hAnsi="Tahoma" w:cs="Tahoma"/>
          <w:color w:val="000000"/>
        </w:rPr>
        <w:t xml:space="preserve">. </w:t>
      </w:r>
      <w:ins w:id="711" w:author="Chassin, David P" w:date="2023-06-08T08:36:00Z">
        <w:r w:rsidR="00971F1E">
          <w:rPr>
            <w:rFonts w:ascii="Tahoma" w:hAnsi="Tahoma" w:cs="Tahoma"/>
            <w:color w:val="000000"/>
          </w:rPr>
          <w:t>(</w:t>
        </w:r>
      </w:ins>
      <w:r w:rsidR="00501D57">
        <w:rPr>
          <w:rFonts w:ascii="Tahoma" w:hAnsi="Tahoma" w:cs="Tahoma"/>
          <w:color w:val="000000"/>
        </w:rPr>
        <w:t xml:space="preserve">Note: </w:t>
      </w:r>
      <w:del w:id="712" w:author="Chassin, David P" w:date="2023-06-08T08:36:00Z">
        <w:r w:rsidR="00501D57" w:rsidDel="00971F1E">
          <w:rPr>
            <w:rFonts w:ascii="Tahoma" w:hAnsi="Tahoma" w:cs="Tahoma"/>
            <w:color w:val="000000"/>
          </w:rPr>
          <w:delText xml:space="preserve">three </w:delText>
        </w:r>
      </w:del>
      <w:r w:rsidR="00501D57">
        <w:rPr>
          <w:rFonts w:ascii="Tahoma" w:hAnsi="Tahoma" w:cs="Tahoma"/>
          <w:color w:val="000000"/>
        </w:rPr>
        <w:t xml:space="preserve">failures are shown for illustrative purposes. In the final release of </w:t>
      </w:r>
      <w:proofErr w:type="spellStart"/>
      <w:r w:rsidR="00501D57">
        <w:rPr>
          <w:rFonts w:ascii="Tahoma" w:hAnsi="Tahoma" w:cs="Tahoma"/>
          <w:color w:val="000000"/>
        </w:rPr>
        <w:t>OpenFIDO</w:t>
      </w:r>
      <w:proofErr w:type="spellEnd"/>
      <w:r w:rsidR="00501D57">
        <w:rPr>
          <w:rFonts w:ascii="Tahoma" w:hAnsi="Tahoma" w:cs="Tahoma"/>
          <w:color w:val="000000"/>
        </w:rPr>
        <w:t>, these pipelines are passing.</w:t>
      </w:r>
      <w:ins w:id="713" w:author="Chassin, David P" w:date="2023-06-08T08:36:00Z">
        <w:r w:rsidR="00971F1E">
          <w:rPr>
            <w:rFonts w:ascii="Tahoma" w:hAnsi="Tahoma" w:cs="Tahoma"/>
            <w:color w:val="000000"/>
          </w:rPr>
          <w:t>)</w:t>
        </w:r>
      </w:ins>
    </w:p>
    <w:p w14:paraId="1DBB95B0" w14:textId="592578E3" w:rsidR="00501D57" w:rsidRPr="00C827E1" w:rsidRDefault="00501D57" w:rsidP="005F7AB2">
      <w:pPr>
        <w:pStyle w:val="NormalWeb"/>
        <w:keepNext/>
        <w:spacing w:before="0" w:beforeAutospacing="0" w:after="200" w:afterAutospacing="0"/>
        <w:jc w:val="center"/>
        <w:textAlignment w:val="baseline"/>
        <w:rPr>
          <w:rFonts w:ascii="Tahoma" w:hAnsi="Tahoma" w:cs="Tahoma"/>
          <w:b/>
          <w:bCs/>
          <w:color w:val="000000"/>
        </w:rPr>
      </w:pPr>
      <w:r>
        <w:rPr>
          <w:rFonts w:ascii="Tahoma" w:hAnsi="Tahoma" w:cs="Tahoma"/>
          <w:b/>
          <w:bCs/>
          <w:color w:val="000000"/>
        </w:rPr>
        <w:t xml:space="preserve">Figure </w:t>
      </w:r>
      <w:ins w:id="714" w:author="Chassin, David P" w:date="2023-06-08T08:45:00Z">
        <w:r w:rsidR="007901EC">
          <w:rPr>
            <w:rFonts w:ascii="Tahoma" w:hAnsi="Tahoma" w:cs="Tahoma"/>
            <w:b/>
            <w:bCs/>
            <w:color w:val="000000"/>
          </w:rPr>
          <w:t>4</w:t>
        </w:r>
      </w:ins>
      <w:del w:id="715" w:author="Chassin, David P" w:date="2023-06-08T08:45:00Z">
        <w:r w:rsidDel="007901EC">
          <w:rPr>
            <w:rFonts w:ascii="Tahoma" w:hAnsi="Tahoma" w:cs="Tahoma"/>
            <w:b/>
            <w:bCs/>
            <w:color w:val="000000"/>
          </w:rPr>
          <w:delText>8</w:delText>
        </w:r>
      </w:del>
      <w:r>
        <w:rPr>
          <w:rFonts w:ascii="Tahoma" w:hAnsi="Tahoma" w:cs="Tahoma"/>
          <w:b/>
          <w:bCs/>
          <w:color w:val="000000"/>
        </w:rPr>
        <w:t xml:space="preserve">: </w:t>
      </w:r>
      <w:r w:rsidR="000C17C9">
        <w:rPr>
          <w:rFonts w:ascii="Tahoma" w:hAnsi="Tahoma" w:cs="Tahoma"/>
          <w:b/>
          <w:bCs/>
          <w:color w:val="000000"/>
        </w:rPr>
        <w:t>Pipeline Status</w:t>
      </w:r>
    </w:p>
    <w:p w14:paraId="0E114FBA" w14:textId="5F580655" w:rsidR="00501D57" w:rsidRDefault="005F7AB2" w:rsidP="005F7AB2">
      <w:pPr>
        <w:pStyle w:val="NormalWeb"/>
        <w:spacing w:before="0" w:beforeAutospacing="0" w:after="200" w:afterAutospacing="0"/>
        <w:jc w:val="center"/>
        <w:textAlignment w:val="baseline"/>
        <w:rPr>
          <w:rFonts w:ascii="Tahoma" w:hAnsi="Tahoma" w:cs="Tahoma"/>
          <w:color w:val="000000"/>
        </w:rPr>
      </w:pPr>
      <w:r w:rsidRPr="005F7AB2">
        <w:rPr>
          <w:rFonts w:ascii="Tahoma" w:hAnsi="Tahoma" w:cs="Tahoma"/>
          <w:noProof/>
          <w:color w:val="000000"/>
        </w:rPr>
        <w:drawing>
          <wp:inline distT="0" distB="0" distL="0" distR="0" wp14:anchorId="4EF7D44D" wp14:editId="321F8744">
            <wp:extent cx="2466636" cy="3386667"/>
            <wp:effectExtent l="0" t="0" r="0" b="4445"/>
            <wp:docPr id="2" name="Picture 2" descr="Figure 4 shows an example of the real-time pipeline status report from the OpenFIDO repository. Two columns are shown labeled as the pipeline name and the pipeline status.  Ten rows are shown, labeled as tariff design, load  shape, weather, HiPAS GridLAB-D, census, resilience, hosting capacity, electrification, address, and cyme converter. Most of the pipelines are shown as passing validation, with the exception of tariff design, resilience, and electrification, which are shown as fai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Figure 4 shows an example of the real-time pipeline status report from the OpenFIDO repository. Two columns are shown labeled as the pipeline name and the pipeline status.  Ten rows are shown, labeled as tariff design, load  shape, weather, HiPAS GridLAB-D, census, resilience, hosting capacity, electrification, address, and cyme converter. Most of the pipelines are shown as passing validation, with the exception of tariff design, resilience, and electrification, which are shown as failing."/>
                    <pic:cNvPicPr/>
                  </pic:nvPicPr>
                  <pic:blipFill>
                    <a:blip r:embed="rId31"/>
                    <a:stretch>
                      <a:fillRect/>
                    </a:stretch>
                  </pic:blipFill>
                  <pic:spPr>
                    <a:xfrm>
                      <a:off x="0" y="0"/>
                      <a:ext cx="2475322" cy="3398593"/>
                    </a:xfrm>
                    <a:prstGeom prst="rect">
                      <a:avLst/>
                    </a:prstGeom>
                  </pic:spPr>
                </pic:pic>
              </a:graphicData>
            </a:graphic>
          </wp:inline>
        </w:drawing>
      </w:r>
    </w:p>
    <w:p w14:paraId="4E19FD9D" w14:textId="68BCC91D" w:rsidR="0071751C" w:rsidRDefault="0071751C" w:rsidP="0071751C">
      <w:pPr>
        <w:pStyle w:val="NormalWeb"/>
        <w:spacing w:before="0" w:beforeAutospacing="0" w:after="200" w:afterAutospacing="0"/>
        <w:textAlignment w:val="baseline"/>
        <w:rPr>
          <w:ins w:id="716" w:author="Chassin, David P" w:date="2023-06-01T12:32:00Z"/>
          <w:rFonts w:ascii="Tahoma" w:hAnsi="Tahoma" w:cs="Tahoma"/>
          <w:color w:val="000000"/>
        </w:rPr>
      </w:pPr>
      <w:r>
        <w:rPr>
          <w:rFonts w:ascii="Tahoma" w:hAnsi="Tahoma" w:cs="Tahoma"/>
          <w:color w:val="000000"/>
        </w:rPr>
        <w:t xml:space="preserve">Use-case </w:t>
      </w:r>
      <w:r w:rsidR="00C97AE9">
        <w:rPr>
          <w:rFonts w:ascii="Tahoma" w:hAnsi="Tahoma" w:cs="Tahoma"/>
          <w:color w:val="000000"/>
        </w:rPr>
        <w:t xml:space="preserve">pipelines (hosting capacity, tariff design, electrification, and resilience) are </w:t>
      </w:r>
      <w:r w:rsidR="00952F68">
        <w:rPr>
          <w:rFonts w:ascii="Tahoma" w:hAnsi="Tahoma" w:cs="Tahoma"/>
          <w:color w:val="000000"/>
        </w:rPr>
        <w:t xml:space="preserve">additionally validated by the </w:t>
      </w:r>
      <w:proofErr w:type="spellStart"/>
      <w:r w:rsidR="00952F68">
        <w:rPr>
          <w:rFonts w:ascii="Tahoma" w:hAnsi="Tahoma" w:cs="Tahoma"/>
          <w:color w:val="000000"/>
        </w:rPr>
        <w:t>HiPAS</w:t>
      </w:r>
      <w:proofErr w:type="spellEnd"/>
      <w:r w:rsidR="00952F68">
        <w:rPr>
          <w:rFonts w:ascii="Tahoma" w:hAnsi="Tahoma" w:cs="Tahoma"/>
          <w:color w:val="000000"/>
        </w:rPr>
        <w:t xml:space="preserve"> </w:t>
      </w:r>
      <w:proofErr w:type="spellStart"/>
      <w:r w:rsidR="00952F68">
        <w:rPr>
          <w:rFonts w:ascii="Tahoma" w:hAnsi="Tahoma" w:cs="Tahoma"/>
          <w:color w:val="000000"/>
        </w:rPr>
        <w:t>GridLAB</w:t>
      </w:r>
      <w:proofErr w:type="spellEnd"/>
      <w:r w:rsidR="00952F68">
        <w:rPr>
          <w:rFonts w:ascii="Tahoma" w:hAnsi="Tahoma" w:cs="Tahoma"/>
          <w:color w:val="000000"/>
        </w:rPr>
        <w:t>-D template (</w:t>
      </w:r>
      <w:r w:rsidR="003C5EB7">
        <w:rPr>
          <w:rFonts w:ascii="Tahoma" w:hAnsi="Tahoma" w:cs="Tahoma"/>
          <w:color w:val="000000"/>
        </w:rPr>
        <w:t xml:space="preserve">see </w:t>
      </w:r>
      <w:hyperlink r:id="rId32" w:history="1">
        <w:r w:rsidR="003C5EB7" w:rsidRPr="0011406F">
          <w:rPr>
            <w:rStyle w:val="Hyperlink"/>
            <w:rFonts w:ascii="Tahoma" w:hAnsi="Tahoma" w:cs="Tahoma"/>
          </w:rPr>
          <w:t>https://github.com/slacgismo/gridlabd-template</w:t>
        </w:r>
      </w:hyperlink>
      <w:r w:rsidR="003C5EB7">
        <w:rPr>
          <w:rFonts w:ascii="Tahoma" w:hAnsi="Tahoma" w:cs="Tahoma"/>
          <w:color w:val="000000"/>
        </w:rPr>
        <w:t xml:space="preserve">).  In addition, </w:t>
      </w:r>
      <w:proofErr w:type="spellStart"/>
      <w:r w:rsidR="003C5EB7">
        <w:rPr>
          <w:rFonts w:ascii="Tahoma" w:hAnsi="Tahoma" w:cs="Tahoma"/>
          <w:color w:val="000000"/>
        </w:rPr>
        <w:t>loadshape</w:t>
      </w:r>
      <w:proofErr w:type="spellEnd"/>
      <w:r w:rsidR="003C5EB7">
        <w:rPr>
          <w:rFonts w:ascii="Tahoma" w:hAnsi="Tahoma" w:cs="Tahoma"/>
          <w:color w:val="000000"/>
        </w:rPr>
        <w:t xml:space="preserve"> clustering is implemented as a </w:t>
      </w:r>
      <w:proofErr w:type="spellStart"/>
      <w:r w:rsidR="003C5EB7">
        <w:rPr>
          <w:rFonts w:ascii="Tahoma" w:hAnsi="Tahoma" w:cs="Tahoma"/>
          <w:color w:val="000000"/>
        </w:rPr>
        <w:t>HiPAS</w:t>
      </w:r>
      <w:proofErr w:type="spellEnd"/>
      <w:r w:rsidR="003C5EB7">
        <w:rPr>
          <w:rFonts w:ascii="Tahoma" w:hAnsi="Tahoma" w:cs="Tahoma"/>
          <w:color w:val="000000"/>
        </w:rPr>
        <w:t xml:space="preserve"> </w:t>
      </w:r>
      <w:proofErr w:type="spellStart"/>
      <w:r w:rsidR="003C5EB7">
        <w:rPr>
          <w:rFonts w:ascii="Tahoma" w:hAnsi="Tahoma" w:cs="Tahoma"/>
          <w:color w:val="000000"/>
        </w:rPr>
        <w:t>GridLAB</w:t>
      </w:r>
      <w:proofErr w:type="spellEnd"/>
      <w:r w:rsidR="003C5EB7">
        <w:rPr>
          <w:rFonts w:ascii="Tahoma" w:hAnsi="Tahoma" w:cs="Tahoma"/>
          <w:color w:val="000000"/>
        </w:rPr>
        <w:t>-D template.</w:t>
      </w:r>
      <w:r w:rsidR="00D36C68">
        <w:rPr>
          <w:rFonts w:ascii="Tahoma" w:hAnsi="Tahoma" w:cs="Tahoma"/>
          <w:color w:val="000000"/>
        </w:rPr>
        <w:t xml:space="preserve"> The remaining pipelines are implemented as </w:t>
      </w:r>
      <w:proofErr w:type="spellStart"/>
      <w:r w:rsidR="00D36C68">
        <w:rPr>
          <w:rFonts w:ascii="Tahoma" w:hAnsi="Tahoma" w:cs="Tahoma"/>
          <w:color w:val="000000"/>
        </w:rPr>
        <w:t>HiPAS</w:t>
      </w:r>
      <w:proofErr w:type="spellEnd"/>
      <w:r w:rsidR="00D36C68">
        <w:rPr>
          <w:rFonts w:ascii="Tahoma" w:hAnsi="Tahoma" w:cs="Tahoma"/>
          <w:color w:val="000000"/>
        </w:rPr>
        <w:t xml:space="preserve"> </w:t>
      </w:r>
      <w:proofErr w:type="spellStart"/>
      <w:r w:rsidR="00D36C68">
        <w:rPr>
          <w:rFonts w:ascii="Tahoma" w:hAnsi="Tahoma" w:cs="Tahoma"/>
          <w:color w:val="000000"/>
        </w:rPr>
        <w:t>GridLAB</w:t>
      </w:r>
      <w:proofErr w:type="spellEnd"/>
      <w:r w:rsidR="00D36C68">
        <w:rPr>
          <w:rFonts w:ascii="Tahoma" w:hAnsi="Tahoma" w:cs="Tahoma"/>
          <w:color w:val="000000"/>
        </w:rPr>
        <w:t xml:space="preserve">-D geodata packages (e.g., </w:t>
      </w:r>
      <w:r w:rsidR="004E524E">
        <w:rPr>
          <w:rFonts w:ascii="Tahoma" w:hAnsi="Tahoma" w:cs="Tahoma"/>
          <w:color w:val="000000"/>
        </w:rPr>
        <w:t>C</w:t>
      </w:r>
      <w:r w:rsidR="00D36C68">
        <w:rPr>
          <w:rFonts w:ascii="Tahoma" w:hAnsi="Tahoma" w:cs="Tahoma"/>
          <w:color w:val="000000"/>
        </w:rPr>
        <w:t xml:space="preserve">ensus, </w:t>
      </w:r>
      <w:r w:rsidR="004E524E">
        <w:rPr>
          <w:rFonts w:ascii="Tahoma" w:hAnsi="Tahoma" w:cs="Tahoma"/>
          <w:color w:val="000000"/>
        </w:rPr>
        <w:t>A</w:t>
      </w:r>
      <w:r w:rsidR="00D36C68">
        <w:rPr>
          <w:rFonts w:ascii="Tahoma" w:hAnsi="Tahoma" w:cs="Tahoma"/>
          <w:color w:val="000000"/>
        </w:rPr>
        <w:t>ddress), converters (</w:t>
      </w:r>
      <w:r w:rsidR="004E524E">
        <w:rPr>
          <w:rFonts w:ascii="Tahoma" w:hAnsi="Tahoma" w:cs="Tahoma"/>
          <w:color w:val="000000"/>
        </w:rPr>
        <w:t xml:space="preserve">e.g., </w:t>
      </w:r>
      <w:r w:rsidR="00D36C68">
        <w:rPr>
          <w:rFonts w:ascii="Tahoma" w:hAnsi="Tahoma" w:cs="Tahoma"/>
          <w:color w:val="000000"/>
        </w:rPr>
        <w:t>Cyme extract), and subcommands (</w:t>
      </w:r>
      <w:r w:rsidR="004E524E">
        <w:rPr>
          <w:rFonts w:ascii="Tahoma" w:hAnsi="Tahoma" w:cs="Tahoma"/>
          <w:color w:val="000000"/>
        </w:rPr>
        <w:t>W</w:t>
      </w:r>
      <w:r w:rsidR="00635934">
        <w:rPr>
          <w:rFonts w:ascii="Tahoma" w:hAnsi="Tahoma" w:cs="Tahoma"/>
          <w:color w:val="000000"/>
        </w:rPr>
        <w:t xml:space="preserve">eather). </w:t>
      </w:r>
      <w:proofErr w:type="spellStart"/>
      <w:r w:rsidR="00635934">
        <w:rPr>
          <w:rFonts w:ascii="Tahoma" w:hAnsi="Tahoma" w:cs="Tahoma"/>
          <w:color w:val="000000"/>
        </w:rPr>
        <w:t>HiPAS</w:t>
      </w:r>
      <w:proofErr w:type="spellEnd"/>
      <w:r w:rsidR="00635934">
        <w:rPr>
          <w:rFonts w:ascii="Tahoma" w:hAnsi="Tahoma" w:cs="Tahoma"/>
          <w:color w:val="000000"/>
        </w:rPr>
        <w:t xml:space="preserve"> </w:t>
      </w:r>
      <w:proofErr w:type="spellStart"/>
      <w:r w:rsidR="00635934">
        <w:rPr>
          <w:rFonts w:ascii="Tahoma" w:hAnsi="Tahoma" w:cs="Tahoma"/>
          <w:color w:val="000000"/>
        </w:rPr>
        <w:t>GridLAB</w:t>
      </w:r>
      <w:proofErr w:type="spellEnd"/>
      <w:r w:rsidR="00635934">
        <w:rPr>
          <w:rFonts w:ascii="Tahoma" w:hAnsi="Tahoma" w:cs="Tahoma"/>
          <w:color w:val="000000"/>
        </w:rPr>
        <w:t xml:space="preserve">-D itself is validated as a complete tool (see </w:t>
      </w:r>
      <w:hyperlink r:id="rId33" w:history="1">
        <w:r w:rsidR="00635934" w:rsidRPr="0011406F">
          <w:rPr>
            <w:rStyle w:val="Hyperlink"/>
            <w:rFonts w:ascii="Tahoma" w:hAnsi="Tahoma" w:cs="Tahoma"/>
          </w:rPr>
          <w:t>https://github.com/slacgismo/gridlabd</w:t>
        </w:r>
      </w:hyperlink>
      <w:r w:rsidR="00635934">
        <w:rPr>
          <w:rFonts w:ascii="Tahoma" w:hAnsi="Tahoma" w:cs="Tahoma"/>
          <w:color w:val="000000"/>
        </w:rPr>
        <w:t xml:space="preserve"> for details).</w:t>
      </w:r>
    </w:p>
    <w:p w14:paraId="1156DA8D" w14:textId="77777777" w:rsidR="000A7D62" w:rsidRPr="00E64C81" w:rsidRDefault="000A7D62" w:rsidP="00632DC3">
      <w:pPr>
        <w:pStyle w:val="Heading2"/>
        <w:rPr>
          <w:moveTo w:id="717" w:author="Chassin, David P" w:date="2023-06-01T12:32:00Z"/>
        </w:rPr>
      </w:pPr>
      <w:bookmarkStart w:id="718" w:name="_Toc137112237"/>
      <w:moveToRangeStart w:id="719" w:author="Chassin, David P" w:date="2023-06-01T12:32:00Z" w:name="move136515192"/>
      <w:moveTo w:id="720" w:author="Chassin, David P" w:date="2023-06-01T12:32:00Z">
        <w:r w:rsidRPr="00E64C81">
          <w:t>Synergistic Activities and Use-Cases</w:t>
        </w:r>
        <w:bookmarkEnd w:id="718"/>
      </w:moveTo>
    </w:p>
    <w:p w14:paraId="4C0B1289" w14:textId="77777777" w:rsidR="000A7D62" w:rsidRPr="00E64C81" w:rsidRDefault="000A7D62" w:rsidP="000A7D62">
      <w:pPr>
        <w:pStyle w:val="NormalWeb"/>
        <w:spacing w:before="0" w:beforeAutospacing="0" w:after="140" w:afterAutospacing="0"/>
        <w:rPr>
          <w:moveTo w:id="721" w:author="Chassin, David P" w:date="2023-06-01T12:32:00Z"/>
          <w:rFonts w:ascii="Tahoma" w:hAnsi="Tahoma" w:cs="Tahoma"/>
        </w:rPr>
      </w:pPr>
      <w:proofErr w:type="spellStart"/>
      <w:moveTo w:id="722" w:author="Chassin, David P" w:date="2023-06-01T12:32:00Z">
        <w:r w:rsidRPr="00E64C81">
          <w:rPr>
            <w:rFonts w:ascii="Tahoma" w:hAnsi="Tahoma" w:cs="Tahoma"/>
            <w:color w:val="000000"/>
          </w:rPr>
          <w:t>OpenFIDO</w:t>
        </w:r>
        <w:proofErr w:type="spellEnd"/>
        <w:r w:rsidRPr="00E64C81">
          <w:rPr>
            <w:rFonts w:ascii="Tahoma" w:hAnsi="Tahoma" w:cs="Tahoma"/>
            <w:color w:val="000000"/>
          </w:rPr>
          <w:t xml:space="preserve"> was developed in coordination with and in support of two other CEC projects that seek to advance the state of the art for</w:t>
        </w:r>
        <w:r>
          <w:rPr>
            <w:rFonts w:ascii="Tahoma" w:hAnsi="Tahoma" w:cs="Tahoma"/>
            <w:color w:val="000000"/>
          </w:rPr>
          <w:t xml:space="preserve"> power system simulation and analysis</w:t>
        </w:r>
        <w:r w:rsidRPr="00E64C81">
          <w:rPr>
            <w:rFonts w:ascii="Tahoma" w:hAnsi="Tahoma" w:cs="Tahoma"/>
            <w:color w:val="000000"/>
          </w:rPr>
          <w:t xml:space="preserve"> the utility industry. These projects</w:t>
        </w:r>
        <w:r>
          <w:rPr>
            <w:rFonts w:ascii="Tahoma" w:hAnsi="Tahoma" w:cs="Tahoma"/>
            <w:color w:val="000000"/>
          </w:rPr>
          <w:t xml:space="preserve"> in consultation with their Technical Advisor Committees (TACs)</w:t>
        </w:r>
        <w:r w:rsidRPr="00E64C81">
          <w:rPr>
            <w:rFonts w:ascii="Tahoma" w:hAnsi="Tahoma" w:cs="Tahoma"/>
            <w:color w:val="000000"/>
          </w:rPr>
          <w:t xml:space="preserve">, as well as two DOE projects, and one industry association </w:t>
        </w:r>
        <w:r>
          <w:rPr>
            <w:rFonts w:ascii="Tahoma" w:hAnsi="Tahoma" w:cs="Tahoma"/>
            <w:color w:val="000000"/>
          </w:rPr>
          <w:t>recommended</w:t>
        </w:r>
        <w:r w:rsidRPr="00E64C81">
          <w:rPr>
            <w:rFonts w:ascii="Tahoma" w:hAnsi="Tahoma" w:cs="Tahoma"/>
            <w:color w:val="000000"/>
          </w:rPr>
          <w:t xml:space="preserve"> the use-cases for the </w:t>
        </w:r>
        <w:r w:rsidRPr="00E64C81">
          <w:rPr>
            <w:rFonts w:ascii="Tahoma" w:hAnsi="Tahoma" w:cs="Tahoma"/>
            <w:color w:val="000000"/>
          </w:rPr>
          <w:lastRenderedPageBreak/>
          <w:t xml:space="preserve">development of </w:t>
        </w:r>
        <w:proofErr w:type="spellStart"/>
        <w:r w:rsidRPr="00E64C81">
          <w:rPr>
            <w:rFonts w:ascii="Tahoma" w:hAnsi="Tahoma" w:cs="Tahoma"/>
            <w:color w:val="000000"/>
          </w:rPr>
          <w:t>OpenFIDO</w:t>
        </w:r>
        <w:proofErr w:type="spellEnd"/>
        <w:r w:rsidRPr="00E64C81">
          <w:rPr>
            <w:rFonts w:ascii="Tahoma" w:hAnsi="Tahoma" w:cs="Tahoma"/>
            <w:color w:val="000000"/>
          </w:rPr>
          <w:t>. In this section, the use-cases originating in these projects are described.</w:t>
        </w:r>
      </w:moveTo>
    </w:p>
    <w:p w14:paraId="5FD2FE44" w14:textId="77777777" w:rsidR="000A7D62" w:rsidRPr="00E64C81" w:rsidRDefault="000A7D62" w:rsidP="000A7D62">
      <w:pPr>
        <w:pStyle w:val="Heading3"/>
        <w:spacing w:before="120"/>
        <w:rPr>
          <w:moveTo w:id="723" w:author="Chassin, David P" w:date="2023-06-01T12:32:00Z"/>
          <w:rFonts w:ascii="Tahoma" w:hAnsi="Tahoma" w:cs="Tahoma"/>
        </w:rPr>
      </w:pPr>
      <w:bookmarkStart w:id="724" w:name="_Toc137112238"/>
      <w:moveTo w:id="725" w:author="Chassin, David P" w:date="2023-06-01T12:32:00Z">
        <w:r w:rsidRPr="00E64C81">
          <w:rPr>
            <w:rFonts w:ascii="Tahoma" w:hAnsi="Tahoma" w:cs="Tahoma"/>
            <w:szCs w:val="26"/>
          </w:rPr>
          <w:t>CEC High-Performance Agent-Based Simulation</w:t>
        </w:r>
        <w:bookmarkEnd w:id="724"/>
        <w:r w:rsidRPr="00E64C81">
          <w:rPr>
            <w:rFonts w:ascii="Tahoma" w:hAnsi="Tahoma" w:cs="Tahoma"/>
            <w:szCs w:val="26"/>
          </w:rPr>
          <w:t> </w:t>
        </w:r>
      </w:moveTo>
    </w:p>
    <w:p w14:paraId="3C715124" w14:textId="77777777" w:rsidR="000A7D62" w:rsidRPr="00E64C81" w:rsidRDefault="000A7D62" w:rsidP="000A7D62">
      <w:pPr>
        <w:pStyle w:val="NormalWeb"/>
        <w:spacing w:before="0" w:beforeAutospacing="0" w:after="140" w:afterAutospacing="0"/>
        <w:rPr>
          <w:moveTo w:id="726" w:author="Chassin, David P" w:date="2023-06-01T12:32:00Z"/>
          <w:rFonts w:ascii="Tahoma" w:hAnsi="Tahoma" w:cs="Tahoma"/>
        </w:rPr>
      </w:pPr>
      <w:moveTo w:id="727" w:author="Chassin, David P" w:date="2023-06-01T12:32:00Z">
        <w:r w:rsidRPr="00E64C81">
          <w:rPr>
            <w:rFonts w:ascii="Tahoma" w:hAnsi="Tahoma" w:cs="Tahoma"/>
            <w:color w:val="000000"/>
          </w:rPr>
          <w:t>CEC funded the High-Performance Agent-based Simulation (</w:t>
        </w:r>
        <w:proofErr w:type="spellStart"/>
        <w:r w:rsidRPr="00E64C81">
          <w:rPr>
            <w:rFonts w:ascii="Tahoma" w:hAnsi="Tahoma" w:cs="Tahoma"/>
            <w:color w:val="000000"/>
          </w:rPr>
          <w:t>HiPAS</w:t>
        </w:r>
        <w:proofErr w:type="spellEnd"/>
        <w:r>
          <w:rPr>
            <w:rFonts w:ascii="Tahoma" w:hAnsi="Tahoma" w:cs="Tahoma"/>
            <w:color w:val="000000"/>
          </w:rPr>
          <w:t xml:space="preserve"> – EPC-17-046</w:t>
        </w:r>
        <w:r w:rsidRPr="00E64C81">
          <w:rPr>
            <w:rFonts w:ascii="Tahoma" w:hAnsi="Tahoma" w:cs="Tahoma"/>
            <w:color w:val="000000"/>
          </w:rPr>
          <w:t xml:space="preserve">) effort to modernize </w:t>
        </w:r>
        <w:proofErr w:type="spellStart"/>
        <w:r w:rsidRPr="00E64C81">
          <w:rPr>
            <w:rFonts w:ascii="Tahoma" w:hAnsi="Tahoma" w:cs="Tahoma"/>
            <w:color w:val="000000"/>
          </w:rPr>
          <w:t>GridLAB</w:t>
        </w:r>
        <w:proofErr w:type="spellEnd"/>
        <w:r w:rsidRPr="00E64C81">
          <w:rPr>
            <w:rFonts w:ascii="Tahoma" w:hAnsi="Tahoma" w:cs="Tahoma"/>
            <w:color w:val="000000"/>
          </w:rPr>
          <w:t xml:space="preserve">-D, an open-source agent-based simulator developed by the US Department of Energy at Pacific Northwest National Laboratory </w:t>
        </w:r>
        <w:r>
          <w:rPr>
            <w:rFonts w:ascii="Tahoma" w:hAnsi="Tahoma" w:cs="Tahoma"/>
            <w:color w:val="000000"/>
          </w:rPr>
          <w:t>(Schneider 2011)</w:t>
        </w:r>
        <w:r w:rsidRPr="00E64C81">
          <w:rPr>
            <w:rFonts w:ascii="Tahoma" w:hAnsi="Tahoma" w:cs="Tahoma"/>
            <w:color w:val="000000"/>
          </w:rPr>
          <w:t xml:space="preserve">. </w:t>
        </w:r>
        <w:proofErr w:type="spellStart"/>
        <w:r w:rsidRPr="00E64C81">
          <w:rPr>
            <w:rFonts w:ascii="Tahoma" w:hAnsi="Tahoma" w:cs="Tahoma"/>
            <w:color w:val="000000"/>
          </w:rPr>
          <w:t>GridLAB</w:t>
        </w:r>
        <w:proofErr w:type="spellEnd"/>
        <w:r w:rsidRPr="00E64C81">
          <w:rPr>
            <w:rFonts w:ascii="Tahoma" w:hAnsi="Tahoma" w:cs="Tahoma"/>
            <w:color w:val="000000"/>
          </w:rPr>
          <w:t>-D has been used to study utility problems such as conservation voltage reduction</w:t>
        </w:r>
        <w:r>
          <w:rPr>
            <w:rFonts w:ascii="Tahoma" w:hAnsi="Tahoma" w:cs="Tahoma"/>
            <w:color w:val="000000"/>
          </w:rPr>
          <w:t xml:space="preserve"> under changing load compositions</w:t>
        </w:r>
        <w:r w:rsidRPr="00E64C81">
          <w:rPr>
            <w:rFonts w:ascii="Tahoma" w:hAnsi="Tahoma" w:cs="Tahoma"/>
            <w:color w:val="000000"/>
          </w:rPr>
          <w:t xml:space="preserve"> </w:t>
        </w:r>
        <w:r>
          <w:rPr>
            <w:rFonts w:ascii="Tahoma" w:hAnsi="Tahoma" w:cs="Tahoma"/>
            <w:color w:val="000000"/>
          </w:rPr>
          <w:t>(</w:t>
        </w:r>
        <w:proofErr w:type="spellStart"/>
        <w:r>
          <w:rPr>
            <w:rFonts w:ascii="Tahoma" w:hAnsi="Tahoma" w:cs="Tahoma"/>
            <w:color w:val="000000"/>
          </w:rPr>
          <w:t>Sevlian</w:t>
        </w:r>
        <w:proofErr w:type="spellEnd"/>
        <w:r>
          <w:rPr>
            <w:rFonts w:ascii="Tahoma" w:hAnsi="Tahoma" w:cs="Tahoma"/>
            <w:color w:val="000000"/>
          </w:rPr>
          <w:t xml:space="preserve"> 2017)</w:t>
        </w:r>
        <w:r w:rsidRPr="00E64C81">
          <w:rPr>
            <w:rFonts w:ascii="Tahoma" w:hAnsi="Tahoma" w:cs="Tahoma"/>
            <w:color w:val="000000"/>
          </w:rPr>
          <w:t xml:space="preserve">. </w:t>
        </w:r>
        <w:proofErr w:type="spellStart"/>
        <w:r w:rsidRPr="00E64C81">
          <w:rPr>
            <w:rFonts w:ascii="Tahoma" w:hAnsi="Tahoma" w:cs="Tahoma"/>
            <w:color w:val="000000"/>
          </w:rPr>
          <w:t>GridLAB</w:t>
        </w:r>
        <w:proofErr w:type="spellEnd"/>
        <w:r w:rsidRPr="00E64C81">
          <w:rPr>
            <w:rFonts w:ascii="Tahoma" w:hAnsi="Tahoma" w:cs="Tahoma"/>
            <w:color w:val="000000"/>
          </w:rPr>
          <w:t xml:space="preserve">-D has emerged in recent years as a </w:t>
        </w:r>
        <w:r>
          <w:rPr>
            <w:rFonts w:ascii="Tahoma" w:hAnsi="Tahoma" w:cs="Tahoma"/>
            <w:color w:val="000000"/>
          </w:rPr>
          <w:t>powerful</w:t>
        </w:r>
        <w:r w:rsidRPr="00E64C81">
          <w:rPr>
            <w:rFonts w:ascii="Tahoma" w:hAnsi="Tahoma" w:cs="Tahoma"/>
            <w:color w:val="000000"/>
          </w:rPr>
          <w:t xml:space="preserve"> tool for studying emerging utility problems such as renewable resource integration, rate design in the presence of high penetrations of renewable resources, and high end-use load electrification impacts on distribution systems. </w:t>
        </w:r>
      </w:moveTo>
    </w:p>
    <w:p w14:paraId="6242B522" w14:textId="77777777" w:rsidR="000A7D62" w:rsidRPr="00E64C81" w:rsidRDefault="000A7D62" w:rsidP="000A7D62">
      <w:pPr>
        <w:pStyle w:val="Heading4"/>
        <w:rPr>
          <w:moveTo w:id="728" w:author="Chassin, David P" w:date="2023-06-01T12:32:00Z"/>
          <w:rFonts w:ascii="Tahoma" w:hAnsi="Tahoma" w:cs="Tahoma"/>
        </w:rPr>
      </w:pPr>
      <w:moveTo w:id="729" w:author="Chassin, David P" w:date="2023-06-01T12:32:00Z">
        <w:r w:rsidRPr="00E64C81">
          <w:rPr>
            <w:rFonts w:ascii="Tahoma" w:hAnsi="Tahoma" w:cs="Tahoma"/>
          </w:rPr>
          <w:t>Tariff Design</w:t>
        </w:r>
      </w:moveTo>
    </w:p>
    <w:p w14:paraId="342BB823" w14:textId="77777777" w:rsidR="000A7D62" w:rsidRPr="00E64C81" w:rsidRDefault="000A7D62" w:rsidP="000A7D62">
      <w:pPr>
        <w:pStyle w:val="NormalWeb"/>
        <w:spacing w:before="0" w:beforeAutospacing="0" w:after="140" w:afterAutospacing="0"/>
        <w:rPr>
          <w:moveTo w:id="730" w:author="Chassin, David P" w:date="2023-06-01T12:32:00Z"/>
          <w:rFonts w:ascii="Tahoma" w:hAnsi="Tahoma" w:cs="Tahoma"/>
        </w:rPr>
      </w:pPr>
      <w:proofErr w:type="spellStart"/>
      <w:moveTo w:id="731" w:author="Chassin, David P" w:date="2023-06-01T12:32:00Z">
        <w:r w:rsidRPr="00E64C81">
          <w:rPr>
            <w:rFonts w:ascii="Tahoma" w:hAnsi="Tahoma" w:cs="Tahoma"/>
            <w:color w:val="000000"/>
          </w:rPr>
          <w:t>HiPAS</w:t>
        </w:r>
        <w:proofErr w:type="spellEnd"/>
        <w:r w:rsidRPr="00E64C81">
          <w:rPr>
            <w:rFonts w:ascii="Tahoma" w:hAnsi="Tahoma" w:cs="Tahoma"/>
            <w:color w:val="000000"/>
          </w:rPr>
          <w:t xml:space="preserve"> </w:t>
        </w:r>
        <w:proofErr w:type="spellStart"/>
        <w:r w:rsidRPr="00E64C81">
          <w:rPr>
            <w:rFonts w:ascii="Tahoma" w:hAnsi="Tahoma" w:cs="Tahoma"/>
            <w:color w:val="000000"/>
          </w:rPr>
          <w:t>GridLAB</w:t>
        </w:r>
        <w:proofErr w:type="spellEnd"/>
        <w:r w:rsidRPr="00E64C81">
          <w:rPr>
            <w:rFonts w:ascii="Tahoma" w:hAnsi="Tahoma" w:cs="Tahoma"/>
            <w:color w:val="000000"/>
          </w:rPr>
          <w:t xml:space="preserve">-D’s effectiveness and capabilities are demonstrated using a Tariff Design use case which explores the </w:t>
        </w:r>
        <w:r>
          <w:rPr>
            <w:rFonts w:ascii="Tahoma" w:hAnsi="Tahoma" w:cs="Tahoma"/>
            <w:color w:val="000000"/>
          </w:rPr>
          <w:t xml:space="preserve">impact of new rate designs under </w:t>
        </w:r>
        <w:r w:rsidRPr="00E64C81">
          <w:rPr>
            <w:rFonts w:ascii="Tahoma" w:hAnsi="Tahoma" w:cs="Tahoma"/>
            <w:color w:val="000000"/>
          </w:rPr>
          <w:t xml:space="preserve">California </w:t>
        </w:r>
        <w:proofErr w:type="gramStart"/>
        <w:r w:rsidRPr="00E64C81">
          <w:rPr>
            <w:rFonts w:ascii="Tahoma" w:hAnsi="Tahoma" w:cs="Tahoma"/>
            <w:color w:val="000000"/>
          </w:rPr>
          <w:t>Investor Owned</w:t>
        </w:r>
        <w:proofErr w:type="gramEnd"/>
        <w:r w:rsidRPr="00E64C81">
          <w:rPr>
            <w:rFonts w:ascii="Tahoma" w:hAnsi="Tahoma" w:cs="Tahoma"/>
            <w:color w:val="000000"/>
          </w:rPr>
          <w:t xml:space="preserve"> Utilities and Community Choice Aggregation Programs. This template allows for the user to execute a full </w:t>
        </w:r>
        <w:r>
          <w:rPr>
            <w:rFonts w:ascii="Tahoma" w:hAnsi="Tahoma" w:cs="Tahoma"/>
            <w:color w:val="000000"/>
          </w:rPr>
          <w:t xml:space="preserve">consumer </w:t>
        </w:r>
        <w:r w:rsidRPr="00E64C81">
          <w:rPr>
            <w:rFonts w:ascii="Tahoma" w:hAnsi="Tahoma" w:cs="Tahoma"/>
            <w:color w:val="000000"/>
          </w:rPr>
          <w:t>cost analysis on commercial, residential, or industrial load</w:t>
        </w:r>
        <w:r>
          <w:rPr>
            <w:rFonts w:ascii="Tahoma" w:hAnsi="Tahoma" w:cs="Tahoma"/>
            <w:color w:val="000000"/>
          </w:rPr>
          <w:t>s</w:t>
        </w:r>
        <w:r w:rsidRPr="00E64C81">
          <w:rPr>
            <w:rFonts w:ascii="Tahoma" w:hAnsi="Tahoma" w:cs="Tahoma"/>
            <w:color w:val="000000"/>
          </w:rPr>
          <w:t xml:space="preserve">. This use-case requires a significant amount of data ingestion and user input which is </w:t>
        </w:r>
        <w:r>
          <w:rPr>
            <w:rFonts w:ascii="Tahoma" w:hAnsi="Tahoma" w:cs="Tahoma"/>
            <w:color w:val="000000"/>
          </w:rPr>
          <w:t>automated</w:t>
        </w:r>
        <w:r w:rsidRPr="00E64C81">
          <w:rPr>
            <w:rFonts w:ascii="Tahoma" w:hAnsi="Tahoma" w:cs="Tahoma"/>
            <w:color w:val="000000"/>
          </w:rPr>
          <w:t xml:space="preserve"> by </w:t>
        </w:r>
        <w:proofErr w:type="spellStart"/>
        <w:r w:rsidRPr="00E64C81">
          <w:rPr>
            <w:rFonts w:ascii="Tahoma" w:hAnsi="Tahoma" w:cs="Tahoma"/>
            <w:color w:val="000000"/>
          </w:rPr>
          <w:t>OpenFIDO</w:t>
        </w:r>
        <w:proofErr w:type="spellEnd"/>
        <w:r w:rsidRPr="00E64C81">
          <w:rPr>
            <w:rFonts w:ascii="Tahoma" w:hAnsi="Tahoma" w:cs="Tahoma"/>
            <w:color w:val="000000"/>
          </w:rPr>
          <w:t>. The pipeline allows the modeler to input the rate design structure, as well as region</w:t>
        </w:r>
        <w:r>
          <w:rPr>
            <w:rFonts w:ascii="Tahoma" w:hAnsi="Tahoma" w:cs="Tahoma"/>
            <w:color w:val="000000"/>
          </w:rPr>
          <w:t>al</w:t>
        </w:r>
        <w:r w:rsidRPr="00E64C81">
          <w:rPr>
            <w:rFonts w:ascii="Tahoma" w:hAnsi="Tahoma" w:cs="Tahoma"/>
            <w:color w:val="000000"/>
          </w:rPr>
          <w:t xml:space="preserve"> preferences, </w:t>
        </w:r>
        <w:r>
          <w:rPr>
            <w:rFonts w:ascii="Tahoma" w:hAnsi="Tahoma" w:cs="Tahoma"/>
            <w:color w:val="000000"/>
          </w:rPr>
          <w:t xml:space="preserve">weather, </w:t>
        </w:r>
        <w:r w:rsidRPr="00E64C81">
          <w:rPr>
            <w:rFonts w:ascii="Tahoma" w:hAnsi="Tahoma" w:cs="Tahoma"/>
            <w:color w:val="000000"/>
          </w:rPr>
          <w:t>load characteristics</w:t>
        </w:r>
        <w:r>
          <w:rPr>
            <w:rFonts w:ascii="Tahoma" w:hAnsi="Tahoma" w:cs="Tahoma"/>
            <w:color w:val="000000"/>
          </w:rPr>
          <w:t>,</w:t>
        </w:r>
        <w:r w:rsidRPr="00E64C81">
          <w:rPr>
            <w:rFonts w:ascii="Tahoma" w:hAnsi="Tahoma" w:cs="Tahoma"/>
            <w:color w:val="000000"/>
          </w:rPr>
          <w:t xml:space="preserve"> and </w:t>
        </w:r>
        <w:r>
          <w:rPr>
            <w:rFonts w:ascii="Tahoma" w:hAnsi="Tahoma" w:cs="Tahoma"/>
            <w:color w:val="000000"/>
          </w:rPr>
          <w:t>distribution system</w:t>
        </w:r>
        <w:r w:rsidRPr="00E64C81">
          <w:rPr>
            <w:rFonts w:ascii="Tahoma" w:hAnsi="Tahoma" w:cs="Tahoma"/>
            <w:color w:val="000000"/>
          </w:rPr>
          <w:t xml:space="preserve"> </w:t>
        </w:r>
        <w:r>
          <w:rPr>
            <w:rFonts w:ascii="Tahoma" w:hAnsi="Tahoma" w:cs="Tahoma"/>
            <w:color w:val="000000"/>
          </w:rPr>
          <w:t>characteristics</w:t>
        </w:r>
        <w:r w:rsidRPr="00E64C81">
          <w:rPr>
            <w:rFonts w:ascii="Tahoma" w:hAnsi="Tahoma" w:cs="Tahoma"/>
            <w:color w:val="000000"/>
          </w:rPr>
          <w:t xml:space="preserve">. </w:t>
        </w:r>
        <w:proofErr w:type="spellStart"/>
        <w:r w:rsidRPr="00E64C81">
          <w:rPr>
            <w:rFonts w:ascii="Tahoma" w:hAnsi="Tahoma" w:cs="Tahoma"/>
            <w:color w:val="000000"/>
          </w:rPr>
          <w:t>OpenFIDO</w:t>
        </w:r>
        <w:proofErr w:type="spellEnd"/>
        <w:r w:rsidRPr="00E64C81">
          <w:rPr>
            <w:rFonts w:ascii="Tahoma" w:hAnsi="Tahoma" w:cs="Tahoma"/>
            <w:color w:val="000000"/>
          </w:rPr>
          <w:t xml:space="preserve">, then leverages the analytics built into </w:t>
        </w:r>
        <w:proofErr w:type="spellStart"/>
        <w:r w:rsidRPr="00E64C81">
          <w:rPr>
            <w:rFonts w:ascii="Tahoma" w:hAnsi="Tahoma" w:cs="Tahoma"/>
            <w:color w:val="000000"/>
          </w:rPr>
          <w:t>GridLAB</w:t>
        </w:r>
        <w:proofErr w:type="spellEnd"/>
        <w:r w:rsidRPr="00E64C81">
          <w:rPr>
            <w:rFonts w:ascii="Tahoma" w:hAnsi="Tahoma" w:cs="Tahoma"/>
            <w:color w:val="000000"/>
          </w:rPr>
          <w:t>-</w:t>
        </w:r>
        <w:r>
          <w:rPr>
            <w:rFonts w:ascii="Tahoma" w:hAnsi="Tahoma" w:cs="Tahoma"/>
            <w:color w:val="000000"/>
          </w:rPr>
          <w:t>D</w:t>
        </w:r>
        <w:r w:rsidRPr="00E64C81">
          <w:rPr>
            <w:rFonts w:ascii="Tahoma" w:hAnsi="Tahoma" w:cs="Tahoma"/>
            <w:color w:val="000000"/>
          </w:rPr>
          <w:t xml:space="preserve"> to generate </w:t>
        </w:r>
        <w:r>
          <w:rPr>
            <w:rFonts w:ascii="Tahoma" w:hAnsi="Tahoma" w:cs="Tahoma"/>
            <w:color w:val="000000"/>
          </w:rPr>
          <w:t>customer billing profiles</w:t>
        </w:r>
        <w:r w:rsidRPr="00E64C81">
          <w:rPr>
            <w:rFonts w:ascii="Tahoma" w:hAnsi="Tahoma" w:cs="Tahoma"/>
            <w:color w:val="000000"/>
          </w:rPr>
          <w:t xml:space="preserve"> based on the given specifications. The advantage of this process is that it can be automated to study a </w:t>
        </w:r>
        <w:r>
          <w:rPr>
            <w:rFonts w:ascii="Tahoma" w:hAnsi="Tahoma" w:cs="Tahoma"/>
            <w:color w:val="000000"/>
          </w:rPr>
          <w:t>wide range</w:t>
        </w:r>
        <w:r w:rsidRPr="00E64C81">
          <w:rPr>
            <w:rFonts w:ascii="Tahoma" w:hAnsi="Tahoma" w:cs="Tahoma"/>
            <w:color w:val="000000"/>
          </w:rPr>
          <w:t xml:space="preserve"> of electricity rates for a variety of load profiles within the same distribution network. </w:t>
        </w:r>
      </w:moveTo>
    </w:p>
    <w:p w14:paraId="0C43E7F1" w14:textId="77777777" w:rsidR="000A7D62" w:rsidRPr="00E64C81" w:rsidRDefault="000A7D62" w:rsidP="000A7D62">
      <w:pPr>
        <w:pStyle w:val="Heading4"/>
        <w:rPr>
          <w:moveTo w:id="732" w:author="Chassin, David P" w:date="2023-06-01T12:32:00Z"/>
          <w:rFonts w:ascii="Tahoma" w:hAnsi="Tahoma" w:cs="Tahoma"/>
        </w:rPr>
      </w:pPr>
      <w:moveTo w:id="733" w:author="Chassin, David P" w:date="2023-06-01T12:32:00Z">
        <w:r w:rsidRPr="00E64C81">
          <w:rPr>
            <w:rFonts w:ascii="Tahoma" w:hAnsi="Tahoma" w:cs="Tahoma"/>
          </w:rPr>
          <w:t>Load Electrification</w:t>
        </w:r>
      </w:moveTo>
    </w:p>
    <w:p w14:paraId="2425B822" w14:textId="77777777" w:rsidR="000A7D62" w:rsidRPr="00E64C81" w:rsidRDefault="000A7D62" w:rsidP="000A7D62">
      <w:pPr>
        <w:pStyle w:val="NormalWeb"/>
        <w:spacing w:before="0" w:beforeAutospacing="0" w:after="140" w:afterAutospacing="0"/>
        <w:rPr>
          <w:moveTo w:id="734" w:author="Chassin, David P" w:date="2023-06-01T12:32:00Z"/>
          <w:rFonts w:ascii="Tahoma" w:hAnsi="Tahoma" w:cs="Tahoma"/>
        </w:rPr>
      </w:pPr>
      <w:moveTo w:id="735" w:author="Chassin, David P" w:date="2023-06-01T12:32:00Z">
        <w:r w:rsidRPr="00E64C81">
          <w:rPr>
            <w:rFonts w:ascii="Tahoma" w:hAnsi="Tahoma" w:cs="Tahoma"/>
            <w:color w:val="000000"/>
          </w:rPr>
          <w:t xml:space="preserve">California is at the forefront of deep electrification. To prepare the grid for an ambitious decarbonization goal, the electrical utility stakeholders are seeking tools and strategies that help mitigate the effects of building </w:t>
        </w:r>
        <w:r>
          <w:rPr>
            <w:rFonts w:ascii="Tahoma" w:hAnsi="Tahoma" w:cs="Tahoma"/>
            <w:color w:val="000000"/>
          </w:rPr>
          <w:t xml:space="preserve">and transportation </w:t>
        </w:r>
        <w:r w:rsidRPr="00E64C81">
          <w:rPr>
            <w:rFonts w:ascii="Tahoma" w:hAnsi="Tahoma" w:cs="Tahoma"/>
            <w:color w:val="000000"/>
          </w:rPr>
          <w:t xml:space="preserve">electrification on the distribution grid. In combination, </w:t>
        </w:r>
        <w:proofErr w:type="spellStart"/>
        <w:r w:rsidRPr="00E64C81">
          <w:rPr>
            <w:rFonts w:ascii="Tahoma" w:hAnsi="Tahoma" w:cs="Tahoma"/>
            <w:color w:val="000000"/>
          </w:rPr>
          <w:t>HiPAS</w:t>
        </w:r>
        <w:proofErr w:type="spellEnd"/>
        <w:r w:rsidRPr="00E64C81">
          <w:rPr>
            <w:rFonts w:ascii="Tahoma" w:hAnsi="Tahoma" w:cs="Tahoma"/>
            <w:color w:val="000000"/>
          </w:rPr>
          <w:t xml:space="preserve"> and </w:t>
        </w:r>
        <w:proofErr w:type="spellStart"/>
        <w:r w:rsidRPr="00E64C81">
          <w:rPr>
            <w:rFonts w:ascii="Tahoma" w:hAnsi="Tahoma" w:cs="Tahoma"/>
            <w:color w:val="000000"/>
          </w:rPr>
          <w:t>OpenFIDO</w:t>
        </w:r>
        <w:proofErr w:type="spellEnd"/>
        <w:r w:rsidRPr="00E64C81">
          <w:rPr>
            <w:rFonts w:ascii="Tahoma" w:hAnsi="Tahoma" w:cs="Tahoma"/>
            <w:color w:val="000000"/>
          </w:rPr>
          <w:t xml:space="preserve"> allow the user to explore different scenarios of electrification and the impacts on the grid. These tools </w:t>
        </w:r>
        <w:r>
          <w:rPr>
            <w:rFonts w:ascii="Tahoma" w:hAnsi="Tahoma" w:cs="Tahoma"/>
            <w:color w:val="000000"/>
          </w:rPr>
          <w:t>can give</w:t>
        </w:r>
        <w:r w:rsidRPr="00E64C81">
          <w:rPr>
            <w:rFonts w:ascii="Tahoma" w:hAnsi="Tahoma" w:cs="Tahoma"/>
            <w:color w:val="000000"/>
          </w:rPr>
          <w:t xml:space="preserve"> insight into management of </w:t>
        </w:r>
        <w:r>
          <w:rPr>
            <w:rFonts w:ascii="Tahoma" w:hAnsi="Tahoma" w:cs="Tahoma"/>
            <w:color w:val="000000"/>
          </w:rPr>
          <w:t>coincident and non-coincident</w:t>
        </w:r>
        <w:r w:rsidRPr="00E64C81">
          <w:rPr>
            <w:rFonts w:ascii="Tahoma" w:hAnsi="Tahoma" w:cs="Tahoma"/>
            <w:color w:val="000000"/>
          </w:rPr>
          <w:t xml:space="preserve"> </w:t>
        </w:r>
        <w:r>
          <w:rPr>
            <w:rFonts w:ascii="Tahoma" w:hAnsi="Tahoma" w:cs="Tahoma"/>
            <w:color w:val="000000"/>
          </w:rPr>
          <w:t xml:space="preserve">load </w:t>
        </w:r>
        <w:r w:rsidRPr="00E64C81">
          <w:rPr>
            <w:rFonts w:ascii="Tahoma" w:hAnsi="Tahoma" w:cs="Tahoma"/>
            <w:color w:val="000000"/>
          </w:rPr>
          <w:t xml:space="preserve">peaks, as well as </w:t>
        </w:r>
        <w:r>
          <w:rPr>
            <w:rFonts w:ascii="Tahoma" w:hAnsi="Tahoma" w:cs="Tahoma"/>
            <w:color w:val="000000"/>
          </w:rPr>
          <w:t>reveal the magnitude</w:t>
        </w:r>
        <w:r w:rsidRPr="00E64C81">
          <w:rPr>
            <w:rFonts w:ascii="Tahoma" w:hAnsi="Tahoma" w:cs="Tahoma"/>
            <w:color w:val="000000"/>
          </w:rPr>
          <w:t xml:space="preserve"> of the afternoon ramp in the high electrification scenario. </w:t>
        </w:r>
        <w:proofErr w:type="spellStart"/>
        <w:r w:rsidRPr="00E64C81">
          <w:rPr>
            <w:rFonts w:ascii="Tahoma" w:hAnsi="Tahoma" w:cs="Tahoma"/>
            <w:color w:val="000000"/>
          </w:rPr>
          <w:t>OpenFIDO</w:t>
        </w:r>
        <w:proofErr w:type="spellEnd"/>
        <w:r w:rsidRPr="00E64C81">
          <w:rPr>
            <w:rFonts w:ascii="Tahoma" w:hAnsi="Tahoma" w:cs="Tahoma"/>
            <w:color w:val="000000"/>
          </w:rPr>
          <w:t xml:space="preserve"> allows for ingestion and manipulation </w:t>
        </w:r>
        <w:r>
          <w:rPr>
            <w:rFonts w:ascii="Tahoma" w:hAnsi="Tahoma" w:cs="Tahoma"/>
            <w:color w:val="000000"/>
          </w:rPr>
          <w:t xml:space="preserve">of </w:t>
        </w:r>
        <w:r w:rsidRPr="00E64C81">
          <w:rPr>
            <w:rFonts w:ascii="Tahoma" w:hAnsi="Tahoma" w:cs="Tahoma"/>
            <w:color w:val="000000"/>
          </w:rPr>
          <w:t>data to solve challenging electrification forecasting issues. The typical data sets that enable the use-cases described below involve appliance loading data, census data, and location services data to name a few.  </w:t>
        </w:r>
      </w:moveTo>
    </w:p>
    <w:p w14:paraId="5615B0F0" w14:textId="77777777" w:rsidR="000A7D62" w:rsidRPr="00E64C81" w:rsidRDefault="000A7D62" w:rsidP="000A7D62">
      <w:pPr>
        <w:pStyle w:val="NormalWeb"/>
        <w:spacing w:before="0" w:beforeAutospacing="0" w:after="140" w:afterAutospacing="0"/>
        <w:rPr>
          <w:moveTo w:id="736" w:author="Chassin, David P" w:date="2023-06-01T12:32:00Z"/>
          <w:rFonts w:ascii="Tahoma" w:hAnsi="Tahoma" w:cs="Tahoma"/>
        </w:rPr>
      </w:pPr>
      <w:moveTo w:id="737" w:author="Chassin, David P" w:date="2023-06-01T12:32:00Z">
        <w:r w:rsidRPr="00E64C81">
          <w:rPr>
            <w:rFonts w:ascii="Tahoma" w:hAnsi="Tahoma" w:cs="Tahoma"/>
            <w:color w:val="000000"/>
            <w:u w:val="single"/>
          </w:rPr>
          <w:t>Modeling Impacts of Increasing Residential building Electrification: </w:t>
        </w:r>
      </w:moveTo>
    </w:p>
    <w:p w14:paraId="1931D70F" w14:textId="77777777" w:rsidR="000A7D62" w:rsidRPr="00E64C81" w:rsidRDefault="000A7D62" w:rsidP="000A7D62">
      <w:pPr>
        <w:pStyle w:val="NormalWeb"/>
        <w:spacing w:before="0" w:beforeAutospacing="0" w:after="140" w:afterAutospacing="0"/>
        <w:rPr>
          <w:moveTo w:id="738" w:author="Chassin, David P" w:date="2023-06-01T12:32:00Z"/>
          <w:rFonts w:ascii="Tahoma" w:hAnsi="Tahoma" w:cs="Tahoma"/>
        </w:rPr>
      </w:pPr>
      <w:moveTo w:id="739" w:author="Chassin, David P" w:date="2023-06-01T12:32:00Z">
        <w:r w:rsidRPr="00E64C81">
          <w:rPr>
            <w:rFonts w:ascii="Tahoma" w:hAnsi="Tahoma" w:cs="Tahoma"/>
            <w:color w:val="000000"/>
          </w:rPr>
          <w:t>Incremental impacts of building electrification on the distribution were considered by exploring the replacement of natural gas appliances in the following four categories: heating</w:t>
        </w:r>
        <w:r>
          <w:rPr>
            <w:rFonts w:ascii="Tahoma" w:hAnsi="Tahoma" w:cs="Tahoma"/>
            <w:color w:val="000000"/>
          </w:rPr>
          <w:t xml:space="preserve"> </w:t>
        </w:r>
        <w:r w:rsidRPr="00E64C81">
          <w:rPr>
            <w:rFonts w:ascii="Tahoma" w:hAnsi="Tahoma" w:cs="Tahoma"/>
            <w:color w:val="000000"/>
          </w:rPr>
          <w:t>/</w:t>
        </w:r>
        <w:r>
          <w:rPr>
            <w:rFonts w:ascii="Tahoma" w:hAnsi="Tahoma" w:cs="Tahoma"/>
            <w:color w:val="000000"/>
          </w:rPr>
          <w:t xml:space="preserve"> </w:t>
        </w:r>
        <w:r w:rsidRPr="00E64C81">
          <w:rPr>
            <w:rFonts w:ascii="Tahoma" w:hAnsi="Tahoma" w:cs="Tahoma"/>
            <w:color w:val="000000"/>
          </w:rPr>
          <w:t>cooling</w:t>
        </w:r>
        <w:r>
          <w:rPr>
            <w:rFonts w:ascii="Tahoma" w:hAnsi="Tahoma" w:cs="Tahoma"/>
            <w:color w:val="000000"/>
          </w:rPr>
          <w:t xml:space="preserve"> </w:t>
        </w:r>
        <w:r w:rsidRPr="00E64C81">
          <w:rPr>
            <w:rFonts w:ascii="Tahoma" w:hAnsi="Tahoma" w:cs="Tahoma"/>
            <w:color w:val="000000"/>
          </w:rPr>
          <w:t>/</w:t>
        </w:r>
        <w:r>
          <w:rPr>
            <w:rFonts w:ascii="Tahoma" w:hAnsi="Tahoma" w:cs="Tahoma"/>
            <w:color w:val="000000"/>
          </w:rPr>
          <w:t xml:space="preserve"> </w:t>
        </w:r>
        <w:r w:rsidRPr="00E64C81">
          <w:rPr>
            <w:rFonts w:ascii="Tahoma" w:hAnsi="Tahoma" w:cs="Tahoma"/>
            <w:color w:val="000000"/>
          </w:rPr>
          <w:t xml:space="preserve">ventilation, water heating, cooking and clothes drying. The use-case does not consider a one-to-one replacement of the natural gas heating unit due to the likelihood of the unit being replaced with heat-pump technology which </w:t>
        </w:r>
        <w:r>
          <w:rPr>
            <w:rFonts w:ascii="Tahoma" w:hAnsi="Tahoma" w:cs="Tahoma"/>
            <w:color w:val="000000"/>
          </w:rPr>
          <w:t>can increase</w:t>
        </w:r>
        <w:r w:rsidRPr="00E64C81">
          <w:rPr>
            <w:rFonts w:ascii="Tahoma" w:hAnsi="Tahoma" w:cs="Tahoma"/>
            <w:color w:val="000000"/>
          </w:rPr>
          <w:t xml:space="preserve"> cooling load in the summer temperature highs that was not present prior to electrification. In addition, the scenario considers the thermal integrity of the buildings, which </w:t>
        </w:r>
        <w:r>
          <w:rPr>
            <w:rFonts w:ascii="Tahoma" w:hAnsi="Tahoma" w:cs="Tahoma"/>
            <w:color w:val="000000"/>
          </w:rPr>
          <w:t>presumes</w:t>
        </w:r>
        <w:r w:rsidRPr="00E64C81">
          <w:rPr>
            <w:rFonts w:ascii="Tahoma" w:hAnsi="Tahoma" w:cs="Tahoma"/>
            <w:color w:val="000000"/>
          </w:rPr>
          <w:t xml:space="preserve"> that the building being modelled is upgraded during electrification to account for items such as additional insulation which change the behavior of the load. Modeling the explicit parameters and accounting for </w:t>
        </w:r>
        <w:r w:rsidRPr="00E64C81">
          <w:rPr>
            <w:rFonts w:ascii="Tahoma" w:hAnsi="Tahoma" w:cs="Tahoma"/>
            <w:color w:val="000000"/>
          </w:rPr>
          <w:lastRenderedPageBreak/>
          <w:t xml:space="preserve">electrical and thermal effects using </w:t>
        </w:r>
        <w:proofErr w:type="spellStart"/>
        <w:r w:rsidRPr="00E64C81">
          <w:rPr>
            <w:rFonts w:ascii="Tahoma" w:hAnsi="Tahoma" w:cs="Tahoma"/>
            <w:color w:val="000000"/>
          </w:rPr>
          <w:t>GridLAB</w:t>
        </w:r>
        <w:proofErr w:type="spellEnd"/>
        <w:r w:rsidRPr="00E64C81">
          <w:rPr>
            <w:rFonts w:ascii="Tahoma" w:hAnsi="Tahoma" w:cs="Tahoma"/>
            <w:color w:val="000000"/>
          </w:rPr>
          <w:t xml:space="preserve">-D infer the propagating effects of the load on the distribution grid. The tool leverages </w:t>
        </w:r>
        <w:proofErr w:type="gramStart"/>
        <w:r w:rsidRPr="00E64C81">
          <w:rPr>
            <w:rFonts w:ascii="Tahoma" w:hAnsi="Tahoma" w:cs="Tahoma"/>
            <w:color w:val="000000"/>
          </w:rPr>
          <w:t>a number of</w:t>
        </w:r>
        <w:proofErr w:type="gramEnd"/>
        <w:r w:rsidRPr="00E64C81">
          <w:rPr>
            <w:rFonts w:ascii="Tahoma" w:hAnsi="Tahoma" w:cs="Tahoma"/>
            <w:color w:val="000000"/>
          </w:rPr>
          <w:t xml:space="preserve"> additional house definition parameters, </w:t>
        </w:r>
        <w:r>
          <w:rPr>
            <w:rFonts w:ascii="Tahoma" w:hAnsi="Tahoma" w:cs="Tahoma"/>
            <w:color w:val="000000"/>
          </w:rPr>
          <w:t>including</w:t>
        </w:r>
        <w:r w:rsidRPr="00E64C81">
          <w:rPr>
            <w:rFonts w:ascii="Tahoma" w:hAnsi="Tahoma" w:cs="Tahoma"/>
            <w:color w:val="000000"/>
          </w:rPr>
          <w:t xml:space="preserve"> thermostat settings, house size, thermal integrity, appliance contents, </w:t>
        </w:r>
        <w:r>
          <w:rPr>
            <w:rFonts w:ascii="Tahoma" w:hAnsi="Tahoma" w:cs="Tahoma"/>
            <w:color w:val="000000"/>
          </w:rPr>
          <w:t xml:space="preserve">and </w:t>
        </w:r>
        <w:r w:rsidRPr="00E64C81">
          <w:rPr>
            <w:rFonts w:ascii="Tahoma" w:hAnsi="Tahoma" w:cs="Tahoma"/>
            <w:color w:val="000000"/>
          </w:rPr>
          <w:t xml:space="preserve">typical usage specifications. The use-case deploys the template configuration within </w:t>
        </w:r>
        <w:proofErr w:type="spellStart"/>
        <w:r w:rsidRPr="00E64C81">
          <w:rPr>
            <w:rFonts w:ascii="Tahoma" w:hAnsi="Tahoma" w:cs="Tahoma"/>
            <w:color w:val="000000"/>
          </w:rPr>
          <w:t>HiPAS</w:t>
        </w:r>
        <w:proofErr w:type="spellEnd"/>
        <w:r w:rsidRPr="00E64C81">
          <w:rPr>
            <w:rFonts w:ascii="Tahoma" w:hAnsi="Tahoma" w:cs="Tahoma"/>
            <w:color w:val="000000"/>
          </w:rPr>
          <w:t xml:space="preserve"> </w:t>
        </w:r>
        <w:proofErr w:type="spellStart"/>
        <w:r w:rsidRPr="00E64C81">
          <w:rPr>
            <w:rFonts w:ascii="Tahoma" w:hAnsi="Tahoma" w:cs="Tahoma"/>
            <w:color w:val="000000"/>
          </w:rPr>
          <w:t>GridLAB</w:t>
        </w:r>
        <w:proofErr w:type="spellEnd"/>
        <w:r w:rsidRPr="00E64C81">
          <w:rPr>
            <w:rFonts w:ascii="Tahoma" w:hAnsi="Tahoma" w:cs="Tahoma"/>
            <w:color w:val="000000"/>
          </w:rPr>
          <w:t xml:space="preserve">-D and uses </w:t>
        </w:r>
        <w:proofErr w:type="spellStart"/>
        <w:r w:rsidRPr="00E64C81">
          <w:rPr>
            <w:rFonts w:ascii="Tahoma" w:hAnsi="Tahoma" w:cs="Tahoma"/>
            <w:color w:val="000000"/>
          </w:rPr>
          <w:t>OpenFIDO</w:t>
        </w:r>
        <w:proofErr w:type="spellEnd"/>
        <w:r w:rsidRPr="00E64C81">
          <w:rPr>
            <w:rFonts w:ascii="Tahoma" w:hAnsi="Tahoma" w:cs="Tahoma"/>
            <w:color w:val="000000"/>
          </w:rPr>
          <w:t xml:space="preserve"> framework to input the necessary parameters modeled in the use-case.</w:t>
        </w:r>
      </w:moveTo>
    </w:p>
    <w:p w14:paraId="28141532" w14:textId="77777777" w:rsidR="000A7D62" w:rsidRPr="00E64C81" w:rsidRDefault="000A7D62" w:rsidP="000A7D62">
      <w:pPr>
        <w:pStyle w:val="NormalWeb"/>
        <w:keepNext/>
        <w:spacing w:before="0" w:beforeAutospacing="0" w:after="140" w:afterAutospacing="0"/>
        <w:rPr>
          <w:moveTo w:id="740" w:author="Chassin, David P" w:date="2023-06-01T12:32:00Z"/>
          <w:rFonts w:ascii="Tahoma" w:hAnsi="Tahoma" w:cs="Tahoma"/>
        </w:rPr>
      </w:pPr>
      <w:moveTo w:id="741" w:author="Chassin, David P" w:date="2023-06-01T12:32:00Z">
        <w:r w:rsidRPr="00E64C81">
          <w:rPr>
            <w:rFonts w:ascii="Tahoma" w:hAnsi="Tahoma" w:cs="Tahoma"/>
            <w:color w:val="000000"/>
            <w:u w:val="single"/>
          </w:rPr>
          <w:t>Modeling Impacts of Transport Electrification:</w:t>
        </w:r>
      </w:moveTo>
    </w:p>
    <w:p w14:paraId="257DE23A" w14:textId="5A607651" w:rsidR="000A7D62" w:rsidRPr="00E64C81" w:rsidRDefault="000A7D62" w:rsidP="000A7D62">
      <w:pPr>
        <w:pStyle w:val="NormalWeb"/>
        <w:spacing w:before="0" w:beforeAutospacing="0" w:after="140" w:afterAutospacing="0"/>
        <w:rPr>
          <w:moveTo w:id="742" w:author="Chassin, David P" w:date="2023-06-01T12:32:00Z"/>
          <w:rFonts w:ascii="Tahoma" w:hAnsi="Tahoma" w:cs="Tahoma"/>
          <w:color w:val="000000"/>
        </w:rPr>
      </w:pPr>
      <w:moveTo w:id="743" w:author="Chassin, David P" w:date="2023-06-01T12:32:00Z">
        <w:r w:rsidRPr="00E64C81">
          <w:rPr>
            <w:rFonts w:ascii="Tahoma" w:hAnsi="Tahoma" w:cs="Tahoma"/>
            <w:color w:val="000000"/>
          </w:rPr>
          <w:t xml:space="preserve">Capturing the grid impacts due to deep electrification of the transportation sector can be </w:t>
        </w:r>
        <w:r>
          <w:rPr>
            <w:rFonts w:ascii="Tahoma" w:hAnsi="Tahoma" w:cs="Tahoma"/>
            <w:color w:val="000000"/>
          </w:rPr>
          <w:t>achieved</w:t>
        </w:r>
        <w:r w:rsidRPr="00E64C81">
          <w:rPr>
            <w:rFonts w:ascii="Tahoma" w:hAnsi="Tahoma" w:cs="Tahoma"/>
            <w:color w:val="000000"/>
          </w:rPr>
          <w:t xml:space="preserve"> using the </w:t>
        </w:r>
        <w:proofErr w:type="spellStart"/>
        <w:r w:rsidRPr="00E64C81">
          <w:rPr>
            <w:rFonts w:ascii="Tahoma" w:hAnsi="Tahoma" w:cs="Tahoma"/>
            <w:color w:val="000000"/>
          </w:rPr>
          <w:t>Ope</w:t>
        </w:r>
        <w:r>
          <w:rPr>
            <w:rFonts w:ascii="Tahoma" w:hAnsi="Tahoma" w:cs="Tahoma"/>
            <w:color w:val="000000"/>
          </w:rPr>
          <w:t>n</w:t>
        </w:r>
        <w:r w:rsidRPr="00E64C81">
          <w:rPr>
            <w:rFonts w:ascii="Tahoma" w:hAnsi="Tahoma" w:cs="Tahoma"/>
            <w:color w:val="000000"/>
          </w:rPr>
          <w:t>FIDO</w:t>
        </w:r>
        <w:proofErr w:type="spellEnd"/>
        <w:r w:rsidRPr="00E64C81">
          <w:rPr>
            <w:rFonts w:ascii="Tahoma" w:hAnsi="Tahoma" w:cs="Tahoma"/>
            <w:color w:val="000000"/>
          </w:rPr>
          <w:t xml:space="preserve"> platform </w:t>
        </w:r>
        <w:r>
          <w:rPr>
            <w:rFonts w:ascii="Tahoma" w:hAnsi="Tahoma" w:cs="Tahoma"/>
            <w:color w:val="000000"/>
          </w:rPr>
          <w:t>by</w:t>
        </w:r>
        <w:r w:rsidRPr="00E64C81">
          <w:rPr>
            <w:rFonts w:ascii="Tahoma" w:hAnsi="Tahoma" w:cs="Tahoma"/>
            <w:color w:val="000000"/>
          </w:rPr>
          <w:t xml:space="preserve"> </w:t>
        </w:r>
        <w:r>
          <w:rPr>
            <w:rFonts w:ascii="Tahoma" w:hAnsi="Tahoma" w:cs="Tahoma"/>
            <w:color w:val="000000"/>
          </w:rPr>
          <w:t>analyzing</w:t>
        </w:r>
        <w:r w:rsidRPr="00E64C81">
          <w:rPr>
            <w:rFonts w:ascii="Tahoma" w:hAnsi="Tahoma" w:cs="Tahoma"/>
            <w:color w:val="000000"/>
          </w:rPr>
          <w:t xml:space="preserve"> the human behavior through location services data to model the expected driving profiles in a fully electric transportation sector as </w:t>
        </w:r>
        <w:r>
          <w:rPr>
            <w:rFonts w:ascii="Tahoma" w:hAnsi="Tahoma" w:cs="Tahoma"/>
            <w:color w:val="000000"/>
          </w:rPr>
          <w:t>illustrated</w:t>
        </w:r>
        <w:r w:rsidRPr="00E64C81">
          <w:rPr>
            <w:rFonts w:ascii="Tahoma" w:hAnsi="Tahoma" w:cs="Tahoma"/>
            <w:color w:val="000000"/>
          </w:rPr>
          <w:t xml:space="preserve"> in</w:t>
        </w:r>
        <w:r>
          <w:rPr>
            <w:rFonts w:ascii="Tahoma" w:hAnsi="Tahoma" w:cs="Tahoma"/>
            <w:color w:val="000000"/>
          </w:rPr>
          <w:t xml:space="preserve"> Fig. </w:t>
        </w:r>
      </w:moveTo>
      <w:ins w:id="744" w:author="Chassin, David P" w:date="2023-06-08T08:46:00Z">
        <w:r w:rsidR="007901EC">
          <w:rPr>
            <w:rFonts w:ascii="Tahoma" w:hAnsi="Tahoma" w:cs="Tahoma"/>
            <w:color w:val="000000"/>
          </w:rPr>
          <w:t>5</w:t>
        </w:r>
      </w:ins>
      <w:moveTo w:id="745" w:author="Chassin, David P" w:date="2023-06-01T12:32:00Z">
        <w:del w:id="746" w:author="Chassin, David P" w:date="2023-06-08T08:46:00Z">
          <w:r w:rsidDel="007901EC">
            <w:rPr>
              <w:rFonts w:ascii="Tahoma" w:hAnsi="Tahoma" w:cs="Tahoma"/>
              <w:color w:val="000000"/>
            </w:rPr>
            <w:delText>3</w:delText>
          </w:r>
        </w:del>
        <w:r w:rsidRPr="009F66B7">
          <w:rPr>
            <w:rFonts w:ascii="Tahoma" w:hAnsi="Tahoma" w:cs="Tahoma"/>
            <w:color w:val="000000"/>
          </w:rPr>
          <w:t>.</w:t>
        </w:r>
        <w:r w:rsidRPr="00E64C81">
          <w:rPr>
            <w:rFonts w:ascii="Tahoma" w:hAnsi="Tahoma" w:cs="Tahoma"/>
            <w:color w:val="000000"/>
          </w:rPr>
          <w:t> </w:t>
        </w:r>
      </w:moveTo>
    </w:p>
    <w:p w14:paraId="695C9459" w14:textId="561BA6DE" w:rsidR="000A7D62" w:rsidRPr="00A54EA2" w:rsidRDefault="000A7D62" w:rsidP="000A7D62">
      <w:pPr>
        <w:pStyle w:val="NormalWeb"/>
        <w:keepNext/>
        <w:spacing w:before="0" w:beforeAutospacing="0" w:after="140" w:afterAutospacing="0"/>
        <w:jc w:val="center"/>
        <w:rPr>
          <w:moveTo w:id="747" w:author="Chassin, David P" w:date="2023-06-01T12:32:00Z"/>
          <w:rFonts w:ascii="Tahoma" w:hAnsi="Tahoma" w:cs="Tahoma"/>
        </w:rPr>
      </w:pPr>
      <w:moveTo w:id="748" w:author="Chassin, David P" w:date="2023-06-01T12:32:00Z">
        <w:r>
          <w:rPr>
            <w:rFonts w:ascii="Tahoma" w:hAnsi="Tahoma" w:cs="Tahoma"/>
            <w:b/>
            <w:bCs/>
            <w:color w:val="000000"/>
          </w:rPr>
          <w:t xml:space="preserve">Figure </w:t>
        </w:r>
      </w:moveTo>
      <w:ins w:id="749" w:author="Chassin, David P" w:date="2023-06-08T08:46:00Z">
        <w:r w:rsidR="007901EC">
          <w:rPr>
            <w:rFonts w:ascii="Tahoma" w:hAnsi="Tahoma" w:cs="Tahoma"/>
            <w:b/>
            <w:bCs/>
            <w:color w:val="000000"/>
          </w:rPr>
          <w:t>5</w:t>
        </w:r>
      </w:ins>
      <w:moveTo w:id="750" w:author="Chassin, David P" w:date="2023-06-01T12:32:00Z">
        <w:del w:id="751" w:author="Chassin, David P" w:date="2023-06-08T08:46:00Z">
          <w:r w:rsidDel="007901EC">
            <w:rPr>
              <w:rFonts w:ascii="Tahoma" w:hAnsi="Tahoma" w:cs="Tahoma"/>
              <w:b/>
              <w:bCs/>
              <w:color w:val="000000"/>
            </w:rPr>
            <w:delText>3</w:delText>
          </w:r>
        </w:del>
        <w:r>
          <w:rPr>
            <w:rFonts w:ascii="Tahoma" w:hAnsi="Tahoma" w:cs="Tahoma"/>
            <w:b/>
            <w:bCs/>
            <w:color w:val="000000"/>
          </w:rPr>
          <w:t>. S</w:t>
        </w:r>
        <w:r w:rsidRPr="009F66B7">
          <w:rPr>
            <w:rFonts w:ascii="Tahoma" w:hAnsi="Tahoma" w:cs="Tahoma"/>
            <w:b/>
            <w:bCs/>
            <w:color w:val="000000"/>
          </w:rPr>
          <w:t>ample</w:t>
        </w:r>
        <w:r w:rsidRPr="00E64C81">
          <w:rPr>
            <w:rFonts w:ascii="Tahoma" w:hAnsi="Tahoma" w:cs="Tahoma"/>
            <w:b/>
            <w:bCs/>
            <w:color w:val="000000"/>
          </w:rPr>
          <w:t xml:space="preserve"> travel route between 2 zip codes as identified by the location data. The </w:t>
        </w:r>
        <w:r>
          <w:rPr>
            <w:rFonts w:ascii="Tahoma" w:hAnsi="Tahoma" w:cs="Tahoma"/>
            <w:b/>
            <w:bCs/>
            <w:color w:val="000000"/>
          </w:rPr>
          <w:t>results</w:t>
        </w:r>
        <w:r w:rsidRPr="00E64C81">
          <w:rPr>
            <w:rFonts w:ascii="Tahoma" w:hAnsi="Tahoma" w:cs="Tahoma"/>
            <w:b/>
            <w:bCs/>
            <w:color w:val="000000"/>
          </w:rPr>
          <w:t xml:space="preserve"> </w:t>
        </w:r>
        <w:proofErr w:type="gramStart"/>
        <w:r>
          <w:rPr>
            <w:rFonts w:ascii="Tahoma" w:hAnsi="Tahoma" w:cs="Tahoma"/>
            <w:b/>
            <w:bCs/>
            <w:color w:val="000000"/>
          </w:rPr>
          <w:t>includes</w:t>
        </w:r>
        <w:proofErr w:type="gramEnd"/>
        <w:r w:rsidRPr="00E64C81">
          <w:rPr>
            <w:rFonts w:ascii="Tahoma" w:hAnsi="Tahoma" w:cs="Tahoma"/>
            <w:b/>
            <w:bCs/>
            <w:color w:val="000000"/>
          </w:rPr>
          <w:t xml:space="preserve"> </w:t>
        </w:r>
        <w:r>
          <w:rPr>
            <w:rFonts w:ascii="Tahoma" w:hAnsi="Tahoma" w:cs="Tahoma"/>
            <w:b/>
            <w:bCs/>
            <w:color w:val="000000"/>
          </w:rPr>
          <w:t>time</w:t>
        </w:r>
        <w:r w:rsidRPr="00E64C81">
          <w:rPr>
            <w:rFonts w:ascii="Tahoma" w:hAnsi="Tahoma" w:cs="Tahoma"/>
            <w:b/>
            <w:bCs/>
            <w:color w:val="000000"/>
          </w:rPr>
          <w:t xml:space="preserve"> spent at each location and estimated </w:t>
        </w:r>
        <w:r>
          <w:rPr>
            <w:rFonts w:ascii="Tahoma" w:hAnsi="Tahoma" w:cs="Tahoma"/>
            <w:b/>
            <w:bCs/>
            <w:color w:val="000000"/>
          </w:rPr>
          <w:t>electric energy</w:t>
        </w:r>
        <w:r w:rsidRPr="00E64C81">
          <w:rPr>
            <w:rFonts w:ascii="Tahoma" w:hAnsi="Tahoma" w:cs="Tahoma"/>
            <w:b/>
            <w:bCs/>
            <w:color w:val="000000"/>
          </w:rPr>
          <w:t xml:space="preserve"> </w:t>
        </w:r>
        <w:r>
          <w:rPr>
            <w:rFonts w:ascii="Tahoma" w:hAnsi="Tahoma" w:cs="Tahoma"/>
            <w:b/>
            <w:bCs/>
            <w:color w:val="000000"/>
          </w:rPr>
          <w:t>required</w:t>
        </w:r>
        <w:r w:rsidRPr="00E64C81">
          <w:rPr>
            <w:rFonts w:ascii="Tahoma" w:hAnsi="Tahoma" w:cs="Tahoma"/>
            <w:b/>
            <w:bCs/>
            <w:color w:val="000000"/>
          </w:rPr>
          <w:t xml:space="preserve"> by the vehicle for the trip</w:t>
        </w:r>
        <w:r>
          <w:rPr>
            <w:rFonts w:ascii="Tahoma" w:hAnsi="Tahoma" w:cs="Tahoma"/>
            <w:b/>
            <w:bCs/>
            <w:color w:val="000000"/>
          </w:rPr>
          <w:t xml:space="preserve"> (Newman 2020).</w:t>
        </w:r>
      </w:moveTo>
    </w:p>
    <w:p w14:paraId="1FB40CE6" w14:textId="77777777" w:rsidR="000A7D62" w:rsidRDefault="000A7D62" w:rsidP="000A7D62">
      <w:pPr>
        <w:pStyle w:val="NormalWeb"/>
        <w:spacing w:before="0" w:beforeAutospacing="0" w:after="140" w:afterAutospacing="0"/>
        <w:jc w:val="center"/>
        <w:rPr>
          <w:moveTo w:id="752" w:author="Chassin, David P" w:date="2023-06-01T12:32:00Z"/>
          <w:rFonts w:ascii="Arial" w:hAnsi="Arial" w:cs="Arial"/>
        </w:rPr>
      </w:pPr>
      <w:moveTo w:id="753" w:author="Chassin, David P" w:date="2023-06-01T12:32:00Z">
        <w:r w:rsidRPr="00F54314">
          <w:rPr>
            <w:rFonts w:ascii="Arial" w:hAnsi="Arial" w:cs="Arial"/>
            <w:noProof/>
            <w:color w:val="000000"/>
            <w:bdr w:val="none" w:sz="0" w:space="0" w:color="auto" w:frame="1"/>
          </w:rPr>
          <w:drawing>
            <wp:inline distT="0" distB="0" distL="0" distR="0" wp14:anchorId="29EBF9EB" wp14:editId="349DE27A">
              <wp:extent cx="5024548" cy="3005593"/>
              <wp:effectExtent l="0" t="0" r="5080" b="4445"/>
              <wp:docPr id="218330484" name="Picture 218330484" descr="Figure 5 shows a map of San Mateo county in California with a travel route from Pacifica to South San Francisco, via Broadmoor and San Bruno. The route includes waypoints with information tags. The tags for starting and ending points are color 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330484" name="Picture 218330484" descr="Figure 5 shows a map of San Mateo county in California with a travel route from Pacifica to South San Francisco, via Broadmoor and San Bruno. The route includes waypoints with information tags. The tags for starting and ending points are color r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2186" cy="3010162"/>
                      </a:xfrm>
                      <a:prstGeom prst="rect">
                        <a:avLst/>
                      </a:prstGeom>
                      <a:noFill/>
                      <a:ln>
                        <a:noFill/>
                      </a:ln>
                    </pic:spPr>
                  </pic:pic>
                </a:graphicData>
              </a:graphic>
            </wp:inline>
          </w:drawing>
        </w:r>
      </w:moveTo>
    </w:p>
    <w:p w14:paraId="595FA2FA" w14:textId="77777777" w:rsidR="000A7D62" w:rsidRPr="00F54314" w:rsidRDefault="000A7D62" w:rsidP="000A7D62">
      <w:pPr>
        <w:pStyle w:val="NormalWeb"/>
        <w:spacing w:before="0" w:beforeAutospacing="0" w:after="140" w:afterAutospacing="0"/>
        <w:jc w:val="center"/>
        <w:rPr>
          <w:moveTo w:id="754" w:author="Chassin, David P" w:date="2023-06-01T12:32:00Z"/>
          <w:rFonts w:ascii="Arial" w:hAnsi="Arial" w:cs="Arial"/>
        </w:rPr>
      </w:pPr>
    </w:p>
    <w:p w14:paraId="44FC3F57" w14:textId="068A596E" w:rsidR="000A7D62" w:rsidRPr="00E64C81" w:rsidRDefault="000A7D62" w:rsidP="000A7D62">
      <w:pPr>
        <w:pStyle w:val="NormalWeb"/>
        <w:keepNext/>
        <w:spacing w:before="0" w:beforeAutospacing="0" w:after="140" w:afterAutospacing="0"/>
        <w:jc w:val="center"/>
        <w:rPr>
          <w:moveTo w:id="755" w:author="Chassin, David P" w:date="2023-06-01T12:32:00Z"/>
          <w:rFonts w:ascii="Tahoma" w:hAnsi="Tahoma" w:cs="Tahoma"/>
        </w:rPr>
      </w:pPr>
      <w:moveTo w:id="756" w:author="Chassin, David P" w:date="2023-06-01T12:32:00Z">
        <w:r>
          <w:rPr>
            <w:rFonts w:ascii="Tahoma" w:hAnsi="Tahoma" w:cs="Tahoma"/>
            <w:b/>
            <w:bCs/>
            <w:color w:val="000000"/>
          </w:rPr>
          <w:lastRenderedPageBreak/>
          <w:t xml:space="preserve">Figure </w:t>
        </w:r>
      </w:moveTo>
      <w:ins w:id="757" w:author="Chassin, David P" w:date="2023-06-08T08:46:00Z">
        <w:r w:rsidR="007901EC">
          <w:rPr>
            <w:rFonts w:ascii="Tahoma" w:hAnsi="Tahoma" w:cs="Tahoma"/>
            <w:b/>
            <w:bCs/>
            <w:color w:val="000000"/>
          </w:rPr>
          <w:t>6</w:t>
        </w:r>
      </w:ins>
      <w:moveTo w:id="758" w:author="Chassin, David P" w:date="2023-06-01T12:32:00Z">
        <w:del w:id="759" w:author="Chassin, David P" w:date="2023-06-08T08:46:00Z">
          <w:r w:rsidDel="007901EC">
            <w:rPr>
              <w:rFonts w:ascii="Tahoma" w:hAnsi="Tahoma" w:cs="Tahoma"/>
              <w:b/>
              <w:bCs/>
              <w:color w:val="000000"/>
            </w:rPr>
            <w:delText>4</w:delText>
          </w:r>
        </w:del>
        <w:r>
          <w:rPr>
            <w:rFonts w:ascii="Tahoma" w:hAnsi="Tahoma" w:cs="Tahoma"/>
            <w:b/>
            <w:bCs/>
            <w:color w:val="000000"/>
          </w:rPr>
          <w:t xml:space="preserve">. </w:t>
        </w:r>
        <w:r w:rsidRPr="006705D3">
          <w:rPr>
            <w:rFonts w:ascii="Tahoma" w:hAnsi="Tahoma" w:cs="Tahoma"/>
            <w:b/>
            <w:bCs/>
            <w:color w:val="000000"/>
          </w:rPr>
          <w:t>Estimated charging profile given duration and driving profile.</w:t>
        </w:r>
      </w:moveTo>
    </w:p>
    <w:p w14:paraId="1C16C360" w14:textId="77777777" w:rsidR="000A7D62" w:rsidRPr="00E64C81" w:rsidRDefault="000A7D62" w:rsidP="000A7D62">
      <w:pPr>
        <w:pStyle w:val="NormalWeb"/>
        <w:spacing w:before="0" w:beforeAutospacing="0" w:after="140" w:afterAutospacing="0"/>
        <w:jc w:val="center"/>
        <w:rPr>
          <w:moveTo w:id="760" w:author="Chassin, David P" w:date="2023-06-01T12:32:00Z"/>
          <w:rFonts w:ascii="Tahoma" w:hAnsi="Tahoma" w:cs="Tahoma"/>
        </w:rPr>
      </w:pPr>
      <w:moveTo w:id="761" w:author="Chassin, David P" w:date="2023-06-01T12:32:00Z">
        <w:r w:rsidRPr="00E64C81">
          <w:rPr>
            <w:rFonts w:ascii="Tahoma" w:hAnsi="Tahoma" w:cs="Tahoma"/>
            <w:noProof/>
            <w:color w:val="000000"/>
            <w:bdr w:val="none" w:sz="0" w:space="0" w:color="auto" w:frame="1"/>
          </w:rPr>
          <w:drawing>
            <wp:inline distT="0" distB="0" distL="0" distR="0" wp14:anchorId="05777F71" wp14:editId="66BE5518">
              <wp:extent cx="4810539" cy="3048094"/>
              <wp:effectExtent l="0" t="0" r="3175" b="0"/>
              <wp:docPr id="2042304104" name="Picture 2042304104" descr="Figure 6 shows two plots of battery charging for region 940 over 1 day for 1 user.  The upper plots shows the battery power lost measured in kilowatts from 1 AM to 8 PM with peaks of 2 kilowatts at 2 AM and 3 AM, and peaks of 1 kilowatt at 3 PM and 7 PM. Lows of 0 kilowatts are plotted at 1 AM, 4 AM, and 4 PM. The low shows the battery power gain, with values of 4 kilowatt hours at 4 PM and 1 kilowatt hour at 4 PM and 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304104" name="Picture 2042304104" descr="Figure 6 shows two plots of battery charging for region 940 over 1 day for 1 user.  The upper plots shows the battery power lost measured in kilowatts from 1 AM to 8 PM with peaks of 2 kilowatts at 2 AM and 3 AM, and peaks of 1 kilowatt at 3 PM and 7 PM. Lows of 0 kilowatts are plotted at 1 AM, 4 AM, and 4 PM. The low shows the battery power gain, with values of 4 kilowatt hours at 4 PM and 1 kilowatt hour at 4 PM and 8 PM."/>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15135" cy="3051006"/>
                      </a:xfrm>
                      <a:prstGeom prst="rect">
                        <a:avLst/>
                      </a:prstGeom>
                      <a:noFill/>
                      <a:ln>
                        <a:noFill/>
                      </a:ln>
                    </pic:spPr>
                  </pic:pic>
                </a:graphicData>
              </a:graphic>
            </wp:inline>
          </w:drawing>
        </w:r>
      </w:moveTo>
    </w:p>
    <w:p w14:paraId="3051FA64" w14:textId="7D34D493" w:rsidR="000A7D62" w:rsidRPr="00E64C81" w:rsidRDefault="000A7D62" w:rsidP="000A7D62">
      <w:pPr>
        <w:pStyle w:val="NormalWeb"/>
        <w:keepNext/>
        <w:spacing w:before="0" w:beforeAutospacing="0" w:after="140" w:afterAutospacing="0"/>
        <w:jc w:val="center"/>
        <w:rPr>
          <w:moveTo w:id="762" w:author="Chassin, David P" w:date="2023-06-01T12:32:00Z"/>
          <w:rFonts w:ascii="Tahoma" w:hAnsi="Tahoma" w:cs="Tahoma"/>
        </w:rPr>
      </w:pPr>
      <w:moveTo w:id="763" w:author="Chassin, David P" w:date="2023-06-01T12:32:00Z">
        <w:r w:rsidRPr="00E64C81">
          <w:rPr>
            <w:rFonts w:ascii="Tahoma" w:hAnsi="Tahoma" w:cs="Tahoma"/>
            <w:b/>
            <w:bCs/>
            <w:color w:val="000000"/>
          </w:rPr>
          <w:t>Fig</w:t>
        </w:r>
        <w:r>
          <w:rPr>
            <w:rFonts w:ascii="Tahoma" w:hAnsi="Tahoma" w:cs="Tahoma"/>
            <w:b/>
            <w:bCs/>
            <w:color w:val="000000"/>
          </w:rPr>
          <w:t xml:space="preserve">ure </w:t>
        </w:r>
      </w:moveTo>
      <w:ins w:id="764" w:author="Chassin, David P" w:date="2023-06-08T08:46:00Z">
        <w:r w:rsidR="007901EC">
          <w:rPr>
            <w:rFonts w:ascii="Tahoma" w:hAnsi="Tahoma" w:cs="Tahoma"/>
            <w:b/>
            <w:bCs/>
            <w:color w:val="000000"/>
          </w:rPr>
          <w:t>7</w:t>
        </w:r>
      </w:ins>
      <w:moveTo w:id="765" w:author="Chassin, David P" w:date="2023-06-01T12:32:00Z">
        <w:del w:id="766" w:author="Chassin, David P" w:date="2023-06-08T08:46:00Z">
          <w:r w:rsidDel="007901EC">
            <w:rPr>
              <w:rFonts w:ascii="Tahoma" w:hAnsi="Tahoma" w:cs="Tahoma"/>
              <w:b/>
              <w:bCs/>
              <w:color w:val="000000"/>
            </w:rPr>
            <w:delText>5</w:delText>
          </w:r>
        </w:del>
        <w:r>
          <w:rPr>
            <w:rFonts w:ascii="Tahoma" w:hAnsi="Tahoma" w:cs="Tahoma"/>
            <w:b/>
            <w:bCs/>
            <w:color w:val="000000"/>
          </w:rPr>
          <w:t>.</w:t>
        </w:r>
        <w:r w:rsidRPr="00E64C81">
          <w:rPr>
            <w:rFonts w:ascii="Tahoma" w:hAnsi="Tahoma" w:cs="Tahoma"/>
            <w:b/>
            <w:bCs/>
            <w:color w:val="000000"/>
          </w:rPr>
          <w:t xml:space="preserve"> Estimated power consumption by a specific zip code given driving profiles defined in location services database. </w:t>
        </w:r>
      </w:moveTo>
    </w:p>
    <w:p w14:paraId="53FF90DD" w14:textId="77777777" w:rsidR="000A7D62" w:rsidRPr="00E64C81" w:rsidRDefault="000A7D62" w:rsidP="000A7D62">
      <w:pPr>
        <w:pStyle w:val="NormalWeb"/>
        <w:spacing w:before="0" w:beforeAutospacing="0" w:after="140" w:afterAutospacing="0"/>
        <w:jc w:val="center"/>
        <w:rPr>
          <w:moveTo w:id="767" w:author="Chassin, David P" w:date="2023-06-01T12:32:00Z"/>
          <w:rFonts w:ascii="Tahoma" w:hAnsi="Tahoma" w:cs="Tahoma"/>
        </w:rPr>
      </w:pPr>
    </w:p>
    <w:p w14:paraId="0E655384" w14:textId="77777777" w:rsidR="000A7D62" w:rsidRPr="00E64C81" w:rsidRDefault="000A7D62" w:rsidP="000A7D62">
      <w:pPr>
        <w:pStyle w:val="NormalWeb"/>
        <w:spacing w:before="0" w:beforeAutospacing="0" w:after="140" w:afterAutospacing="0"/>
        <w:jc w:val="center"/>
        <w:rPr>
          <w:moveTo w:id="768" w:author="Chassin, David P" w:date="2023-06-01T12:32:00Z"/>
          <w:rFonts w:ascii="Tahoma" w:hAnsi="Tahoma" w:cs="Tahoma"/>
        </w:rPr>
      </w:pPr>
      <w:moveTo w:id="769" w:author="Chassin, David P" w:date="2023-06-01T12:32:00Z">
        <w:r w:rsidRPr="00E64C81">
          <w:rPr>
            <w:rFonts w:ascii="Tahoma" w:hAnsi="Tahoma" w:cs="Tahoma"/>
            <w:noProof/>
            <w:color w:val="000000"/>
            <w:bdr w:val="none" w:sz="0" w:space="0" w:color="auto" w:frame="1"/>
          </w:rPr>
          <w:drawing>
            <wp:inline distT="0" distB="0" distL="0" distR="0" wp14:anchorId="1E1F4DE2" wp14:editId="38F70FC5">
              <wp:extent cx="5086350" cy="3752850"/>
              <wp:effectExtent l="0" t="0" r="0" b="0"/>
              <wp:docPr id="1753604382" name="Picture 1753604382" descr="Figure 7 shows the monthly power consumption for region 940 from February first to February 29th. The vertical axis is plotted in power kilowatts. The plot rises and falls between 2500 and 4500 kilowatts. The lowest values occur on February 3rd, 9th, 17th, and 24th.  The highest values occur on February 1st, 7th, 13th, 21st, and 29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604382" name="Picture 1753604382" descr="Figure 7 shows the monthly power consumption for region 940 from February first to February 29th. The vertical axis is plotted in power kilowatts. The plot rises and falls between 2500 and 4500 kilowatts. The lowest values occur on February 3rd, 9th, 17th, and 24th.  The highest values occur on February 1st, 7th, 13th, 21st, and 29th."/>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86350" cy="3752850"/>
                      </a:xfrm>
                      <a:prstGeom prst="rect">
                        <a:avLst/>
                      </a:prstGeom>
                      <a:noFill/>
                      <a:ln>
                        <a:noFill/>
                      </a:ln>
                    </pic:spPr>
                  </pic:pic>
                </a:graphicData>
              </a:graphic>
            </wp:inline>
          </w:drawing>
        </w:r>
      </w:moveTo>
    </w:p>
    <w:p w14:paraId="6041B1A3" w14:textId="5B04130A" w:rsidR="000A7D62" w:rsidRPr="00E64C81" w:rsidRDefault="000A7D62" w:rsidP="000A7D62">
      <w:pPr>
        <w:pStyle w:val="NormalWeb"/>
        <w:spacing w:before="0" w:beforeAutospacing="0" w:after="140" w:afterAutospacing="0"/>
        <w:rPr>
          <w:moveTo w:id="770" w:author="Chassin, David P" w:date="2023-06-01T12:32:00Z"/>
          <w:rFonts w:ascii="Tahoma" w:hAnsi="Tahoma" w:cs="Tahoma"/>
        </w:rPr>
      </w:pPr>
      <w:moveTo w:id="771" w:author="Chassin, David P" w:date="2023-06-01T12:32:00Z">
        <w:r w:rsidRPr="00E64C81">
          <w:rPr>
            <w:rFonts w:ascii="Tahoma" w:hAnsi="Tahoma" w:cs="Tahoma"/>
            <w:color w:val="000000"/>
          </w:rPr>
          <w:t>This information shown in</w:t>
        </w:r>
        <w:r>
          <w:rPr>
            <w:rFonts w:ascii="Tahoma" w:hAnsi="Tahoma" w:cs="Tahoma"/>
            <w:color w:val="000000"/>
          </w:rPr>
          <w:t xml:space="preserve"> Fig</w:t>
        </w:r>
      </w:moveTo>
      <w:ins w:id="772" w:author="Chassin, David P" w:date="2023-06-08T08:46:00Z">
        <w:r w:rsidR="007901EC">
          <w:rPr>
            <w:rFonts w:ascii="Tahoma" w:hAnsi="Tahoma" w:cs="Tahoma"/>
            <w:color w:val="000000"/>
          </w:rPr>
          <w:t>ure</w:t>
        </w:r>
      </w:ins>
      <w:moveTo w:id="773" w:author="Chassin, David P" w:date="2023-06-01T12:32:00Z">
        <w:r>
          <w:rPr>
            <w:rFonts w:ascii="Tahoma" w:hAnsi="Tahoma" w:cs="Tahoma"/>
            <w:color w:val="000000"/>
          </w:rPr>
          <w:t xml:space="preserve">s. </w:t>
        </w:r>
      </w:moveTo>
      <w:ins w:id="774" w:author="Chassin, David P" w:date="2023-06-08T08:46:00Z">
        <w:r w:rsidR="007901EC">
          <w:rPr>
            <w:rFonts w:ascii="Tahoma" w:hAnsi="Tahoma" w:cs="Tahoma"/>
            <w:color w:val="000000"/>
          </w:rPr>
          <w:t>5 and 6</w:t>
        </w:r>
      </w:ins>
      <w:moveTo w:id="775" w:author="Chassin, David P" w:date="2023-06-01T12:32:00Z">
        <w:del w:id="776" w:author="Chassin, David P" w:date="2023-06-08T08:46:00Z">
          <w:r w:rsidDel="007901EC">
            <w:rPr>
              <w:rFonts w:ascii="Tahoma" w:hAnsi="Tahoma" w:cs="Tahoma"/>
              <w:color w:val="000000"/>
            </w:rPr>
            <w:delText>4</w:delText>
          </w:r>
        </w:del>
        <w:r>
          <w:rPr>
            <w:rFonts w:ascii="Tahoma" w:hAnsi="Tahoma" w:cs="Tahoma"/>
            <w:color w:val="000000"/>
          </w:rPr>
          <w:t xml:space="preserve"> and </w:t>
        </w:r>
        <w:r w:rsidRPr="00E64C81">
          <w:rPr>
            <w:rFonts w:ascii="Tahoma" w:hAnsi="Tahoma" w:cs="Tahoma"/>
            <w:color w:val="000000"/>
          </w:rPr>
          <w:t xml:space="preserve">is pre-processed using </w:t>
        </w:r>
        <w:proofErr w:type="spellStart"/>
        <w:r w:rsidRPr="00E64C81">
          <w:rPr>
            <w:rFonts w:ascii="Tahoma" w:hAnsi="Tahoma" w:cs="Tahoma"/>
            <w:color w:val="000000"/>
          </w:rPr>
          <w:t>OpenFIDO</w:t>
        </w:r>
        <w:proofErr w:type="spellEnd"/>
        <w:r w:rsidRPr="00E64C81">
          <w:rPr>
            <w:rFonts w:ascii="Tahoma" w:hAnsi="Tahoma" w:cs="Tahoma"/>
            <w:color w:val="000000"/>
          </w:rPr>
          <w:t xml:space="preserve"> and </w:t>
        </w:r>
        <w:r>
          <w:rPr>
            <w:rFonts w:ascii="Tahoma" w:hAnsi="Tahoma" w:cs="Tahoma"/>
            <w:color w:val="000000"/>
          </w:rPr>
          <w:t>was</w:t>
        </w:r>
        <w:r w:rsidRPr="00E64C81">
          <w:rPr>
            <w:rFonts w:ascii="Tahoma" w:hAnsi="Tahoma" w:cs="Tahoma"/>
            <w:color w:val="000000"/>
          </w:rPr>
          <w:t xml:space="preserve"> combined with grid data to determine the baseline charging profiles and give rise to constrained optimization problem to advise the grid-optimal charging locations in turn affecting the driving / charging behavior as part of </w:t>
        </w:r>
        <w:proofErr w:type="spellStart"/>
        <w:r w:rsidRPr="00E64C81">
          <w:rPr>
            <w:rFonts w:ascii="Tahoma" w:hAnsi="Tahoma" w:cs="Tahoma"/>
            <w:color w:val="000000"/>
          </w:rPr>
          <w:t>HiPAS</w:t>
        </w:r>
        <w:proofErr w:type="spellEnd"/>
        <w:r w:rsidRPr="00E64C81">
          <w:rPr>
            <w:rFonts w:ascii="Tahoma" w:hAnsi="Tahoma" w:cs="Tahoma"/>
            <w:color w:val="000000"/>
          </w:rPr>
          <w:t xml:space="preserve"> </w:t>
        </w:r>
        <w:proofErr w:type="spellStart"/>
        <w:r w:rsidRPr="00E64C81">
          <w:rPr>
            <w:rFonts w:ascii="Tahoma" w:hAnsi="Tahoma" w:cs="Tahoma"/>
            <w:color w:val="000000"/>
          </w:rPr>
          <w:t>GridLAB</w:t>
        </w:r>
        <w:proofErr w:type="spellEnd"/>
        <w:r w:rsidRPr="00E64C81">
          <w:rPr>
            <w:rFonts w:ascii="Tahoma" w:hAnsi="Tahoma" w:cs="Tahoma"/>
            <w:color w:val="000000"/>
          </w:rPr>
          <w:t>-D analytics.  </w:t>
        </w:r>
      </w:moveTo>
    </w:p>
    <w:p w14:paraId="5348AD61" w14:textId="77777777" w:rsidR="000A7D62" w:rsidRPr="00E64C81" w:rsidRDefault="000A7D62" w:rsidP="000A7D62">
      <w:pPr>
        <w:pStyle w:val="Heading3"/>
        <w:rPr>
          <w:moveTo w:id="777" w:author="Chassin, David P" w:date="2023-06-01T12:32:00Z"/>
          <w:rFonts w:ascii="Tahoma" w:hAnsi="Tahoma" w:cs="Tahoma"/>
        </w:rPr>
      </w:pPr>
      <w:bookmarkStart w:id="778" w:name="_Toc137112239"/>
      <w:moveTo w:id="779" w:author="Chassin, David P" w:date="2023-06-01T12:32:00Z">
        <w:r w:rsidRPr="00E64C81">
          <w:rPr>
            <w:rFonts w:ascii="Tahoma" w:hAnsi="Tahoma" w:cs="Tahoma"/>
            <w:szCs w:val="26"/>
          </w:rPr>
          <w:lastRenderedPageBreak/>
          <w:t xml:space="preserve">CEC </w:t>
        </w:r>
        <w:proofErr w:type="spellStart"/>
        <w:r w:rsidRPr="00E64C81">
          <w:rPr>
            <w:rFonts w:ascii="Tahoma" w:hAnsi="Tahoma" w:cs="Tahoma"/>
            <w:szCs w:val="26"/>
          </w:rPr>
          <w:t>GridLAB</w:t>
        </w:r>
        <w:proofErr w:type="spellEnd"/>
        <w:r w:rsidRPr="00E64C81">
          <w:rPr>
            <w:rFonts w:ascii="Tahoma" w:hAnsi="Tahoma" w:cs="Tahoma"/>
            <w:szCs w:val="26"/>
          </w:rPr>
          <w:t>-D Open Workspace</w:t>
        </w:r>
        <w:r>
          <w:rPr>
            <w:rFonts w:ascii="Tahoma" w:hAnsi="Tahoma" w:cs="Tahoma"/>
            <w:szCs w:val="26"/>
          </w:rPr>
          <w:t xml:space="preserve"> (GLOW)</w:t>
        </w:r>
        <w:bookmarkEnd w:id="778"/>
        <w:r w:rsidRPr="00E64C81">
          <w:rPr>
            <w:rFonts w:ascii="Tahoma" w:hAnsi="Tahoma" w:cs="Tahoma"/>
            <w:szCs w:val="26"/>
          </w:rPr>
          <w:t> </w:t>
        </w:r>
      </w:moveTo>
    </w:p>
    <w:p w14:paraId="2630430C" w14:textId="77777777" w:rsidR="000A7D62" w:rsidRPr="00DD4C44" w:rsidRDefault="000A7D62" w:rsidP="000A7D62">
      <w:pPr>
        <w:pStyle w:val="NormalWeb"/>
        <w:spacing w:before="0" w:beforeAutospacing="0" w:after="140" w:afterAutospacing="0"/>
        <w:rPr>
          <w:moveTo w:id="780" w:author="Chassin, David P" w:date="2023-06-01T12:32:00Z"/>
          <w:rFonts w:ascii="Tahoma" w:hAnsi="Tahoma" w:cs="Tahoma"/>
          <w:color w:val="000000" w:themeColor="text1"/>
        </w:rPr>
      </w:pPr>
      <w:moveTo w:id="781" w:author="Chassin, David P" w:date="2023-06-01T12:32:00Z">
        <w:r w:rsidRPr="00DD4C44">
          <w:rPr>
            <w:rFonts w:ascii="Tahoma" w:hAnsi="Tahoma" w:cs="Tahoma"/>
            <w:color w:val="000000" w:themeColor="text1"/>
          </w:rPr>
          <w:t xml:space="preserve">CEC funded the </w:t>
        </w:r>
        <w:proofErr w:type="spellStart"/>
        <w:r w:rsidRPr="00DD4C44">
          <w:rPr>
            <w:rFonts w:ascii="Tahoma" w:hAnsi="Tahoma" w:cs="Tahoma"/>
            <w:color w:val="000000" w:themeColor="text1"/>
          </w:rPr>
          <w:t>GridLAB</w:t>
        </w:r>
        <w:proofErr w:type="spellEnd"/>
        <w:r w:rsidRPr="00DD4C44">
          <w:rPr>
            <w:rFonts w:ascii="Tahoma" w:hAnsi="Tahoma" w:cs="Tahoma"/>
            <w:color w:val="000000" w:themeColor="text1"/>
          </w:rPr>
          <w:t xml:space="preserve">-D Open Workspace (GLOW) </w:t>
        </w:r>
        <w:r>
          <w:rPr>
            <w:rFonts w:ascii="Tahoma" w:hAnsi="Tahoma" w:cs="Tahoma"/>
            <w:color w:val="000000" w:themeColor="text1"/>
          </w:rPr>
          <w:t>project</w:t>
        </w:r>
        <w:r w:rsidRPr="00DD4C44">
          <w:rPr>
            <w:rFonts w:ascii="Tahoma" w:hAnsi="Tahoma" w:cs="Tahoma"/>
            <w:color w:val="000000" w:themeColor="text1"/>
          </w:rPr>
          <w:t xml:space="preserve"> to deliver a web-based distribution planning platform for </w:t>
        </w:r>
        <w:proofErr w:type="spellStart"/>
        <w:r w:rsidRPr="00DD4C44">
          <w:rPr>
            <w:rFonts w:ascii="Tahoma" w:hAnsi="Tahoma" w:cs="Tahoma"/>
            <w:color w:val="000000" w:themeColor="text1"/>
          </w:rPr>
          <w:t>GridLAB</w:t>
        </w:r>
        <w:proofErr w:type="spellEnd"/>
        <w:r w:rsidRPr="00DD4C44">
          <w:rPr>
            <w:rFonts w:ascii="Tahoma" w:hAnsi="Tahoma" w:cs="Tahoma"/>
            <w:color w:val="000000" w:themeColor="text1"/>
          </w:rPr>
          <w:t xml:space="preserve">-D. The open-source graphical user interface of GLOW aims to augment the command-line interface for </w:t>
        </w:r>
        <w:proofErr w:type="spellStart"/>
        <w:r w:rsidRPr="00DD4C44">
          <w:rPr>
            <w:rFonts w:ascii="Tahoma" w:hAnsi="Tahoma" w:cs="Tahoma"/>
            <w:color w:val="000000" w:themeColor="text1"/>
          </w:rPr>
          <w:t>GridLAB</w:t>
        </w:r>
        <w:proofErr w:type="spellEnd"/>
        <w:r w:rsidRPr="00DD4C44">
          <w:rPr>
            <w:rFonts w:ascii="Tahoma" w:hAnsi="Tahoma" w:cs="Tahoma"/>
            <w:color w:val="000000" w:themeColor="text1"/>
          </w:rPr>
          <w:t>-D in a more intuitive, user-friendly manner, contributing to wider use of the simulation technology. The purpose of the graphical interface is to make electricity modeling software accessible for all parties that might be interested, not just those proficient in data manipulation and command line programs. GLOW bring</w:t>
        </w:r>
        <w:r>
          <w:rPr>
            <w:rFonts w:ascii="Tahoma" w:hAnsi="Tahoma" w:cs="Tahoma"/>
            <w:color w:val="000000" w:themeColor="text1"/>
          </w:rPr>
          <w:t>s</w:t>
        </w:r>
        <w:r w:rsidRPr="00DD4C44">
          <w:rPr>
            <w:rFonts w:ascii="Tahoma" w:hAnsi="Tahoma" w:cs="Tahoma"/>
            <w:color w:val="000000" w:themeColor="text1"/>
          </w:rPr>
          <w:t xml:space="preserve"> </w:t>
        </w:r>
        <w:proofErr w:type="spellStart"/>
        <w:r w:rsidRPr="00DD4C44">
          <w:rPr>
            <w:rFonts w:ascii="Tahoma" w:hAnsi="Tahoma" w:cs="Tahoma"/>
            <w:color w:val="000000" w:themeColor="text1"/>
          </w:rPr>
          <w:t>GridLAB</w:t>
        </w:r>
        <w:proofErr w:type="spellEnd"/>
        <w:r w:rsidRPr="00DD4C44">
          <w:rPr>
            <w:rFonts w:ascii="Tahoma" w:hAnsi="Tahoma" w:cs="Tahoma"/>
            <w:color w:val="000000" w:themeColor="text1"/>
          </w:rPr>
          <w:t>-D to a new base of users and allow for easier testing, application, and expansion of the tool.</w:t>
        </w:r>
        <w:r>
          <w:rPr>
            <w:rFonts w:ascii="Tahoma" w:hAnsi="Tahoma" w:cs="Tahoma"/>
            <w:color w:val="000000" w:themeColor="text1"/>
          </w:rPr>
          <w:t xml:space="preserve"> GLOW shares the same Integration Capacity Analysis (ICA) methodology as </w:t>
        </w:r>
        <w:proofErr w:type="spellStart"/>
        <w:r>
          <w:rPr>
            <w:rFonts w:ascii="Tahoma" w:hAnsi="Tahoma" w:cs="Tahoma"/>
            <w:color w:val="000000" w:themeColor="text1"/>
          </w:rPr>
          <w:t>HiPAS</w:t>
        </w:r>
        <w:proofErr w:type="spellEnd"/>
        <w:r>
          <w:rPr>
            <w:rFonts w:ascii="Tahoma" w:hAnsi="Tahoma" w:cs="Tahoma"/>
            <w:color w:val="000000" w:themeColor="text1"/>
          </w:rPr>
          <w:t xml:space="preserve"> </w:t>
        </w:r>
        <w:proofErr w:type="spellStart"/>
        <w:r>
          <w:rPr>
            <w:rFonts w:ascii="Tahoma" w:hAnsi="Tahoma" w:cs="Tahoma"/>
            <w:color w:val="000000" w:themeColor="text1"/>
          </w:rPr>
          <w:t>GridLAB</w:t>
        </w:r>
        <w:proofErr w:type="spellEnd"/>
        <w:r>
          <w:rPr>
            <w:rFonts w:ascii="Tahoma" w:hAnsi="Tahoma" w:cs="Tahoma"/>
            <w:color w:val="000000" w:themeColor="text1"/>
          </w:rPr>
          <w:t xml:space="preserve">-D and </w:t>
        </w:r>
        <w:proofErr w:type="spellStart"/>
        <w:r>
          <w:rPr>
            <w:rFonts w:ascii="Tahoma" w:hAnsi="Tahoma" w:cs="Tahoma"/>
            <w:color w:val="000000" w:themeColor="text1"/>
          </w:rPr>
          <w:t>OpenFIDO</w:t>
        </w:r>
        <w:proofErr w:type="spellEnd"/>
        <w:r>
          <w:rPr>
            <w:rFonts w:ascii="Tahoma" w:hAnsi="Tahoma" w:cs="Tahoma"/>
            <w:color w:val="000000" w:themeColor="text1"/>
          </w:rPr>
          <w:t>.</w:t>
        </w:r>
      </w:moveTo>
    </w:p>
    <w:p w14:paraId="2488F0EA" w14:textId="77777777" w:rsidR="000A7D62" w:rsidRPr="00E64C81" w:rsidRDefault="000A7D62" w:rsidP="000A7D62">
      <w:pPr>
        <w:pStyle w:val="Heading4"/>
        <w:rPr>
          <w:moveTo w:id="782" w:author="Chassin, David P" w:date="2023-06-01T12:32:00Z"/>
          <w:rFonts w:ascii="Tahoma" w:hAnsi="Tahoma" w:cs="Tahoma"/>
        </w:rPr>
      </w:pPr>
      <w:moveTo w:id="783" w:author="Chassin, David P" w:date="2023-06-01T12:32:00Z">
        <w:r w:rsidRPr="00E64C81">
          <w:rPr>
            <w:rFonts w:ascii="Tahoma" w:hAnsi="Tahoma" w:cs="Tahoma"/>
          </w:rPr>
          <w:t>Integration Capacity Analysis</w:t>
        </w:r>
        <w:r>
          <w:rPr>
            <w:rFonts w:ascii="Tahoma" w:hAnsi="Tahoma" w:cs="Tahoma"/>
          </w:rPr>
          <w:t xml:space="preserve"> (ICA)</w:t>
        </w:r>
      </w:moveTo>
    </w:p>
    <w:p w14:paraId="348EF469" w14:textId="77777777" w:rsidR="000A7D62" w:rsidRPr="00E64C81" w:rsidRDefault="000A7D62" w:rsidP="000A7D62">
      <w:pPr>
        <w:pStyle w:val="NormalWeb"/>
        <w:spacing w:before="0" w:beforeAutospacing="0" w:after="140" w:afterAutospacing="0"/>
        <w:rPr>
          <w:moveTo w:id="784" w:author="Chassin, David P" w:date="2023-06-01T12:32:00Z"/>
          <w:rFonts w:ascii="Tahoma" w:hAnsi="Tahoma" w:cs="Tahoma"/>
        </w:rPr>
      </w:pPr>
      <w:moveTo w:id="785" w:author="Chassin, David P" w:date="2023-06-01T12:32:00Z">
        <w:r w:rsidRPr="00E64C81">
          <w:rPr>
            <w:rFonts w:ascii="Tahoma" w:hAnsi="Tahoma" w:cs="Tahoma"/>
            <w:color w:val="000000"/>
          </w:rPr>
          <w:t xml:space="preserve">In California, </w:t>
        </w:r>
        <w:proofErr w:type="gramStart"/>
        <w:r w:rsidRPr="00E64C81">
          <w:rPr>
            <w:rFonts w:ascii="Tahoma" w:hAnsi="Tahoma" w:cs="Tahoma"/>
            <w:color w:val="000000"/>
          </w:rPr>
          <w:t>Investor Owned</w:t>
        </w:r>
        <w:proofErr w:type="gramEnd"/>
        <w:r w:rsidRPr="00E64C81">
          <w:rPr>
            <w:rFonts w:ascii="Tahoma" w:hAnsi="Tahoma" w:cs="Tahoma"/>
            <w:color w:val="000000"/>
          </w:rPr>
          <w:t xml:space="preserve"> Utilities (IOUs) are required to complete system-wide integration capacity analysis (ICA) to determine the maximum node level hosting capacity for a circuit to remain within key power system criteria. System ICA results are used to expedite interconnection permitting for distributed energy resource (DER) additions. ICA with DER growth scenarios </w:t>
        </w:r>
        <w:proofErr w:type="gramStart"/>
        <w:r w:rsidRPr="00E64C81">
          <w:rPr>
            <w:rFonts w:ascii="Tahoma" w:hAnsi="Tahoma" w:cs="Tahoma"/>
            <w:color w:val="000000"/>
          </w:rPr>
          <w:t>are</w:t>
        </w:r>
        <w:proofErr w:type="gramEnd"/>
        <w:r w:rsidRPr="00E64C81">
          <w:rPr>
            <w:rFonts w:ascii="Tahoma" w:hAnsi="Tahoma" w:cs="Tahoma"/>
            <w:color w:val="000000"/>
          </w:rPr>
          <w:t xml:space="preserve"> also required for all annual IOU distribution system planning processes. In addition, a CPUC ruling in January 2021 added new requirements, including support for customers adding EV chargers and reducing natural gas usage, reducing the amount of data redacted from ICA maps, improving ICA data practices to avoid undetected errors, and more broadly improving the ICA process.</w:t>
        </w:r>
      </w:moveTo>
    </w:p>
    <w:p w14:paraId="6B432AD9" w14:textId="4BD94B05" w:rsidR="000A7D62" w:rsidRPr="00E64C81" w:rsidDel="00D2058B" w:rsidRDefault="000A7D62" w:rsidP="000A7D62">
      <w:pPr>
        <w:pStyle w:val="NormalWeb"/>
        <w:spacing w:before="0" w:beforeAutospacing="0" w:after="140" w:afterAutospacing="0"/>
        <w:rPr>
          <w:del w:id="786" w:author="Chassin, David P" w:date="2023-06-08T08:52:00Z"/>
          <w:moveTo w:id="787" w:author="Chassin, David P" w:date="2023-06-01T12:32:00Z"/>
          <w:rFonts w:ascii="Tahoma" w:hAnsi="Tahoma" w:cs="Tahoma"/>
        </w:rPr>
      </w:pPr>
      <w:moveTo w:id="788" w:author="Chassin, David P" w:date="2023-06-01T12:32:00Z">
        <w:del w:id="789" w:author="Chassin, David P" w:date="2023-06-08T08:52:00Z">
          <w:r w:rsidRPr="00FA5880" w:rsidDel="00D2058B">
            <w:rPr>
              <w:rFonts w:ascii="Tahoma" w:hAnsi="Tahoma" w:cs="Tahoma"/>
              <w:color w:val="000000"/>
            </w:rPr>
            <w:delText xml:space="preserve">The ICA program on the OpenFIDO platform quantifies the potential DER generation that can be connected without violating distribution system constraints. The process uses a system-wide iterative power flow simulation. The DER generation level is varied at each node, independently. At each iteration, the simulation checks all lines, transformers, regulators, and meters for constraint violations. For details on the properties that are checked against constraints, </w:delText>
          </w:r>
          <w:r w:rsidDel="00D2058B">
            <w:rPr>
              <w:rFonts w:ascii="Tahoma" w:hAnsi="Tahoma" w:cs="Tahoma"/>
              <w:color w:val="000000"/>
            </w:rPr>
            <w:delText>see Table 1</w:delText>
          </w:r>
          <w:r w:rsidRPr="00FA5880" w:rsidDel="00D2058B">
            <w:rPr>
              <w:rFonts w:ascii="Tahoma" w:hAnsi="Tahoma" w:cs="Tahoma"/>
              <w:color w:val="000000"/>
            </w:rPr>
            <w:delText>. If a violation occurs, the details of the violation are recorded. The ICA value for that load bus is the maximum power injection associated with any violation criteria, as shown in</w:delText>
          </w:r>
          <w:r w:rsidDel="00D2058B">
            <w:rPr>
              <w:rFonts w:ascii="Tahoma" w:hAnsi="Tahoma" w:cs="Tahoma"/>
              <w:color w:val="000000"/>
            </w:rPr>
            <w:delText xml:space="preserve"> Fig. 6</w:delText>
          </w:r>
          <w:r w:rsidRPr="00FA5880" w:rsidDel="00D2058B">
            <w:rPr>
              <w:rFonts w:ascii="Tahoma" w:hAnsi="Tahoma" w:cs="Tahoma"/>
              <w:color w:val="000000"/>
              <w:shd w:val="clear" w:color="auto" w:fill="FFFF00"/>
            </w:rPr>
            <w:delText>.</w:delText>
          </w:r>
        </w:del>
      </w:moveTo>
    </w:p>
    <w:p w14:paraId="0ACFA459" w14:textId="77777777" w:rsidR="000A7D62" w:rsidRPr="00E64C81" w:rsidRDefault="000A7D62" w:rsidP="000A7D62">
      <w:pPr>
        <w:pStyle w:val="NormalWeb"/>
        <w:spacing w:before="0" w:beforeAutospacing="0" w:after="140" w:afterAutospacing="0"/>
        <w:jc w:val="center"/>
        <w:rPr>
          <w:moveTo w:id="790" w:author="Chassin, David P" w:date="2023-06-01T12:32:00Z"/>
          <w:rFonts w:ascii="Tahoma" w:hAnsi="Tahoma" w:cs="Tahoma"/>
        </w:rPr>
      </w:pPr>
      <w:moveTo w:id="791" w:author="Chassin, David P" w:date="2023-06-01T12:32:00Z">
        <w:r>
          <w:rPr>
            <w:rFonts w:ascii="Tahoma" w:hAnsi="Tahoma" w:cs="Tahoma"/>
            <w:b/>
            <w:bCs/>
            <w:color w:val="000000"/>
          </w:rPr>
          <w:t xml:space="preserve">Table 1. </w:t>
        </w:r>
        <w:r w:rsidRPr="00FC2796">
          <w:rPr>
            <w:rFonts w:ascii="Tahoma" w:hAnsi="Tahoma" w:cs="Tahoma"/>
            <w:b/>
            <w:bCs/>
            <w:color w:val="000000"/>
          </w:rPr>
          <w:t xml:space="preserve">Properties that may be checked for violations during </w:t>
        </w:r>
        <w:proofErr w:type="gramStart"/>
        <w:r w:rsidRPr="00FC2796">
          <w:rPr>
            <w:rFonts w:ascii="Tahoma" w:hAnsi="Tahoma" w:cs="Tahoma"/>
            <w:b/>
            <w:bCs/>
            <w:color w:val="000000"/>
          </w:rPr>
          <w:t>ICA</w:t>
        </w:r>
        <w:proofErr w:type="gramEnd"/>
      </w:moveTo>
    </w:p>
    <w:tbl>
      <w:tblPr>
        <w:tblW w:w="0" w:type="auto"/>
        <w:jc w:val="center"/>
        <w:tblCellMar>
          <w:top w:w="15" w:type="dxa"/>
          <w:left w:w="15" w:type="dxa"/>
          <w:bottom w:w="15" w:type="dxa"/>
          <w:right w:w="15" w:type="dxa"/>
        </w:tblCellMar>
        <w:tblLook w:val="04A0" w:firstRow="1" w:lastRow="0" w:firstColumn="1" w:lastColumn="0" w:noHBand="0" w:noVBand="1"/>
        <w:tblPrChange w:id="792" w:author="Chassin, David P" w:date="2023-06-08T08:49:00Z">
          <w:tblPr>
            <w:tblW w:w="0" w:type="auto"/>
            <w:jc w:val="center"/>
            <w:tblCellMar>
              <w:top w:w="15" w:type="dxa"/>
              <w:left w:w="15" w:type="dxa"/>
              <w:bottom w:w="15" w:type="dxa"/>
              <w:right w:w="15" w:type="dxa"/>
            </w:tblCellMar>
            <w:tblLook w:val="04A0" w:firstRow="1" w:lastRow="0" w:firstColumn="1" w:lastColumn="0" w:noHBand="0" w:noVBand="1"/>
          </w:tblPr>
        </w:tblPrChange>
      </w:tblPr>
      <w:tblGrid>
        <w:gridCol w:w="2980"/>
        <w:gridCol w:w="2416"/>
        <w:tblGridChange w:id="793">
          <w:tblGrid>
            <w:gridCol w:w="2980"/>
            <w:gridCol w:w="2416"/>
          </w:tblGrid>
        </w:tblGridChange>
      </w:tblGrid>
      <w:tr w:rsidR="000A7D62" w:rsidRPr="00E64C81" w14:paraId="612118E5" w14:textId="77777777" w:rsidTr="007901EC">
        <w:trPr>
          <w:trHeight w:val="20"/>
          <w:jc w:val="center"/>
          <w:trPrChange w:id="794" w:author="Chassin, David P" w:date="2023-06-08T08:49:00Z">
            <w:trPr>
              <w:jc w:val="center"/>
            </w:trPr>
          </w:trPrChange>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Change w:id="795" w:author="Chassin, David P" w:date="2023-06-08T08:49: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5AE091D1" w14:textId="77777777" w:rsidR="000A7D62" w:rsidRPr="00E64C81" w:rsidRDefault="000A7D62">
            <w:pPr>
              <w:pStyle w:val="NormalWeb"/>
              <w:widowControl w:val="0"/>
              <w:spacing w:before="0" w:beforeAutospacing="0" w:after="0" w:afterAutospacing="0"/>
              <w:jc w:val="center"/>
              <w:rPr>
                <w:moveTo w:id="796" w:author="Chassin, David P" w:date="2023-06-01T12:32:00Z"/>
                <w:rFonts w:ascii="Tahoma" w:hAnsi="Tahoma" w:cs="Tahoma"/>
              </w:rPr>
              <w:pPrChange w:id="797" w:author="Chassin, David P" w:date="2023-06-08T08:51:00Z">
                <w:pPr>
                  <w:pStyle w:val="NormalWeb"/>
                  <w:spacing w:before="0" w:beforeAutospacing="0" w:after="0" w:afterAutospacing="0"/>
                  <w:jc w:val="center"/>
                </w:pPr>
              </w:pPrChange>
            </w:pPr>
            <w:moveTo w:id="798" w:author="Chassin, David P" w:date="2023-06-01T12:32:00Z">
              <w:r w:rsidRPr="00E64C81">
                <w:rPr>
                  <w:rFonts w:ascii="Tahoma" w:hAnsi="Tahoma" w:cs="Tahoma"/>
                  <w:b/>
                  <w:bCs/>
                  <w:color w:val="000000"/>
                  <w:sz w:val="20"/>
                  <w:szCs w:val="20"/>
                </w:rPr>
                <w:t>Class</w:t>
              </w:r>
            </w:moveTo>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Change w:id="799" w:author="Chassin, David P" w:date="2023-06-08T08:49: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7446F48F" w14:textId="77777777" w:rsidR="000A7D62" w:rsidRPr="00E64C81" w:rsidRDefault="000A7D62">
            <w:pPr>
              <w:pStyle w:val="NormalWeb"/>
              <w:widowControl w:val="0"/>
              <w:spacing w:before="0" w:beforeAutospacing="0" w:after="0" w:afterAutospacing="0"/>
              <w:jc w:val="center"/>
              <w:rPr>
                <w:moveTo w:id="800" w:author="Chassin, David P" w:date="2023-06-01T12:32:00Z"/>
                <w:rFonts w:ascii="Tahoma" w:hAnsi="Tahoma" w:cs="Tahoma"/>
              </w:rPr>
              <w:pPrChange w:id="801" w:author="Chassin, David P" w:date="2023-06-08T08:51:00Z">
                <w:pPr>
                  <w:pStyle w:val="NormalWeb"/>
                  <w:spacing w:before="0" w:beforeAutospacing="0" w:after="0" w:afterAutospacing="0"/>
                  <w:jc w:val="center"/>
                </w:pPr>
              </w:pPrChange>
            </w:pPr>
            <w:moveTo w:id="802" w:author="Chassin, David P" w:date="2023-06-01T12:32:00Z">
              <w:r w:rsidRPr="00E64C81">
                <w:rPr>
                  <w:rFonts w:ascii="Tahoma" w:hAnsi="Tahoma" w:cs="Tahoma"/>
                  <w:b/>
                  <w:bCs/>
                  <w:color w:val="000000"/>
                  <w:sz w:val="20"/>
                  <w:szCs w:val="20"/>
                </w:rPr>
                <w:t>Property</w:t>
              </w:r>
            </w:moveTo>
          </w:p>
        </w:tc>
      </w:tr>
      <w:tr w:rsidR="000A7D62" w:rsidRPr="00E64C81" w14:paraId="7340AA80" w14:textId="77777777" w:rsidTr="007901EC">
        <w:trPr>
          <w:trHeight w:val="20"/>
          <w:jc w:val="center"/>
          <w:trPrChange w:id="803" w:author="Chassin, David P" w:date="2023-06-08T08:49:00Z">
            <w:trPr>
              <w:trHeight w:val="440"/>
              <w:jc w:val="center"/>
            </w:trPr>
          </w:trPrChange>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Change w:id="804" w:author="Chassin, David P" w:date="2023-06-08T08:49:00Z">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4DC4E846" w14:textId="77777777" w:rsidR="000A7D62" w:rsidRPr="00E64C81" w:rsidRDefault="000A7D62">
            <w:pPr>
              <w:pStyle w:val="NormalWeb"/>
              <w:widowControl w:val="0"/>
              <w:spacing w:before="0" w:beforeAutospacing="0" w:after="0" w:afterAutospacing="0"/>
              <w:jc w:val="center"/>
              <w:rPr>
                <w:moveTo w:id="805" w:author="Chassin, David P" w:date="2023-06-01T12:32:00Z"/>
                <w:rFonts w:ascii="Tahoma" w:hAnsi="Tahoma" w:cs="Tahoma"/>
              </w:rPr>
              <w:pPrChange w:id="806" w:author="Chassin, David P" w:date="2023-06-08T08:51:00Z">
                <w:pPr>
                  <w:pStyle w:val="NormalWeb"/>
                  <w:spacing w:before="0" w:beforeAutospacing="0" w:after="0" w:afterAutospacing="0"/>
                  <w:jc w:val="center"/>
                </w:pPr>
              </w:pPrChange>
            </w:pPr>
            <w:moveTo w:id="807" w:author="Chassin, David P" w:date="2023-06-01T12:32:00Z">
              <w:r w:rsidRPr="00E64C81">
                <w:rPr>
                  <w:rFonts w:ascii="Tahoma" w:hAnsi="Tahoma" w:cs="Tahoma"/>
                  <w:color w:val="000000"/>
                  <w:sz w:val="20"/>
                  <w:szCs w:val="20"/>
                </w:rPr>
                <w:t>Underground &amp; Overhead Lines</w:t>
              </w:r>
            </w:moveTo>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Change w:id="808" w:author="Chassin, David P" w:date="2023-06-08T08:49: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160FB287" w14:textId="77777777" w:rsidR="000A7D62" w:rsidRPr="00E64C81" w:rsidRDefault="000A7D62">
            <w:pPr>
              <w:pStyle w:val="NormalWeb"/>
              <w:widowControl w:val="0"/>
              <w:spacing w:before="0" w:beforeAutospacing="0" w:after="0" w:afterAutospacing="0"/>
              <w:jc w:val="center"/>
              <w:rPr>
                <w:moveTo w:id="809" w:author="Chassin, David P" w:date="2023-06-01T12:32:00Z"/>
                <w:rFonts w:ascii="Tahoma" w:hAnsi="Tahoma" w:cs="Tahoma"/>
              </w:rPr>
              <w:pPrChange w:id="810" w:author="Chassin, David P" w:date="2023-06-08T08:51:00Z">
                <w:pPr>
                  <w:pStyle w:val="NormalWeb"/>
                  <w:spacing w:before="0" w:beforeAutospacing="0" w:after="0" w:afterAutospacing="0"/>
                  <w:jc w:val="center"/>
                </w:pPr>
              </w:pPrChange>
            </w:pPr>
            <w:moveTo w:id="811" w:author="Chassin, David P" w:date="2023-06-01T12:32:00Z">
              <w:r w:rsidRPr="00E64C81">
                <w:rPr>
                  <w:rFonts w:ascii="Tahoma" w:hAnsi="Tahoma" w:cs="Tahoma"/>
                  <w:color w:val="000000"/>
                  <w:sz w:val="20"/>
                  <w:szCs w:val="20"/>
                </w:rPr>
                <w:t>Current Rating (summer)</w:t>
              </w:r>
            </w:moveTo>
          </w:p>
        </w:tc>
      </w:tr>
      <w:tr w:rsidR="000A7D62" w:rsidRPr="00E64C81" w14:paraId="16C80E9B" w14:textId="77777777" w:rsidTr="007901EC">
        <w:trPr>
          <w:trHeight w:val="20"/>
          <w:jc w:val="center"/>
          <w:trPrChange w:id="812" w:author="Chassin, David P" w:date="2023-06-08T08:49:00Z">
            <w:trPr>
              <w:trHeight w:val="440"/>
              <w:jc w:val="center"/>
            </w:trPr>
          </w:trPrChange>
        </w:trPr>
        <w:tc>
          <w:tcPr>
            <w:tcW w:w="0" w:type="auto"/>
            <w:vMerge/>
            <w:tcBorders>
              <w:top w:val="single" w:sz="8" w:space="0" w:color="000000"/>
              <w:left w:val="single" w:sz="8" w:space="0" w:color="000000"/>
              <w:bottom w:val="single" w:sz="8" w:space="0" w:color="000000"/>
              <w:right w:val="single" w:sz="8" w:space="0" w:color="000000"/>
            </w:tcBorders>
            <w:vAlign w:val="center"/>
            <w:hideMark/>
            <w:tcPrChange w:id="813" w:author="Chassin, David P" w:date="2023-06-08T08:49:00Z">
              <w:tcPr>
                <w:tcW w:w="0" w:type="auto"/>
                <w:vMerge/>
                <w:tcBorders>
                  <w:top w:val="single" w:sz="8" w:space="0" w:color="000000"/>
                  <w:left w:val="single" w:sz="8" w:space="0" w:color="000000"/>
                  <w:bottom w:val="single" w:sz="8" w:space="0" w:color="000000"/>
                  <w:right w:val="single" w:sz="8" w:space="0" w:color="000000"/>
                </w:tcBorders>
                <w:vAlign w:val="center"/>
                <w:hideMark/>
              </w:tcPr>
            </w:tcPrChange>
          </w:tcPr>
          <w:p w14:paraId="12D9D8F4" w14:textId="77777777" w:rsidR="000A7D62" w:rsidRPr="00E64C81" w:rsidRDefault="000A7D62">
            <w:pPr>
              <w:widowControl w:val="0"/>
              <w:suppressAutoHyphens w:val="0"/>
              <w:jc w:val="center"/>
              <w:rPr>
                <w:moveTo w:id="814" w:author="Chassin, David P" w:date="2023-06-01T12:32:00Z"/>
                <w:rFonts w:ascii="Tahoma" w:hAnsi="Tahoma" w:cs="Tahoma"/>
              </w:rPr>
              <w:pPrChange w:id="815" w:author="Chassin, David P" w:date="2023-06-08T08:51:00Z">
                <w:pPr>
                  <w:jc w:val="center"/>
                </w:pPr>
              </w:pPrChange>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Change w:id="816" w:author="Chassin, David P" w:date="2023-06-08T08:49: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4A64C435" w14:textId="77777777" w:rsidR="000A7D62" w:rsidRPr="00E64C81" w:rsidRDefault="000A7D62">
            <w:pPr>
              <w:pStyle w:val="NormalWeb"/>
              <w:widowControl w:val="0"/>
              <w:spacing w:before="0" w:beforeAutospacing="0" w:after="0" w:afterAutospacing="0"/>
              <w:jc w:val="center"/>
              <w:rPr>
                <w:moveTo w:id="817" w:author="Chassin, David P" w:date="2023-06-01T12:32:00Z"/>
                <w:rFonts w:ascii="Tahoma" w:hAnsi="Tahoma" w:cs="Tahoma"/>
              </w:rPr>
              <w:pPrChange w:id="818" w:author="Chassin, David P" w:date="2023-06-08T08:51:00Z">
                <w:pPr>
                  <w:pStyle w:val="NormalWeb"/>
                  <w:spacing w:before="0" w:beforeAutospacing="0" w:after="0" w:afterAutospacing="0"/>
                  <w:jc w:val="center"/>
                </w:pPr>
              </w:pPrChange>
            </w:pPr>
            <w:moveTo w:id="819" w:author="Chassin, David P" w:date="2023-06-01T12:32:00Z">
              <w:r w:rsidRPr="00E64C81">
                <w:rPr>
                  <w:rFonts w:ascii="Tahoma" w:hAnsi="Tahoma" w:cs="Tahoma"/>
                  <w:color w:val="000000"/>
                  <w:sz w:val="20"/>
                  <w:szCs w:val="20"/>
                </w:rPr>
                <w:t>Current Rating (winter)</w:t>
              </w:r>
            </w:moveTo>
          </w:p>
        </w:tc>
      </w:tr>
      <w:tr w:rsidR="000A7D62" w:rsidRPr="00E64C81" w14:paraId="12DCD10B" w14:textId="77777777" w:rsidTr="007901EC">
        <w:trPr>
          <w:trHeight w:val="20"/>
          <w:jc w:val="center"/>
          <w:trPrChange w:id="820" w:author="Chassin, David P" w:date="2023-06-08T08:49:00Z">
            <w:trPr>
              <w:trHeight w:val="440"/>
              <w:jc w:val="center"/>
            </w:trPr>
          </w:trPrChange>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Change w:id="821" w:author="Chassin, David P" w:date="2023-06-08T08:49:00Z">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13E512A0" w14:textId="77777777" w:rsidR="000A7D62" w:rsidRPr="00E64C81" w:rsidRDefault="000A7D62">
            <w:pPr>
              <w:pStyle w:val="NormalWeb"/>
              <w:widowControl w:val="0"/>
              <w:spacing w:before="0" w:beforeAutospacing="0" w:after="0" w:afterAutospacing="0"/>
              <w:jc w:val="center"/>
              <w:rPr>
                <w:moveTo w:id="822" w:author="Chassin, David P" w:date="2023-06-01T12:32:00Z"/>
                <w:rFonts w:ascii="Tahoma" w:hAnsi="Tahoma" w:cs="Tahoma"/>
              </w:rPr>
              <w:pPrChange w:id="823" w:author="Chassin, David P" w:date="2023-06-08T08:51:00Z">
                <w:pPr>
                  <w:pStyle w:val="NormalWeb"/>
                  <w:spacing w:before="0" w:beforeAutospacing="0" w:after="0" w:afterAutospacing="0"/>
                  <w:jc w:val="center"/>
                </w:pPr>
              </w:pPrChange>
            </w:pPr>
            <w:moveTo w:id="824" w:author="Chassin, David P" w:date="2023-06-01T12:32:00Z">
              <w:r w:rsidRPr="00E64C81">
                <w:rPr>
                  <w:rFonts w:ascii="Tahoma" w:hAnsi="Tahoma" w:cs="Tahoma"/>
                  <w:color w:val="000000"/>
                  <w:sz w:val="20"/>
                  <w:szCs w:val="20"/>
                </w:rPr>
                <w:t>Transformers</w:t>
              </w:r>
            </w:moveTo>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Change w:id="825" w:author="Chassin, David P" w:date="2023-06-08T08:49: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56082E15" w14:textId="77777777" w:rsidR="000A7D62" w:rsidRPr="00E64C81" w:rsidRDefault="000A7D62">
            <w:pPr>
              <w:pStyle w:val="NormalWeb"/>
              <w:widowControl w:val="0"/>
              <w:spacing w:before="0" w:beforeAutospacing="0" w:after="0" w:afterAutospacing="0"/>
              <w:jc w:val="center"/>
              <w:rPr>
                <w:moveTo w:id="826" w:author="Chassin, David P" w:date="2023-06-01T12:32:00Z"/>
                <w:rFonts w:ascii="Tahoma" w:hAnsi="Tahoma" w:cs="Tahoma"/>
              </w:rPr>
              <w:pPrChange w:id="827" w:author="Chassin, David P" w:date="2023-06-08T08:51:00Z">
                <w:pPr>
                  <w:pStyle w:val="NormalWeb"/>
                  <w:spacing w:before="0" w:beforeAutospacing="0" w:after="0" w:afterAutospacing="0"/>
                  <w:jc w:val="center"/>
                </w:pPr>
              </w:pPrChange>
            </w:pPr>
            <w:moveTo w:id="828" w:author="Chassin, David P" w:date="2023-06-01T12:32:00Z">
              <w:r w:rsidRPr="00E64C81">
                <w:rPr>
                  <w:rFonts w:ascii="Tahoma" w:hAnsi="Tahoma" w:cs="Tahoma"/>
                  <w:color w:val="000000"/>
                  <w:sz w:val="20"/>
                  <w:szCs w:val="20"/>
                </w:rPr>
                <w:t>Power Rating</w:t>
              </w:r>
            </w:moveTo>
          </w:p>
        </w:tc>
      </w:tr>
      <w:tr w:rsidR="000A7D62" w:rsidRPr="00E64C81" w14:paraId="11DDD191" w14:textId="77777777" w:rsidTr="007901EC">
        <w:trPr>
          <w:trHeight w:val="20"/>
          <w:jc w:val="center"/>
          <w:trPrChange w:id="829" w:author="Chassin, David P" w:date="2023-06-08T08:49:00Z">
            <w:trPr>
              <w:trHeight w:val="440"/>
              <w:jc w:val="center"/>
            </w:trPr>
          </w:trPrChange>
        </w:trPr>
        <w:tc>
          <w:tcPr>
            <w:tcW w:w="0" w:type="auto"/>
            <w:vMerge/>
            <w:tcBorders>
              <w:top w:val="single" w:sz="8" w:space="0" w:color="000000"/>
              <w:left w:val="single" w:sz="8" w:space="0" w:color="000000"/>
              <w:bottom w:val="single" w:sz="8" w:space="0" w:color="000000"/>
              <w:right w:val="single" w:sz="8" w:space="0" w:color="000000"/>
            </w:tcBorders>
            <w:vAlign w:val="center"/>
            <w:hideMark/>
            <w:tcPrChange w:id="830" w:author="Chassin, David P" w:date="2023-06-08T08:49:00Z">
              <w:tcPr>
                <w:tcW w:w="0" w:type="auto"/>
                <w:vMerge/>
                <w:tcBorders>
                  <w:top w:val="single" w:sz="8" w:space="0" w:color="000000"/>
                  <w:left w:val="single" w:sz="8" w:space="0" w:color="000000"/>
                  <w:bottom w:val="single" w:sz="8" w:space="0" w:color="000000"/>
                  <w:right w:val="single" w:sz="8" w:space="0" w:color="000000"/>
                </w:tcBorders>
                <w:vAlign w:val="center"/>
                <w:hideMark/>
              </w:tcPr>
            </w:tcPrChange>
          </w:tcPr>
          <w:p w14:paraId="3C4C5EAD" w14:textId="77777777" w:rsidR="000A7D62" w:rsidRPr="00E64C81" w:rsidRDefault="000A7D62">
            <w:pPr>
              <w:widowControl w:val="0"/>
              <w:suppressAutoHyphens w:val="0"/>
              <w:jc w:val="center"/>
              <w:rPr>
                <w:moveTo w:id="831" w:author="Chassin, David P" w:date="2023-06-01T12:32:00Z"/>
                <w:rFonts w:ascii="Tahoma" w:hAnsi="Tahoma" w:cs="Tahoma"/>
              </w:rPr>
              <w:pPrChange w:id="832" w:author="Chassin, David P" w:date="2023-06-08T08:51:00Z">
                <w:pPr>
                  <w:jc w:val="center"/>
                </w:pPr>
              </w:pPrChange>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Change w:id="833" w:author="Chassin, David P" w:date="2023-06-08T08:49: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58D8D7DB" w14:textId="77777777" w:rsidR="000A7D62" w:rsidRPr="00E64C81" w:rsidRDefault="000A7D62">
            <w:pPr>
              <w:pStyle w:val="NormalWeb"/>
              <w:widowControl w:val="0"/>
              <w:spacing w:before="0" w:beforeAutospacing="0" w:after="0" w:afterAutospacing="0"/>
              <w:jc w:val="center"/>
              <w:rPr>
                <w:moveTo w:id="834" w:author="Chassin, David P" w:date="2023-06-01T12:32:00Z"/>
                <w:rFonts w:ascii="Tahoma" w:hAnsi="Tahoma" w:cs="Tahoma"/>
              </w:rPr>
              <w:pPrChange w:id="835" w:author="Chassin, David P" w:date="2023-06-08T08:51:00Z">
                <w:pPr>
                  <w:pStyle w:val="NormalWeb"/>
                  <w:spacing w:before="0" w:beforeAutospacing="0" w:after="0" w:afterAutospacing="0"/>
                  <w:jc w:val="center"/>
                </w:pPr>
              </w:pPrChange>
            </w:pPr>
            <w:moveTo w:id="836" w:author="Chassin, David P" w:date="2023-06-01T12:32:00Z">
              <w:r w:rsidRPr="00E64C81">
                <w:rPr>
                  <w:rFonts w:ascii="Tahoma" w:hAnsi="Tahoma" w:cs="Tahoma"/>
                  <w:color w:val="000000"/>
                  <w:sz w:val="20"/>
                  <w:szCs w:val="20"/>
                </w:rPr>
                <w:t>Top Oil Rise</w:t>
              </w:r>
            </w:moveTo>
          </w:p>
        </w:tc>
      </w:tr>
      <w:tr w:rsidR="000A7D62" w:rsidRPr="00E64C81" w14:paraId="2BFE79CE" w14:textId="77777777" w:rsidTr="007901EC">
        <w:trPr>
          <w:trHeight w:val="20"/>
          <w:jc w:val="center"/>
          <w:trPrChange w:id="837" w:author="Chassin, David P" w:date="2023-06-08T08:49:00Z">
            <w:trPr>
              <w:trHeight w:val="440"/>
              <w:jc w:val="center"/>
            </w:trPr>
          </w:trPrChange>
        </w:trPr>
        <w:tc>
          <w:tcPr>
            <w:tcW w:w="0" w:type="auto"/>
            <w:vMerge/>
            <w:tcBorders>
              <w:top w:val="single" w:sz="8" w:space="0" w:color="000000"/>
              <w:left w:val="single" w:sz="8" w:space="0" w:color="000000"/>
              <w:bottom w:val="single" w:sz="8" w:space="0" w:color="000000"/>
              <w:right w:val="single" w:sz="8" w:space="0" w:color="000000"/>
            </w:tcBorders>
            <w:vAlign w:val="center"/>
            <w:hideMark/>
            <w:tcPrChange w:id="838" w:author="Chassin, David P" w:date="2023-06-08T08:49:00Z">
              <w:tcPr>
                <w:tcW w:w="0" w:type="auto"/>
                <w:vMerge/>
                <w:tcBorders>
                  <w:top w:val="single" w:sz="8" w:space="0" w:color="000000"/>
                  <w:left w:val="single" w:sz="8" w:space="0" w:color="000000"/>
                  <w:bottom w:val="single" w:sz="8" w:space="0" w:color="000000"/>
                  <w:right w:val="single" w:sz="8" w:space="0" w:color="000000"/>
                </w:tcBorders>
                <w:vAlign w:val="center"/>
                <w:hideMark/>
              </w:tcPr>
            </w:tcPrChange>
          </w:tcPr>
          <w:p w14:paraId="05BD5576" w14:textId="77777777" w:rsidR="000A7D62" w:rsidRPr="00E64C81" w:rsidRDefault="000A7D62">
            <w:pPr>
              <w:widowControl w:val="0"/>
              <w:suppressAutoHyphens w:val="0"/>
              <w:jc w:val="center"/>
              <w:rPr>
                <w:moveTo w:id="839" w:author="Chassin, David P" w:date="2023-06-01T12:32:00Z"/>
                <w:rFonts w:ascii="Tahoma" w:hAnsi="Tahoma" w:cs="Tahoma"/>
              </w:rPr>
              <w:pPrChange w:id="840" w:author="Chassin, David P" w:date="2023-06-08T08:51:00Z">
                <w:pPr>
                  <w:jc w:val="center"/>
                </w:pPr>
              </w:pPrChange>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Change w:id="841" w:author="Chassin, David P" w:date="2023-06-08T08:49: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4B8442AB" w14:textId="77777777" w:rsidR="000A7D62" w:rsidRPr="00E64C81" w:rsidRDefault="000A7D62">
            <w:pPr>
              <w:pStyle w:val="NormalWeb"/>
              <w:widowControl w:val="0"/>
              <w:spacing w:before="0" w:beforeAutospacing="0" w:after="0" w:afterAutospacing="0"/>
              <w:jc w:val="center"/>
              <w:rPr>
                <w:moveTo w:id="842" w:author="Chassin, David P" w:date="2023-06-01T12:32:00Z"/>
                <w:rFonts w:ascii="Tahoma" w:hAnsi="Tahoma" w:cs="Tahoma"/>
              </w:rPr>
              <w:pPrChange w:id="843" w:author="Chassin, David P" w:date="2023-06-08T08:51:00Z">
                <w:pPr>
                  <w:pStyle w:val="NormalWeb"/>
                  <w:spacing w:before="0" w:beforeAutospacing="0" w:after="0" w:afterAutospacing="0"/>
                  <w:jc w:val="center"/>
                </w:pPr>
              </w:pPrChange>
            </w:pPr>
            <w:moveTo w:id="844" w:author="Chassin, David P" w:date="2023-06-01T12:32:00Z">
              <w:r w:rsidRPr="00E64C81">
                <w:rPr>
                  <w:rFonts w:ascii="Tahoma" w:hAnsi="Tahoma" w:cs="Tahoma"/>
                  <w:color w:val="000000"/>
                  <w:sz w:val="20"/>
                  <w:szCs w:val="20"/>
                </w:rPr>
                <w:t>Winding Hot Spot Rise</w:t>
              </w:r>
            </w:moveTo>
          </w:p>
        </w:tc>
      </w:tr>
      <w:tr w:rsidR="000A7D62" w:rsidRPr="00E64C81" w14:paraId="19C01F39" w14:textId="77777777" w:rsidTr="007901EC">
        <w:trPr>
          <w:trHeight w:val="20"/>
          <w:jc w:val="center"/>
          <w:trPrChange w:id="845" w:author="Chassin, David P" w:date="2023-06-08T08:49:00Z">
            <w:trPr>
              <w:trHeight w:val="440"/>
              <w:jc w:val="center"/>
            </w:trPr>
          </w:trPrChange>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Change w:id="846" w:author="Chassin, David P" w:date="2023-06-08T08:49:00Z">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5C93ABF3" w14:textId="77777777" w:rsidR="000A7D62" w:rsidRPr="00E64C81" w:rsidRDefault="000A7D62">
            <w:pPr>
              <w:pStyle w:val="NormalWeb"/>
              <w:widowControl w:val="0"/>
              <w:spacing w:before="0" w:beforeAutospacing="0" w:after="0" w:afterAutospacing="0"/>
              <w:jc w:val="center"/>
              <w:rPr>
                <w:moveTo w:id="847" w:author="Chassin, David P" w:date="2023-06-01T12:32:00Z"/>
                <w:rFonts w:ascii="Tahoma" w:hAnsi="Tahoma" w:cs="Tahoma"/>
              </w:rPr>
              <w:pPrChange w:id="848" w:author="Chassin, David P" w:date="2023-06-08T08:51:00Z">
                <w:pPr>
                  <w:pStyle w:val="NormalWeb"/>
                  <w:spacing w:before="0" w:beforeAutospacing="0" w:after="0" w:afterAutospacing="0"/>
                  <w:jc w:val="center"/>
                </w:pPr>
              </w:pPrChange>
            </w:pPr>
            <w:moveTo w:id="849" w:author="Chassin, David P" w:date="2023-06-01T12:32:00Z">
              <w:r w:rsidRPr="00E64C81">
                <w:rPr>
                  <w:rFonts w:ascii="Tahoma" w:hAnsi="Tahoma" w:cs="Tahoma"/>
                  <w:color w:val="000000"/>
                  <w:sz w:val="20"/>
                  <w:szCs w:val="20"/>
                </w:rPr>
                <w:t>Regulator</w:t>
              </w:r>
            </w:moveTo>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Change w:id="850" w:author="Chassin, David P" w:date="2023-06-08T08:49: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28387A7F" w14:textId="77777777" w:rsidR="000A7D62" w:rsidRPr="00E64C81" w:rsidRDefault="000A7D62">
            <w:pPr>
              <w:pStyle w:val="NormalWeb"/>
              <w:widowControl w:val="0"/>
              <w:spacing w:before="0" w:beforeAutospacing="0" w:after="0" w:afterAutospacing="0"/>
              <w:jc w:val="center"/>
              <w:rPr>
                <w:moveTo w:id="851" w:author="Chassin, David P" w:date="2023-06-01T12:32:00Z"/>
                <w:rFonts w:ascii="Tahoma" w:hAnsi="Tahoma" w:cs="Tahoma"/>
              </w:rPr>
              <w:pPrChange w:id="852" w:author="Chassin, David P" w:date="2023-06-08T08:51:00Z">
                <w:pPr>
                  <w:pStyle w:val="NormalWeb"/>
                  <w:spacing w:before="0" w:beforeAutospacing="0" w:after="0" w:afterAutospacing="0"/>
                  <w:jc w:val="center"/>
                </w:pPr>
              </w:pPrChange>
            </w:pPr>
            <w:moveTo w:id="853" w:author="Chassin, David P" w:date="2023-06-01T12:32:00Z">
              <w:r w:rsidRPr="00E64C81">
                <w:rPr>
                  <w:rFonts w:ascii="Tahoma" w:hAnsi="Tahoma" w:cs="Tahoma"/>
                  <w:color w:val="000000"/>
                  <w:sz w:val="20"/>
                  <w:szCs w:val="20"/>
                </w:rPr>
                <w:t>Raise Taps</w:t>
              </w:r>
            </w:moveTo>
          </w:p>
        </w:tc>
      </w:tr>
      <w:tr w:rsidR="000A7D62" w:rsidRPr="00E64C81" w14:paraId="7D04C750" w14:textId="77777777" w:rsidTr="007901EC">
        <w:trPr>
          <w:trHeight w:val="20"/>
          <w:jc w:val="center"/>
          <w:trPrChange w:id="854" w:author="Chassin, David P" w:date="2023-06-08T08:49:00Z">
            <w:trPr>
              <w:trHeight w:val="440"/>
              <w:jc w:val="center"/>
            </w:trPr>
          </w:trPrChange>
        </w:trPr>
        <w:tc>
          <w:tcPr>
            <w:tcW w:w="0" w:type="auto"/>
            <w:vMerge/>
            <w:tcBorders>
              <w:top w:val="single" w:sz="8" w:space="0" w:color="000000"/>
              <w:left w:val="single" w:sz="8" w:space="0" w:color="000000"/>
              <w:bottom w:val="single" w:sz="8" w:space="0" w:color="000000"/>
              <w:right w:val="single" w:sz="8" w:space="0" w:color="000000"/>
            </w:tcBorders>
            <w:vAlign w:val="center"/>
            <w:hideMark/>
            <w:tcPrChange w:id="855" w:author="Chassin, David P" w:date="2023-06-08T08:49:00Z">
              <w:tcPr>
                <w:tcW w:w="0" w:type="auto"/>
                <w:vMerge/>
                <w:tcBorders>
                  <w:top w:val="single" w:sz="8" w:space="0" w:color="000000"/>
                  <w:left w:val="single" w:sz="8" w:space="0" w:color="000000"/>
                  <w:bottom w:val="single" w:sz="8" w:space="0" w:color="000000"/>
                  <w:right w:val="single" w:sz="8" w:space="0" w:color="000000"/>
                </w:tcBorders>
                <w:vAlign w:val="center"/>
                <w:hideMark/>
              </w:tcPr>
            </w:tcPrChange>
          </w:tcPr>
          <w:p w14:paraId="7A7A9350" w14:textId="77777777" w:rsidR="000A7D62" w:rsidRPr="00E64C81" w:rsidRDefault="000A7D62">
            <w:pPr>
              <w:widowControl w:val="0"/>
              <w:suppressAutoHyphens w:val="0"/>
              <w:jc w:val="center"/>
              <w:rPr>
                <w:moveTo w:id="856" w:author="Chassin, David P" w:date="2023-06-01T12:32:00Z"/>
                <w:rFonts w:ascii="Tahoma" w:hAnsi="Tahoma" w:cs="Tahoma"/>
              </w:rPr>
              <w:pPrChange w:id="857" w:author="Chassin, David P" w:date="2023-06-08T08:51:00Z">
                <w:pPr>
                  <w:jc w:val="center"/>
                </w:pPr>
              </w:pPrChange>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Change w:id="858" w:author="Chassin, David P" w:date="2023-06-08T08:49: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4B725A73" w14:textId="77777777" w:rsidR="000A7D62" w:rsidRPr="00E64C81" w:rsidRDefault="000A7D62">
            <w:pPr>
              <w:pStyle w:val="NormalWeb"/>
              <w:widowControl w:val="0"/>
              <w:spacing w:before="0" w:beforeAutospacing="0" w:after="0" w:afterAutospacing="0"/>
              <w:jc w:val="center"/>
              <w:rPr>
                <w:moveTo w:id="859" w:author="Chassin, David P" w:date="2023-06-01T12:32:00Z"/>
                <w:rFonts w:ascii="Tahoma" w:hAnsi="Tahoma" w:cs="Tahoma"/>
              </w:rPr>
              <w:pPrChange w:id="860" w:author="Chassin, David P" w:date="2023-06-08T08:51:00Z">
                <w:pPr>
                  <w:pStyle w:val="NormalWeb"/>
                  <w:spacing w:before="0" w:beforeAutospacing="0" w:after="0" w:afterAutospacing="0"/>
                  <w:jc w:val="center"/>
                </w:pPr>
              </w:pPrChange>
            </w:pPr>
            <w:moveTo w:id="861" w:author="Chassin, David P" w:date="2023-06-01T12:32:00Z">
              <w:r w:rsidRPr="00E64C81">
                <w:rPr>
                  <w:rFonts w:ascii="Tahoma" w:hAnsi="Tahoma" w:cs="Tahoma"/>
                  <w:color w:val="000000"/>
                  <w:sz w:val="20"/>
                  <w:szCs w:val="20"/>
                </w:rPr>
                <w:t>Lower Taps</w:t>
              </w:r>
            </w:moveTo>
          </w:p>
        </w:tc>
      </w:tr>
      <w:tr w:rsidR="000A7D62" w:rsidRPr="00E64C81" w14:paraId="6547109D" w14:textId="77777777" w:rsidTr="007901EC">
        <w:trPr>
          <w:trHeight w:val="20"/>
          <w:jc w:val="center"/>
          <w:trPrChange w:id="862" w:author="Chassin, David P" w:date="2023-06-08T08:49:00Z">
            <w:trPr>
              <w:trHeight w:val="440"/>
              <w:jc w:val="center"/>
            </w:trPr>
          </w:trPrChange>
        </w:trPr>
        <w:tc>
          <w:tcPr>
            <w:tcW w:w="0" w:type="auto"/>
            <w:vMerge/>
            <w:tcBorders>
              <w:top w:val="single" w:sz="8" w:space="0" w:color="000000"/>
              <w:left w:val="single" w:sz="8" w:space="0" w:color="000000"/>
              <w:bottom w:val="single" w:sz="8" w:space="0" w:color="000000"/>
              <w:right w:val="single" w:sz="8" w:space="0" w:color="000000"/>
            </w:tcBorders>
            <w:vAlign w:val="center"/>
            <w:hideMark/>
            <w:tcPrChange w:id="863" w:author="Chassin, David P" w:date="2023-06-08T08:49:00Z">
              <w:tcPr>
                <w:tcW w:w="0" w:type="auto"/>
                <w:vMerge/>
                <w:tcBorders>
                  <w:top w:val="single" w:sz="8" w:space="0" w:color="000000"/>
                  <w:left w:val="single" w:sz="8" w:space="0" w:color="000000"/>
                  <w:bottom w:val="single" w:sz="8" w:space="0" w:color="000000"/>
                  <w:right w:val="single" w:sz="8" w:space="0" w:color="000000"/>
                </w:tcBorders>
                <w:vAlign w:val="center"/>
                <w:hideMark/>
              </w:tcPr>
            </w:tcPrChange>
          </w:tcPr>
          <w:p w14:paraId="3B5F4A97" w14:textId="77777777" w:rsidR="000A7D62" w:rsidRPr="00E64C81" w:rsidRDefault="000A7D62">
            <w:pPr>
              <w:widowControl w:val="0"/>
              <w:suppressAutoHyphens w:val="0"/>
              <w:jc w:val="center"/>
              <w:rPr>
                <w:moveTo w:id="864" w:author="Chassin, David P" w:date="2023-06-01T12:32:00Z"/>
                <w:rFonts w:ascii="Tahoma" w:hAnsi="Tahoma" w:cs="Tahoma"/>
              </w:rPr>
              <w:pPrChange w:id="865" w:author="Chassin, David P" w:date="2023-06-08T08:51:00Z">
                <w:pPr>
                  <w:jc w:val="center"/>
                </w:pPr>
              </w:pPrChange>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Change w:id="866" w:author="Chassin, David P" w:date="2023-06-08T08:49: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51BD4684" w14:textId="77777777" w:rsidR="000A7D62" w:rsidRPr="00E64C81" w:rsidRDefault="000A7D62">
            <w:pPr>
              <w:pStyle w:val="NormalWeb"/>
              <w:widowControl w:val="0"/>
              <w:spacing w:before="0" w:beforeAutospacing="0" w:after="0" w:afterAutospacing="0"/>
              <w:jc w:val="center"/>
              <w:rPr>
                <w:moveTo w:id="867" w:author="Chassin, David P" w:date="2023-06-01T12:32:00Z"/>
                <w:rFonts w:ascii="Tahoma" w:hAnsi="Tahoma" w:cs="Tahoma"/>
              </w:rPr>
              <w:pPrChange w:id="868" w:author="Chassin, David P" w:date="2023-06-08T08:51:00Z">
                <w:pPr>
                  <w:pStyle w:val="NormalWeb"/>
                  <w:spacing w:before="0" w:beforeAutospacing="0" w:after="0" w:afterAutospacing="0"/>
                  <w:jc w:val="center"/>
                </w:pPr>
              </w:pPrChange>
            </w:pPr>
            <w:moveTo w:id="869" w:author="Chassin, David P" w:date="2023-06-01T12:32:00Z">
              <w:r w:rsidRPr="00E64C81">
                <w:rPr>
                  <w:rFonts w:ascii="Tahoma" w:hAnsi="Tahoma" w:cs="Tahoma"/>
                  <w:color w:val="000000"/>
                  <w:sz w:val="20"/>
                  <w:szCs w:val="20"/>
                </w:rPr>
                <w:t>Continuous Rating</w:t>
              </w:r>
            </w:moveTo>
          </w:p>
        </w:tc>
      </w:tr>
      <w:tr w:rsidR="000A7D62" w:rsidRPr="00E64C81" w14:paraId="017F94CD" w14:textId="77777777" w:rsidTr="007901EC">
        <w:trPr>
          <w:trHeight w:val="20"/>
          <w:jc w:val="center"/>
          <w:trPrChange w:id="870" w:author="Chassin, David P" w:date="2023-06-08T08:49:00Z">
            <w:trPr>
              <w:jc w:val="center"/>
            </w:trPr>
          </w:trPrChange>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Change w:id="871" w:author="Chassin, David P" w:date="2023-06-08T08:49: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72554EFE" w14:textId="77777777" w:rsidR="000A7D62" w:rsidRPr="00E64C81" w:rsidRDefault="000A7D62">
            <w:pPr>
              <w:pStyle w:val="NormalWeb"/>
              <w:widowControl w:val="0"/>
              <w:spacing w:before="0" w:beforeAutospacing="0" w:after="0" w:afterAutospacing="0"/>
              <w:jc w:val="center"/>
              <w:rPr>
                <w:moveTo w:id="872" w:author="Chassin, David P" w:date="2023-06-01T12:32:00Z"/>
                <w:rFonts w:ascii="Tahoma" w:hAnsi="Tahoma" w:cs="Tahoma"/>
              </w:rPr>
              <w:pPrChange w:id="873" w:author="Chassin, David P" w:date="2023-06-08T08:51:00Z">
                <w:pPr>
                  <w:pStyle w:val="NormalWeb"/>
                  <w:spacing w:before="0" w:beforeAutospacing="0" w:after="0" w:afterAutospacing="0"/>
                  <w:jc w:val="center"/>
                </w:pPr>
              </w:pPrChange>
            </w:pPr>
            <w:moveTo w:id="874" w:author="Chassin, David P" w:date="2023-06-01T12:32:00Z">
              <w:r w:rsidRPr="00E64C81">
                <w:rPr>
                  <w:rFonts w:ascii="Tahoma" w:hAnsi="Tahoma" w:cs="Tahoma"/>
                  <w:color w:val="000000"/>
                  <w:sz w:val="20"/>
                  <w:szCs w:val="20"/>
                </w:rPr>
                <w:t>Triplex Meter</w:t>
              </w:r>
            </w:moveTo>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Change w:id="875" w:author="Chassin, David P" w:date="2023-06-08T08:49: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4DC45F0F" w14:textId="77777777" w:rsidR="000A7D62" w:rsidRPr="00E64C81" w:rsidRDefault="000A7D62">
            <w:pPr>
              <w:pStyle w:val="NormalWeb"/>
              <w:widowControl w:val="0"/>
              <w:spacing w:before="0" w:beforeAutospacing="0" w:after="0" w:afterAutospacing="0"/>
              <w:jc w:val="center"/>
              <w:rPr>
                <w:moveTo w:id="876" w:author="Chassin, David P" w:date="2023-06-01T12:32:00Z"/>
                <w:rFonts w:ascii="Tahoma" w:hAnsi="Tahoma" w:cs="Tahoma"/>
              </w:rPr>
              <w:pPrChange w:id="877" w:author="Chassin, David P" w:date="2023-06-08T08:51:00Z">
                <w:pPr>
                  <w:pStyle w:val="NormalWeb"/>
                  <w:spacing w:before="0" w:beforeAutospacing="0" w:after="0" w:afterAutospacing="0"/>
                  <w:jc w:val="center"/>
                </w:pPr>
              </w:pPrChange>
            </w:pPr>
            <w:moveTo w:id="878" w:author="Chassin, David P" w:date="2023-06-01T12:32:00Z">
              <w:r w:rsidRPr="00E64C81">
                <w:rPr>
                  <w:rFonts w:ascii="Tahoma" w:hAnsi="Tahoma" w:cs="Tahoma"/>
                  <w:color w:val="000000"/>
                  <w:sz w:val="20"/>
                  <w:szCs w:val="20"/>
                </w:rPr>
                <w:t>Nominal Voltage</w:t>
              </w:r>
            </w:moveTo>
          </w:p>
        </w:tc>
      </w:tr>
      <w:tr w:rsidR="000A7D62" w:rsidRPr="00E64C81" w14:paraId="0EF3D046" w14:textId="77777777" w:rsidTr="007901EC">
        <w:trPr>
          <w:trHeight w:val="20"/>
          <w:jc w:val="center"/>
          <w:trPrChange w:id="879" w:author="Chassin, David P" w:date="2023-06-08T08:49:00Z">
            <w:trPr>
              <w:jc w:val="center"/>
            </w:trPr>
          </w:trPrChange>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Change w:id="880" w:author="Chassin, David P" w:date="2023-06-08T08:49: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167C217D" w14:textId="77777777" w:rsidR="000A7D62" w:rsidRPr="00E64C81" w:rsidRDefault="000A7D62">
            <w:pPr>
              <w:pStyle w:val="NormalWeb"/>
              <w:widowControl w:val="0"/>
              <w:spacing w:before="0" w:beforeAutospacing="0" w:after="0" w:afterAutospacing="0"/>
              <w:jc w:val="center"/>
              <w:rPr>
                <w:moveTo w:id="881" w:author="Chassin, David P" w:date="2023-06-01T12:32:00Z"/>
                <w:rFonts w:ascii="Tahoma" w:hAnsi="Tahoma" w:cs="Tahoma"/>
              </w:rPr>
              <w:pPrChange w:id="882" w:author="Chassin, David P" w:date="2023-06-08T08:51:00Z">
                <w:pPr>
                  <w:pStyle w:val="NormalWeb"/>
                  <w:spacing w:before="0" w:beforeAutospacing="0" w:after="0" w:afterAutospacing="0"/>
                  <w:jc w:val="center"/>
                </w:pPr>
              </w:pPrChange>
            </w:pPr>
            <w:moveTo w:id="883" w:author="Chassin, David P" w:date="2023-06-01T12:32:00Z">
              <w:r w:rsidRPr="00E64C81">
                <w:rPr>
                  <w:rFonts w:ascii="Tahoma" w:hAnsi="Tahoma" w:cs="Tahoma"/>
                  <w:color w:val="000000"/>
                  <w:sz w:val="20"/>
                  <w:szCs w:val="20"/>
                </w:rPr>
                <w:t>Meter</w:t>
              </w:r>
            </w:moveTo>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Change w:id="884" w:author="Chassin, David P" w:date="2023-06-08T08:49:00Z">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cPrChange>
          </w:tcPr>
          <w:p w14:paraId="331D87E9" w14:textId="77777777" w:rsidR="000A7D62" w:rsidRPr="00E64C81" w:rsidRDefault="000A7D62">
            <w:pPr>
              <w:pStyle w:val="NormalWeb"/>
              <w:widowControl w:val="0"/>
              <w:spacing w:before="0" w:beforeAutospacing="0" w:after="0" w:afterAutospacing="0"/>
              <w:jc w:val="center"/>
              <w:rPr>
                <w:moveTo w:id="885" w:author="Chassin, David P" w:date="2023-06-01T12:32:00Z"/>
                <w:rFonts w:ascii="Tahoma" w:hAnsi="Tahoma" w:cs="Tahoma"/>
              </w:rPr>
              <w:pPrChange w:id="886" w:author="Chassin, David P" w:date="2023-06-08T08:51:00Z">
                <w:pPr>
                  <w:pStyle w:val="NormalWeb"/>
                  <w:spacing w:before="0" w:beforeAutospacing="0" w:after="0" w:afterAutospacing="0"/>
                  <w:jc w:val="center"/>
                </w:pPr>
              </w:pPrChange>
            </w:pPr>
            <w:moveTo w:id="887" w:author="Chassin, David P" w:date="2023-06-01T12:32:00Z">
              <w:r w:rsidRPr="00E64C81">
                <w:rPr>
                  <w:rFonts w:ascii="Tahoma" w:hAnsi="Tahoma" w:cs="Tahoma"/>
                  <w:color w:val="000000"/>
                  <w:sz w:val="20"/>
                  <w:szCs w:val="20"/>
                </w:rPr>
                <w:t>Nominal Voltage</w:t>
              </w:r>
            </w:moveTo>
          </w:p>
        </w:tc>
      </w:tr>
    </w:tbl>
    <w:p w14:paraId="1D0DEB65" w14:textId="77777777" w:rsidR="00D2058B" w:rsidRDefault="00D2058B" w:rsidP="00D2058B">
      <w:pPr>
        <w:pStyle w:val="NormalWeb"/>
        <w:spacing w:before="0" w:beforeAutospacing="0" w:after="140" w:afterAutospacing="0"/>
        <w:rPr>
          <w:ins w:id="888" w:author="Chassin, David P" w:date="2023-06-08T08:52:00Z"/>
          <w:rFonts w:ascii="Tahoma" w:hAnsi="Tahoma" w:cs="Tahoma"/>
          <w:color w:val="000000"/>
        </w:rPr>
      </w:pPr>
    </w:p>
    <w:p w14:paraId="3A89C85D" w14:textId="77F79A87" w:rsidR="000A7D62" w:rsidRPr="00E64C81" w:rsidRDefault="00D2058B">
      <w:pPr>
        <w:pStyle w:val="NormalWeb"/>
        <w:spacing w:before="0" w:beforeAutospacing="0" w:after="140" w:afterAutospacing="0"/>
        <w:rPr>
          <w:moveTo w:id="889" w:author="Chassin, David P" w:date="2023-06-01T12:32:00Z"/>
          <w:rFonts w:ascii="Tahoma" w:hAnsi="Tahoma" w:cs="Tahoma"/>
        </w:rPr>
        <w:pPrChange w:id="890" w:author="Chassin, David P" w:date="2023-06-08T08:52:00Z">
          <w:pPr/>
        </w:pPrChange>
      </w:pPr>
      <w:ins w:id="891" w:author="Chassin, David P" w:date="2023-06-08T08:52:00Z">
        <w:r w:rsidRPr="00FA5880">
          <w:rPr>
            <w:rFonts w:ascii="Tahoma" w:hAnsi="Tahoma" w:cs="Tahoma"/>
            <w:color w:val="000000"/>
          </w:rPr>
          <w:t xml:space="preserve">The ICA program on the </w:t>
        </w:r>
        <w:proofErr w:type="spellStart"/>
        <w:r w:rsidRPr="00FA5880">
          <w:rPr>
            <w:rFonts w:ascii="Tahoma" w:hAnsi="Tahoma" w:cs="Tahoma"/>
            <w:color w:val="000000"/>
          </w:rPr>
          <w:t>OpenFIDO</w:t>
        </w:r>
        <w:proofErr w:type="spellEnd"/>
        <w:r w:rsidRPr="00FA5880">
          <w:rPr>
            <w:rFonts w:ascii="Tahoma" w:hAnsi="Tahoma" w:cs="Tahoma"/>
            <w:color w:val="000000"/>
          </w:rPr>
          <w:t xml:space="preserve"> platform quantifies the potential DER generation that can be connected without violating distribution system constraints. The process uses a system-wide iterative power flow simulation. The DER generation level is varied at each node, independently. At each iteration, the simulation checks all lines, transformers, regulators, and meters for constraint violations. For details on the properties that are checked against </w:t>
        </w:r>
        <w:r w:rsidRPr="00FA5880">
          <w:rPr>
            <w:rFonts w:ascii="Tahoma" w:hAnsi="Tahoma" w:cs="Tahoma"/>
            <w:color w:val="000000"/>
          </w:rPr>
          <w:lastRenderedPageBreak/>
          <w:t xml:space="preserve">constraints, </w:t>
        </w:r>
        <w:r>
          <w:rPr>
            <w:rFonts w:ascii="Tahoma" w:hAnsi="Tahoma" w:cs="Tahoma"/>
            <w:color w:val="000000"/>
          </w:rPr>
          <w:t>see Table 1</w:t>
        </w:r>
        <w:r w:rsidRPr="00FA5880">
          <w:rPr>
            <w:rFonts w:ascii="Tahoma" w:hAnsi="Tahoma" w:cs="Tahoma"/>
            <w:color w:val="000000"/>
          </w:rPr>
          <w:t>. If a violation occurs, the details of the violation are recorded. The ICA value for that load bus is the maximum power injection associated with any violation criteria, as shown in</w:t>
        </w:r>
        <w:r>
          <w:rPr>
            <w:rFonts w:ascii="Tahoma" w:hAnsi="Tahoma" w:cs="Tahoma"/>
            <w:color w:val="000000"/>
          </w:rPr>
          <w:t xml:space="preserve"> Fig. </w:t>
        </w:r>
      </w:ins>
      <w:ins w:id="892" w:author="Chassin, David P" w:date="2023-06-08T08:53:00Z">
        <w:r w:rsidR="00655308">
          <w:rPr>
            <w:rFonts w:ascii="Tahoma" w:hAnsi="Tahoma" w:cs="Tahoma"/>
            <w:color w:val="000000"/>
          </w:rPr>
          <w:t>8</w:t>
        </w:r>
      </w:ins>
      <w:ins w:id="893" w:author="Chassin, David P" w:date="2023-06-08T08:52:00Z">
        <w:r w:rsidRPr="00FA5880">
          <w:rPr>
            <w:rFonts w:ascii="Tahoma" w:hAnsi="Tahoma" w:cs="Tahoma"/>
            <w:color w:val="000000"/>
            <w:shd w:val="clear" w:color="auto" w:fill="FFFF00"/>
          </w:rPr>
          <w:t>.</w:t>
        </w:r>
      </w:ins>
    </w:p>
    <w:p w14:paraId="52D85916" w14:textId="37F586DF" w:rsidR="000A7D62" w:rsidRPr="00E64C81" w:rsidRDefault="000A7D62" w:rsidP="000A7D62">
      <w:pPr>
        <w:pStyle w:val="NormalWeb"/>
        <w:keepNext/>
        <w:spacing w:before="0" w:beforeAutospacing="0" w:after="140" w:afterAutospacing="0"/>
        <w:jc w:val="center"/>
        <w:rPr>
          <w:moveTo w:id="894" w:author="Chassin, David P" w:date="2023-06-01T12:32:00Z"/>
          <w:rFonts w:ascii="Tahoma" w:hAnsi="Tahoma" w:cs="Tahoma"/>
        </w:rPr>
      </w:pPr>
      <w:moveTo w:id="895" w:author="Chassin, David P" w:date="2023-06-01T12:32:00Z">
        <w:r>
          <w:rPr>
            <w:rFonts w:ascii="Tahoma" w:hAnsi="Tahoma" w:cs="Tahoma"/>
            <w:b/>
            <w:bCs/>
            <w:color w:val="000000"/>
          </w:rPr>
          <w:t xml:space="preserve">Figure </w:t>
        </w:r>
      </w:moveTo>
      <w:ins w:id="896" w:author="Chassin, David P" w:date="2023-06-08T08:53:00Z">
        <w:r w:rsidR="00655308">
          <w:rPr>
            <w:rFonts w:ascii="Tahoma" w:hAnsi="Tahoma" w:cs="Tahoma"/>
            <w:b/>
            <w:bCs/>
            <w:color w:val="000000"/>
          </w:rPr>
          <w:t>8</w:t>
        </w:r>
      </w:ins>
      <w:moveTo w:id="897" w:author="Chassin, David P" w:date="2023-06-01T12:32:00Z">
        <w:del w:id="898" w:author="Chassin, David P" w:date="2023-06-08T08:53:00Z">
          <w:r w:rsidDel="00655308">
            <w:rPr>
              <w:rFonts w:ascii="Tahoma" w:hAnsi="Tahoma" w:cs="Tahoma"/>
              <w:b/>
              <w:bCs/>
              <w:color w:val="000000"/>
            </w:rPr>
            <w:delText>6</w:delText>
          </w:r>
        </w:del>
        <w:r>
          <w:rPr>
            <w:rFonts w:ascii="Tahoma" w:hAnsi="Tahoma" w:cs="Tahoma"/>
            <w:b/>
            <w:bCs/>
            <w:color w:val="000000"/>
          </w:rPr>
          <w:t xml:space="preserve">. </w:t>
        </w:r>
        <w:r w:rsidRPr="00E50ED0">
          <w:rPr>
            <w:rFonts w:ascii="Tahoma" w:hAnsi="Tahoma" w:cs="Tahoma"/>
            <w:b/>
            <w:bCs/>
            <w:color w:val="000000"/>
          </w:rPr>
          <w:t xml:space="preserve">Maximum power injection at each load bus of IEEE-13 </w:t>
        </w:r>
        <w:proofErr w:type="gramStart"/>
        <w:r w:rsidRPr="00E50ED0">
          <w:rPr>
            <w:rFonts w:ascii="Tahoma" w:hAnsi="Tahoma" w:cs="Tahoma"/>
            <w:b/>
            <w:bCs/>
            <w:color w:val="000000"/>
          </w:rPr>
          <w:t>model</w:t>
        </w:r>
        <w:proofErr w:type="gramEnd"/>
        <w:r w:rsidRPr="00E50ED0">
          <w:rPr>
            <w:rFonts w:ascii="Tahoma" w:hAnsi="Tahoma" w:cs="Tahoma"/>
            <w:b/>
            <w:bCs/>
            <w:color w:val="000000"/>
          </w:rPr>
          <w:t>.</w:t>
        </w:r>
      </w:moveTo>
    </w:p>
    <w:p w14:paraId="50DE731D" w14:textId="77777777" w:rsidR="000A7D62" w:rsidRPr="00E64C81" w:rsidRDefault="000A7D62" w:rsidP="000A7D62">
      <w:pPr>
        <w:pStyle w:val="NormalWeb"/>
        <w:spacing w:before="0" w:beforeAutospacing="0" w:after="140" w:afterAutospacing="0"/>
        <w:rPr>
          <w:moveTo w:id="899" w:author="Chassin, David P" w:date="2023-06-01T12:32:00Z"/>
          <w:rFonts w:ascii="Tahoma" w:hAnsi="Tahoma" w:cs="Tahoma"/>
        </w:rPr>
      </w:pPr>
      <w:moveTo w:id="900" w:author="Chassin, David P" w:date="2023-06-01T12:32:00Z">
        <w:r w:rsidRPr="00E64C81">
          <w:rPr>
            <w:rFonts w:ascii="Tahoma" w:hAnsi="Tahoma" w:cs="Tahoma"/>
            <w:noProof/>
            <w:color w:val="000000"/>
            <w:bdr w:val="none" w:sz="0" w:space="0" w:color="auto" w:frame="1"/>
          </w:rPr>
          <w:drawing>
            <wp:inline distT="0" distB="0" distL="0" distR="0" wp14:anchorId="1C6465E5" wp14:editId="73CC9445">
              <wp:extent cx="6400800" cy="1943100"/>
              <wp:effectExtent l="0" t="0" r="0" b="0"/>
              <wp:docPr id="1342022031" name="Picture 1342022031" descr="Figure 8 shows a bar chart with the maximum power injections feasible for loads on the IEEE 13 bus test network. The values range between 0 and 3000 kilowatts for solar capacity, with the peak value on load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022031" name="Picture 1342022031" descr="Figure 8 shows a bar chart with the maximum power injections feasible for loads on the IEEE 13 bus test network. The values range between 0 and 3000 kilowatts for solar capacity, with the peak value on load 69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00800" cy="1943100"/>
                      </a:xfrm>
                      <a:prstGeom prst="rect">
                        <a:avLst/>
                      </a:prstGeom>
                      <a:noFill/>
                      <a:ln>
                        <a:noFill/>
                      </a:ln>
                    </pic:spPr>
                  </pic:pic>
                </a:graphicData>
              </a:graphic>
            </wp:inline>
          </w:drawing>
        </w:r>
      </w:moveTo>
    </w:p>
    <w:p w14:paraId="00F2FC60" w14:textId="77777777" w:rsidR="000A7D62" w:rsidRPr="00E64C81" w:rsidDel="00D2058B" w:rsidRDefault="000A7D62" w:rsidP="000A7D62">
      <w:pPr>
        <w:rPr>
          <w:del w:id="901" w:author="Chassin, David P" w:date="2023-06-08T08:52:00Z"/>
          <w:moveTo w:id="902" w:author="Chassin, David P" w:date="2023-06-01T12:32:00Z"/>
          <w:rFonts w:ascii="Tahoma" w:hAnsi="Tahoma" w:cs="Tahoma"/>
        </w:rPr>
      </w:pPr>
    </w:p>
    <w:p w14:paraId="04C8A461" w14:textId="77777777" w:rsidR="000A7D62" w:rsidRPr="00E64C81" w:rsidRDefault="000A7D62" w:rsidP="000A7D62">
      <w:pPr>
        <w:pStyle w:val="Heading3"/>
        <w:rPr>
          <w:moveTo w:id="903" w:author="Chassin, David P" w:date="2023-06-01T12:32:00Z"/>
          <w:rFonts w:ascii="Tahoma" w:hAnsi="Tahoma" w:cs="Tahoma"/>
        </w:rPr>
      </w:pPr>
      <w:bookmarkStart w:id="904" w:name="_Toc137112240"/>
      <w:moveTo w:id="905" w:author="Chassin, David P" w:date="2023-06-01T12:32:00Z">
        <w:r w:rsidRPr="00E64C81">
          <w:rPr>
            <w:rFonts w:ascii="Tahoma" w:hAnsi="Tahoma" w:cs="Tahoma"/>
            <w:szCs w:val="26"/>
          </w:rPr>
          <w:t>DOE Advanced Load Modeling</w:t>
        </w:r>
        <w:bookmarkEnd w:id="904"/>
      </w:moveTo>
    </w:p>
    <w:p w14:paraId="2056C4E1" w14:textId="77777777" w:rsidR="000A7D62" w:rsidRPr="00E64C81" w:rsidRDefault="000A7D62" w:rsidP="000A7D62">
      <w:pPr>
        <w:pStyle w:val="NormalWeb"/>
        <w:spacing w:before="0" w:beforeAutospacing="0" w:after="140" w:afterAutospacing="0"/>
        <w:rPr>
          <w:moveTo w:id="906" w:author="Chassin, David P" w:date="2023-06-01T12:32:00Z"/>
          <w:rFonts w:ascii="Tahoma" w:hAnsi="Tahoma" w:cs="Tahoma"/>
        </w:rPr>
      </w:pPr>
      <w:moveTo w:id="907" w:author="Chassin, David P" w:date="2023-06-01T12:32:00Z">
        <w:r w:rsidRPr="00E64C81">
          <w:rPr>
            <w:rFonts w:ascii="Tahoma" w:hAnsi="Tahoma" w:cs="Tahoma"/>
            <w:color w:val="000000"/>
          </w:rPr>
          <w:t>The DOE Office of Electricity Advanced Grid Modeling Program funds an ongoing effort to provide utilities and reliability organizations advanced load model data in support of annual interconnection reliability planning studies performed by NERC. This program includes efforts to (1) study of heating and cooling sensitivity nationwide to understand the effect of the shift away from resistive heating toward heat-pumps; (2) redevelop and deploy the commercial and residential building model originally created for WECC; and (3) create models to support electrification impact studies, including decarbonization of residential end-uses and vehicle charging infrastructure growth scenarios.</w:t>
        </w:r>
      </w:moveTo>
    </w:p>
    <w:p w14:paraId="3BCBAE15" w14:textId="77777777" w:rsidR="000A7D62" w:rsidRPr="00E64C81" w:rsidRDefault="000A7D62" w:rsidP="000A7D62">
      <w:pPr>
        <w:pStyle w:val="Heading3"/>
        <w:rPr>
          <w:moveTo w:id="908" w:author="Chassin, David P" w:date="2023-06-01T12:32:00Z"/>
          <w:rFonts w:ascii="Tahoma" w:hAnsi="Tahoma" w:cs="Tahoma"/>
        </w:rPr>
      </w:pPr>
      <w:bookmarkStart w:id="909" w:name="_Toc137112241"/>
      <w:proofErr w:type="spellStart"/>
      <w:moveTo w:id="910" w:author="Chassin, David P" w:date="2023-06-01T12:32:00Z">
        <w:r w:rsidRPr="00E64C81">
          <w:rPr>
            <w:rFonts w:ascii="Tahoma" w:hAnsi="Tahoma" w:cs="Tahoma"/>
            <w:szCs w:val="26"/>
          </w:rPr>
          <w:t>LoadInsight</w:t>
        </w:r>
        <w:bookmarkEnd w:id="909"/>
        <w:proofErr w:type="spellEnd"/>
      </w:moveTo>
    </w:p>
    <w:p w14:paraId="0FE23AFA" w14:textId="77777777" w:rsidR="000A7D62" w:rsidRPr="00E64C81" w:rsidRDefault="000A7D62" w:rsidP="000A7D62">
      <w:pPr>
        <w:pStyle w:val="NormalWeb"/>
        <w:spacing w:before="0" w:beforeAutospacing="0" w:after="140" w:afterAutospacing="0"/>
        <w:rPr>
          <w:moveTo w:id="911" w:author="Chassin, David P" w:date="2023-06-01T12:32:00Z"/>
          <w:rFonts w:ascii="Tahoma" w:hAnsi="Tahoma" w:cs="Tahoma"/>
        </w:rPr>
      </w:pPr>
      <w:moveTo w:id="912" w:author="Chassin, David P" w:date="2023-06-01T12:32:00Z">
        <w:r w:rsidRPr="00E64C81">
          <w:rPr>
            <w:rFonts w:ascii="Tahoma" w:hAnsi="Tahoma" w:cs="Tahoma"/>
            <w:color w:val="000000"/>
          </w:rPr>
          <w:t xml:space="preserve">The US Department of Energy's Office of Technology Transitions (DOE/OTT) funded the commercialization of </w:t>
        </w:r>
        <w:proofErr w:type="spellStart"/>
        <w:r w:rsidRPr="00E64C81">
          <w:rPr>
            <w:rFonts w:ascii="Tahoma" w:hAnsi="Tahoma" w:cs="Tahoma"/>
            <w:color w:val="000000"/>
          </w:rPr>
          <w:t>LoadInsight</w:t>
        </w:r>
        <w:proofErr w:type="spellEnd"/>
        <w:r w:rsidRPr="00E64C81">
          <w:rPr>
            <w:rFonts w:ascii="Tahoma" w:hAnsi="Tahoma" w:cs="Tahoma"/>
            <w:color w:val="000000"/>
          </w:rPr>
          <w:t xml:space="preserve"> to leverage the benefits of commercial data analytics platforms like VADER, OMF, and HERO by integrating advanced load data analytics developed for DOE under previous projects conducted at SLAC, Stanford, PNNL, and LBNL. For example, VISDOM uses AMI data to address a vital utility need to perform more accurate load forecasts and design efficient and fair tariffs. This is achieved by identifying the most common load shapes found among their customers and determining how many customers correspond to each load shape. Utilities can then maximize their customer program impacts while minimizing their operational impacts. Utilities can quickly identify how many and which customers would benefit from an evening time-of-use (TOU) rate rather than midday TOU rate. Similarly, the Advanced Load Modeler (ALM) from the DOE Office of Electricity's Advanced Grid Modeling program uses SCADA data to identify the load compositions NERC requires for the composite load models used in transmission reliability and resource adequacy studies. The merger of VISDOM and ALM tools allow each to validate the other to improve overall accuracy of analysis results.</w:t>
        </w:r>
      </w:moveTo>
    </w:p>
    <w:p w14:paraId="74FD54CB" w14:textId="77777777" w:rsidR="000A7D62" w:rsidRPr="00E64C81" w:rsidRDefault="000A7D62" w:rsidP="000A7D62">
      <w:pPr>
        <w:pStyle w:val="NormalWeb"/>
        <w:spacing w:before="0" w:beforeAutospacing="0" w:after="140" w:afterAutospacing="0"/>
        <w:rPr>
          <w:moveTo w:id="913" w:author="Chassin, David P" w:date="2023-06-01T12:32:00Z"/>
          <w:rFonts w:ascii="Tahoma" w:hAnsi="Tahoma" w:cs="Tahoma"/>
        </w:rPr>
      </w:pPr>
      <w:moveTo w:id="914" w:author="Chassin, David P" w:date="2023-06-01T12:32:00Z">
        <w:r w:rsidRPr="00E64C81">
          <w:rPr>
            <w:rFonts w:ascii="Tahoma" w:hAnsi="Tahoma" w:cs="Tahoma"/>
            <w:color w:val="000000"/>
          </w:rPr>
          <w:t xml:space="preserve">The </w:t>
        </w:r>
        <w:proofErr w:type="spellStart"/>
        <w:r w:rsidRPr="00E64C81">
          <w:rPr>
            <w:rFonts w:ascii="Tahoma" w:hAnsi="Tahoma" w:cs="Tahoma"/>
            <w:color w:val="000000"/>
          </w:rPr>
          <w:t>OpenFIDO</w:t>
        </w:r>
        <w:proofErr w:type="spellEnd"/>
        <w:r w:rsidRPr="00E64C81">
          <w:rPr>
            <w:rFonts w:ascii="Tahoma" w:hAnsi="Tahoma" w:cs="Tahoma"/>
            <w:color w:val="000000"/>
          </w:rPr>
          <w:t xml:space="preserve"> platform is based on the same architecture as </w:t>
        </w:r>
        <w:proofErr w:type="spellStart"/>
        <w:r w:rsidRPr="00E64C81">
          <w:rPr>
            <w:rFonts w:ascii="Tahoma" w:hAnsi="Tahoma" w:cs="Tahoma"/>
            <w:color w:val="000000"/>
          </w:rPr>
          <w:t>LoadInsight</w:t>
        </w:r>
        <w:proofErr w:type="spellEnd"/>
        <w:r w:rsidRPr="00E64C81">
          <w:rPr>
            <w:rFonts w:ascii="Tahoma" w:hAnsi="Tahoma" w:cs="Tahoma"/>
            <w:color w:val="000000"/>
          </w:rPr>
          <w:t xml:space="preserve"> and has many common implementation elements including the same overall user experience, similar data ingestion, job control, and data delivery infrastructure, and the same user credentials and access control mechanisms. While </w:t>
        </w:r>
        <w:proofErr w:type="spellStart"/>
        <w:r w:rsidRPr="00E64C81">
          <w:rPr>
            <w:rFonts w:ascii="Tahoma" w:hAnsi="Tahoma" w:cs="Tahoma"/>
            <w:color w:val="000000"/>
          </w:rPr>
          <w:t>LoadInsight's</w:t>
        </w:r>
        <w:proofErr w:type="spellEnd"/>
        <w:r w:rsidRPr="00E64C81">
          <w:rPr>
            <w:rFonts w:ascii="Tahoma" w:hAnsi="Tahoma" w:cs="Tahoma"/>
            <w:color w:val="000000"/>
          </w:rPr>
          <w:t xml:space="preserve"> target use-case is primarily centered on end-</w:t>
        </w:r>
        <w:r w:rsidRPr="00E64C81">
          <w:rPr>
            <w:rFonts w:ascii="Tahoma" w:hAnsi="Tahoma" w:cs="Tahoma"/>
            <w:color w:val="000000"/>
          </w:rPr>
          <w:lastRenderedPageBreak/>
          <w:t xml:space="preserve">use load analysis, </w:t>
        </w:r>
        <w:proofErr w:type="spellStart"/>
        <w:r w:rsidRPr="00E64C81">
          <w:rPr>
            <w:rFonts w:ascii="Tahoma" w:hAnsi="Tahoma" w:cs="Tahoma"/>
            <w:color w:val="000000"/>
          </w:rPr>
          <w:t>OpenFIDO</w:t>
        </w:r>
        <w:proofErr w:type="spellEnd"/>
        <w:r w:rsidRPr="00E64C81">
          <w:rPr>
            <w:rFonts w:ascii="Tahoma" w:hAnsi="Tahoma" w:cs="Tahoma"/>
            <w:color w:val="000000"/>
          </w:rPr>
          <w:t xml:space="preserve"> is much more general </w:t>
        </w:r>
        <w:proofErr w:type="gramStart"/>
        <w:r w:rsidRPr="00E64C81">
          <w:rPr>
            <w:rFonts w:ascii="Tahoma" w:hAnsi="Tahoma" w:cs="Tahoma"/>
            <w:color w:val="000000"/>
          </w:rPr>
          <w:t>inasmuch as</w:t>
        </w:r>
        <w:proofErr w:type="gramEnd"/>
        <w:r w:rsidRPr="00E64C81">
          <w:rPr>
            <w:rFonts w:ascii="Tahoma" w:hAnsi="Tahoma" w:cs="Tahoma"/>
            <w:color w:val="000000"/>
          </w:rPr>
          <w:t xml:space="preserve"> it supports many other types of analyses needed by utilities beyond just the end-use load shape, load composition, and load weather and/or price sensitivity supported by </w:t>
        </w:r>
        <w:proofErr w:type="spellStart"/>
        <w:r w:rsidRPr="00E64C81">
          <w:rPr>
            <w:rFonts w:ascii="Tahoma" w:hAnsi="Tahoma" w:cs="Tahoma"/>
            <w:color w:val="000000"/>
          </w:rPr>
          <w:t>LoadInsight</w:t>
        </w:r>
        <w:proofErr w:type="spellEnd"/>
        <w:r w:rsidRPr="00E64C81">
          <w:rPr>
            <w:rFonts w:ascii="Tahoma" w:hAnsi="Tahoma" w:cs="Tahoma"/>
            <w:color w:val="000000"/>
          </w:rPr>
          <w:t xml:space="preserve">. Many of </w:t>
        </w:r>
        <w:proofErr w:type="spellStart"/>
        <w:r w:rsidRPr="00E64C81">
          <w:rPr>
            <w:rFonts w:ascii="Tahoma" w:hAnsi="Tahoma" w:cs="Tahoma"/>
            <w:color w:val="000000"/>
          </w:rPr>
          <w:t>LoadInsight's</w:t>
        </w:r>
        <w:proofErr w:type="spellEnd"/>
        <w:r w:rsidRPr="00E64C81">
          <w:rPr>
            <w:rFonts w:ascii="Tahoma" w:hAnsi="Tahoma" w:cs="Tahoma"/>
            <w:color w:val="000000"/>
          </w:rPr>
          <w:t xml:space="preserve"> capabilities </w:t>
        </w:r>
        <w:r>
          <w:rPr>
            <w:rFonts w:ascii="Tahoma" w:hAnsi="Tahoma" w:cs="Tahoma"/>
            <w:color w:val="000000"/>
          </w:rPr>
          <w:t>were</w:t>
        </w:r>
        <w:r w:rsidRPr="00E64C81">
          <w:rPr>
            <w:rFonts w:ascii="Tahoma" w:hAnsi="Tahoma" w:cs="Tahoma"/>
            <w:color w:val="000000"/>
          </w:rPr>
          <w:t xml:space="preserve"> adopted by </w:t>
        </w:r>
        <w:proofErr w:type="spellStart"/>
        <w:r w:rsidRPr="00E64C81">
          <w:rPr>
            <w:rFonts w:ascii="Tahoma" w:hAnsi="Tahoma" w:cs="Tahoma"/>
            <w:color w:val="000000"/>
          </w:rPr>
          <w:t>OpenFIDO</w:t>
        </w:r>
        <w:proofErr w:type="spellEnd"/>
        <w:r w:rsidRPr="00E64C81">
          <w:rPr>
            <w:rFonts w:ascii="Tahoma" w:hAnsi="Tahoma" w:cs="Tahoma"/>
            <w:color w:val="000000"/>
          </w:rPr>
          <w:t xml:space="preserve">, and vice-versa. As these products both mature and progress they will </w:t>
        </w:r>
        <w:r>
          <w:rPr>
            <w:rFonts w:ascii="Tahoma" w:hAnsi="Tahoma" w:cs="Tahoma"/>
            <w:color w:val="000000"/>
          </w:rPr>
          <w:t xml:space="preserve">likely </w:t>
        </w:r>
        <w:r w:rsidRPr="00E64C81">
          <w:rPr>
            <w:rFonts w:ascii="Tahoma" w:hAnsi="Tahoma" w:cs="Tahoma"/>
            <w:color w:val="000000"/>
          </w:rPr>
          <w:t>converge while maintaining their distinct target audience and branding.</w:t>
        </w:r>
      </w:moveTo>
    </w:p>
    <w:p w14:paraId="35AAF6FE" w14:textId="77777777" w:rsidR="000A7D62" w:rsidRPr="00E64C81" w:rsidRDefault="000A7D62" w:rsidP="000A7D62">
      <w:pPr>
        <w:pStyle w:val="Heading3"/>
        <w:rPr>
          <w:moveTo w:id="915" w:author="Chassin, David P" w:date="2023-06-01T12:32:00Z"/>
          <w:rFonts w:ascii="Tahoma" w:hAnsi="Tahoma" w:cs="Tahoma"/>
        </w:rPr>
      </w:pPr>
      <w:bookmarkStart w:id="916" w:name="_Toc137112242"/>
      <w:moveTo w:id="917" w:author="Chassin, David P" w:date="2023-06-01T12:32:00Z">
        <w:r w:rsidRPr="00E64C81">
          <w:rPr>
            <w:rFonts w:ascii="Tahoma" w:hAnsi="Tahoma" w:cs="Tahoma"/>
            <w:szCs w:val="26"/>
          </w:rPr>
          <w:t>DOE GMLC Grid Resilience Intelligence Platform</w:t>
        </w:r>
        <w:bookmarkEnd w:id="916"/>
      </w:moveTo>
    </w:p>
    <w:p w14:paraId="7AD242DD" w14:textId="77777777" w:rsidR="000A7D62" w:rsidRPr="00E64C81" w:rsidRDefault="000A7D62" w:rsidP="000A7D62">
      <w:pPr>
        <w:pStyle w:val="NormalWeb"/>
        <w:spacing w:before="0" w:beforeAutospacing="0" w:after="0" w:afterAutospacing="0"/>
        <w:rPr>
          <w:moveTo w:id="918" w:author="Chassin, David P" w:date="2023-06-01T12:32:00Z"/>
          <w:rFonts w:ascii="Tahoma" w:hAnsi="Tahoma" w:cs="Tahoma"/>
        </w:rPr>
      </w:pPr>
      <w:moveTo w:id="919" w:author="Chassin, David P" w:date="2023-06-01T12:32:00Z">
        <w:r w:rsidRPr="00E64C81">
          <w:rPr>
            <w:rFonts w:ascii="Tahoma" w:hAnsi="Tahoma" w:cs="Tahoma"/>
            <w:color w:val="000000"/>
          </w:rPr>
          <w:t xml:space="preserve">Extreme weather events such as Atlantic hurricanes and </w:t>
        </w:r>
        <w:r>
          <w:rPr>
            <w:rFonts w:ascii="Tahoma" w:hAnsi="Tahoma" w:cs="Tahoma"/>
            <w:color w:val="000000"/>
          </w:rPr>
          <w:t>regional</w:t>
        </w:r>
        <w:r w:rsidRPr="00E64C81">
          <w:rPr>
            <w:rFonts w:ascii="Tahoma" w:hAnsi="Tahoma" w:cs="Tahoma"/>
            <w:color w:val="000000"/>
          </w:rPr>
          <w:t xml:space="preserve"> </w:t>
        </w:r>
        <w:proofErr w:type="gramStart"/>
        <w:r w:rsidRPr="00E64C81">
          <w:rPr>
            <w:rFonts w:ascii="Tahoma" w:hAnsi="Tahoma" w:cs="Tahoma"/>
            <w:color w:val="000000"/>
          </w:rPr>
          <w:t>wind storm</w:t>
        </w:r>
        <w:proofErr w:type="gramEnd"/>
        <w:r w:rsidRPr="00E64C81">
          <w:rPr>
            <w:rFonts w:ascii="Tahoma" w:hAnsi="Tahoma" w:cs="Tahoma"/>
            <w:color w:val="000000"/>
          </w:rPr>
          <w:t xml:space="preserve"> events pose an increasing threat to the nation’s electric power systems and the associated socio-economic systems that depend on reliable delivery of electric power. While utilities have software tools available to help plan their </w:t>
        </w:r>
        <w:r>
          <w:rPr>
            <w:rFonts w:ascii="Tahoma" w:hAnsi="Tahoma" w:cs="Tahoma"/>
            <w:color w:val="000000"/>
          </w:rPr>
          <w:t>near and long-term</w:t>
        </w:r>
        <w:r w:rsidRPr="00E64C81">
          <w:rPr>
            <w:rFonts w:ascii="Tahoma" w:hAnsi="Tahoma" w:cs="Tahoma"/>
            <w:color w:val="000000"/>
          </w:rPr>
          <w:t xml:space="preserve"> operations, these tools do not include capabilities to help them plan for and recover from extreme events. Software for resilien</w:t>
        </w:r>
        <w:r>
          <w:rPr>
            <w:rFonts w:ascii="Tahoma" w:hAnsi="Tahoma" w:cs="Tahoma"/>
            <w:color w:val="000000"/>
          </w:rPr>
          <w:t>ce-by-</w:t>
        </w:r>
        <w:r w:rsidRPr="00E64C81">
          <w:rPr>
            <w:rFonts w:ascii="Tahoma" w:hAnsi="Tahoma" w:cs="Tahoma"/>
            <w:color w:val="000000"/>
          </w:rPr>
          <w:t xml:space="preserve">design and </w:t>
        </w:r>
        <w:r>
          <w:rPr>
            <w:rFonts w:ascii="Tahoma" w:hAnsi="Tahoma" w:cs="Tahoma"/>
            <w:color w:val="000000"/>
          </w:rPr>
          <w:t xml:space="preserve">fast </w:t>
        </w:r>
        <w:r w:rsidRPr="00E64C81">
          <w:rPr>
            <w:rFonts w:ascii="Tahoma" w:hAnsi="Tahoma" w:cs="Tahoma"/>
            <w:color w:val="000000"/>
          </w:rPr>
          <w:t xml:space="preserve">recovery is not </w:t>
        </w:r>
        <w:r>
          <w:rPr>
            <w:rFonts w:ascii="Tahoma" w:hAnsi="Tahoma" w:cs="Tahoma"/>
            <w:color w:val="000000"/>
          </w:rPr>
          <w:t xml:space="preserve">widely </w:t>
        </w:r>
        <w:r w:rsidRPr="00E64C81">
          <w:rPr>
            <w:rFonts w:ascii="Tahoma" w:hAnsi="Tahoma" w:cs="Tahoma"/>
            <w:color w:val="000000"/>
          </w:rPr>
          <w:t xml:space="preserve">available commercially and research efforts in this area are preliminary. </w:t>
        </w:r>
        <w:proofErr w:type="gramStart"/>
        <w:r w:rsidRPr="00E64C81">
          <w:rPr>
            <w:rFonts w:ascii="Tahoma" w:hAnsi="Tahoma" w:cs="Tahoma"/>
            <w:color w:val="000000"/>
          </w:rPr>
          <w:t>With this in mind US DOE GMLC</w:t>
        </w:r>
        <w:proofErr w:type="gramEnd"/>
        <w:r w:rsidRPr="00E64C81">
          <w:rPr>
            <w:rFonts w:ascii="Tahoma" w:hAnsi="Tahoma" w:cs="Tahoma"/>
            <w:color w:val="000000"/>
          </w:rPr>
          <w:t xml:space="preserve"> has funded a multi-lab initiative to develop Grid Resilience and Intelligence Platform (GRIP) to develop and deploy a suite of novel software tools to anticipate, absorb and recover from extreme events. The tools are integrated into an extensible and open platform, aiding future efforts in this area. This research aids the DOE OE and EERE Resilient Distribution Grid R&amp;D mission of developing cutting edge resiliency technologies that are deployed to utilities and reducing outage costs to meet the MYPP goal and DOE major outcome of a “10% reduction in the economic costs of power outages by 2025.”</w:t>
        </w:r>
      </w:moveTo>
    </w:p>
    <w:p w14:paraId="6F5C1B42" w14:textId="77777777" w:rsidR="000A7D62" w:rsidRPr="00E64C81" w:rsidRDefault="000A7D62" w:rsidP="000A7D62">
      <w:pPr>
        <w:rPr>
          <w:moveTo w:id="920" w:author="Chassin, David P" w:date="2023-06-01T12:32:00Z"/>
          <w:rFonts w:ascii="Tahoma" w:hAnsi="Tahoma" w:cs="Tahoma"/>
        </w:rPr>
      </w:pPr>
    </w:p>
    <w:p w14:paraId="3B8EA04C" w14:textId="77777777" w:rsidR="000A7D62" w:rsidRPr="00E64C81" w:rsidRDefault="000A7D62" w:rsidP="000A7D62">
      <w:pPr>
        <w:pStyle w:val="NormalWeb"/>
        <w:spacing w:before="0" w:beforeAutospacing="0" w:after="0" w:afterAutospacing="0"/>
        <w:rPr>
          <w:moveTo w:id="921" w:author="Chassin, David P" w:date="2023-06-01T12:32:00Z"/>
          <w:rFonts w:ascii="Tahoma" w:hAnsi="Tahoma" w:cs="Tahoma"/>
        </w:rPr>
      </w:pPr>
      <w:moveTo w:id="922" w:author="Chassin, David P" w:date="2023-06-01T12:32:00Z">
        <w:r w:rsidRPr="00E64C81">
          <w:rPr>
            <w:rFonts w:ascii="Tahoma" w:hAnsi="Tahoma" w:cs="Tahoma"/>
            <w:color w:val="000000"/>
          </w:rPr>
          <w:t xml:space="preserve">The project uses </w:t>
        </w:r>
        <w:proofErr w:type="spellStart"/>
        <w:r w:rsidRPr="00E64C81">
          <w:rPr>
            <w:rFonts w:ascii="Tahoma" w:hAnsi="Tahoma" w:cs="Tahoma"/>
            <w:color w:val="000000"/>
          </w:rPr>
          <w:t>HiPAS</w:t>
        </w:r>
        <w:proofErr w:type="spellEnd"/>
        <w:r w:rsidRPr="00E64C81">
          <w:rPr>
            <w:rFonts w:ascii="Tahoma" w:hAnsi="Tahoma" w:cs="Tahoma"/>
            <w:color w:val="000000"/>
          </w:rPr>
          <w:t xml:space="preserve"> </w:t>
        </w:r>
        <w:proofErr w:type="spellStart"/>
        <w:r w:rsidRPr="00E64C81">
          <w:rPr>
            <w:rFonts w:ascii="Tahoma" w:hAnsi="Tahoma" w:cs="Tahoma"/>
            <w:color w:val="000000"/>
          </w:rPr>
          <w:t>GridLAB</w:t>
        </w:r>
        <w:proofErr w:type="spellEnd"/>
        <w:r w:rsidRPr="00E64C81">
          <w:rPr>
            <w:rFonts w:ascii="Tahoma" w:hAnsi="Tahoma" w:cs="Tahoma"/>
            <w:color w:val="000000"/>
          </w:rPr>
          <w:t xml:space="preserve">-D as the baseline power flow solver for the platform. </w:t>
        </w:r>
        <w:r>
          <w:rPr>
            <w:rFonts w:ascii="Tahoma" w:hAnsi="Tahoma" w:cs="Tahoma"/>
            <w:color w:val="000000"/>
          </w:rPr>
          <w:t>The GRIP</w:t>
        </w:r>
        <w:r w:rsidRPr="00E64C81">
          <w:rPr>
            <w:rFonts w:ascii="Tahoma" w:hAnsi="Tahoma" w:cs="Tahoma"/>
            <w:color w:val="000000"/>
          </w:rPr>
          <w:t xml:space="preserve"> project enhanced the exist</w:t>
        </w:r>
        <w:r>
          <w:rPr>
            <w:rFonts w:ascii="Tahoma" w:hAnsi="Tahoma" w:cs="Tahoma"/>
            <w:color w:val="000000"/>
          </w:rPr>
          <w:t xml:space="preserve">ing </w:t>
        </w:r>
        <w:proofErr w:type="spellStart"/>
        <w:r>
          <w:rPr>
            <w:rFonts w:ascii="Tahoma" w:hAnsi="Tahoma" w:cs="Tahoma"/>
            <w:color w:val="000000"/>
          </w:rPr>
          <w:t>powerflow</w:t>
        </w:r>
        <w:proofErr w:type="spellEnd"/>
        <w:r w:rsidRPr="00E64C81">
          <w:rPr>
            <w:rFonts w:ascii="Tahoma" w:hAnsi="Tahoma" w:cs="Tahoma"/>
            <w:color w:val="000000"/>
          </w:rPr>
          <w:t xml:space="preserve"> solver </w:t>
        </w:r>
        <w:r>
          <w:rPr>
            <w:rFonts w:ascii="Tahoma" w:hAnsi="Tahoma" w:cs="Tahoma"/>
            <w:color w:val="000000"/>
          </w:rPr>
          <w:t xml:space="preserve">to include </w:t>
        </w:r>
        <w:r w:rsidRPr="00E64C81">
          <w:rPr>
            <w:rFonts w:ascii="Tahoma" w:hAnsi="Tahoma" w:cs="Tahoma"/>
            <w:color w:val="000000"/>
          </w:rPr>
          <w:t xml:space="preserve">a pole failure and vegetation vulnerability </w:t>
        </w:r>
        <w:r>
          <w:rPr>
            <w:rFonts w:ascii="Tahoma" w:hAnsi="Tahoma" w:cs="Tahoma"/>
            <w:color w:val="000000"/>
          </w:rPr>
          <w:t>solver</w:t>
        </w:r>
        <w:r w:rsidRPr="00E64C81">
          <w:rPr>
            <w:rFonts w:ascii="Tahoma" w:hAnsi="Tahoma" w:cs="Tahoma"/>
            <w:color w:val="000000"/>
          </w:rPr>
          <w:t xml:space="preserve"> that allow the user to </w:t>
        </w:r>
        <w:r>
          <w:rPr>
            <w:rFonts w:ascii="Tahoma" w:hAnsi="Tahoma" w:cs="Tahoma"/>
            <w:color w:val="000000"/>
          </w:rPr>
          <w:t>evaluate</w:t>
        </w:r>
        <w:r w:rsidRPr="00E64C81">
          <w:rPr>
            <w:rFonts w:ascii="Tahoma" w:hAnsi="Tahoma" w:cs="Tahoma"/>
            <w:color w:val="000000"/>
          </w:rPr>
          <w:t xml:space="preserve"> vulnerability metric</w:t>
        </w:r>
        <w:r>
          <w:rPr>
            <w:rFonts w:ascii="Tahoma" w:hAnsi="Tahoma" w:cs="Tahoma"/>
            <w:color w:val="000000"/>
          </w:rPr>
          <w:t>s</w:t>
        </w:r>
        <w:r w:rsidRPr="00E64C81">
          <w:rPr>
            <w:rFonts w:ascii="Tahoma" w:hAnsi="Tahoma" w:cs="Tahoma"/>
            <w:color w:val="000000"/>
          </w:rPr>
          <w:t xml:space="preserve"> for grid assets during extreme weather conditions. </w:t>
        </w:r>
      </w:moveTo>
    </w:p>
    <w:p w14:paraId="69A85E0C" w14:textId="77777777" w:rsidR="000A7D62" w:rsidRPr="00E64C81" w:rsidRDefault="000A7D62" w:rsidP="000A7D62">
      <w:pPr>
        <w:rPr>
          <w:moveTo w:id="923" w:author="Chassin, David P" w:date="2023-06-01T12:32:00Z"/>
          <w:rFonts w:ascii="Tahoma" w:hAnsi="Tahoma" w:cs="Tahoma"/>
        </w:rPr>
      </w:pPr>
    </w:p>
    <w:p w14:paraId="7B2CD569" w14:textId="77777777" w:rsidR="000A7D62" w:rsidRPr="00E64C81" w:rsidRDefault="000A7D62" w:rsidP="000A7D62">
      <w:pPr>
        <w:pStyle w:val="NormalWeb"/>
        <w:spacing w:before="0" w:beforeAutospacing="0" w:after="140" w:afterAutospacing="0"/>
        <w:rPr>
          <w:moveTo w:id="924" w:author="Chassin, David P" w:date="2023-06-01T12:32:00Z"/>
          <w:rFonts w:ascii="Tahoma" w:hAnsi="Tahoma" w:cs="Tahoma"/>
        </w:rPr>
      </w:pPr>
      <w:moveTo w:id="925" w:author="Chassin, David P" w:date="2023-06-01T12:32:00Z">
        <w:r w:rsidRPr="00E64C81">
          <w:rPr>
            <w:rFonts w:ascii="Tahoma" w:hAnsi="Tahoma" w:cs="Tahoma"/>
            <w:color w:val="000000"/>
            <w:u w:val="single"/>
          </w:rPr>
          <w:t>Pole Failure:</w:t>
        </w:r>
      </w:moveTo>
    </w:p>
    <w:p w14:paraId="0204224C" w14:textId="77777777" w:rsidR="000A7D62" w:rsidRPr="00E64C81" w:rsidRDefault="000A7D62" w:rsidP="000A7D62">
      <w:pPr>
        <w:pStyle w:val="NormalWeb"/>
        <w:spacing w:before="0" w:beforeAutospacing="0" w:after="140" w:afterAutospacing="0"/>
        <w:rPr>
          <w:moveTo w:id="926" w:author="Chassin, David P" w:date="2023-06-01T12:32:00Z"/>
          <w:rFonts w:ascii="Tahoma" w:hAnsi="Tahoma" w:cs="Tahoma"/>
        </w:rPr>
      </w:pPr>
      <w:moveTo w:id="927" w:author="Chassin, David P" w:date="2023-06-01T12:32:00Z">
        <w:r w:rsidRPr="00E64C81">
          <w:rPr>
            <w:rFonts w:ascii="Tahoma" w:hAnsi="Tahoma" w:cs="Tahoma"/>
            <w:color w:val="000000"/>
          </w:rPr>
          <w:t xml:space="preserve">Using the Southern California Edison pole data format, and the capabilities from the CYME to </w:t>
        </w:r>
        <w:proofErr w:type="spellStart"/>
        <w:r w:rsidRPr="00E64C81">
          <w:rPr>
            <w:rFonts w:ascii="Tahoma" w:hAnsi="Tahoma" w:cs="Tahoma"/>
            <w:color w:val="000000"/>
          </w:rPr>
          <w:t>GridLAB</w:t>
        </w:r>
        <w:proofErr w:type="spellEnd"/>
        <w:r w:rsidRPr="00E64C81">
          <w:rPr>
            <w:rFonts w:ascii="Tahoma" w:hAnsi="Tahoma" w:cs="Tahoma"/>
            <w:color w:val="000000"/>
          </w:rPr>
          <w:t xml:space="preserve">-D converter, </w:t>
        </w:r>
        <w:proofErr w:type="spellStart"/>
        <w:r w:rsidRPr="00E64C81">
          <w:rPr>
            <w:rFonts w:ascii="Tahoma" w:hAnsi="Tahoma" w:cs="Tahoma"/>
            <w:color w:val="000000"/>
          </w:rPr>
          <w:t>OpenFIDO</w:t>
        </w:r>
        <w:proofErr w:type="spellEnd"/>
        <w:r w:rsidRPr="00E64C81">
          <w:rPr>
            <w:rFonts w:ascii="Tahoma" w:hAnsi="Tahoma" w:cs="Tahoma"/>
            <w:color w:val="000000"/>
          </w:rPr>
          <w:t xml:space="preserve"> ingests both data sources and links the pole data to the electrical grid distribution models from CYME</w:t>
        </w:r>
        <w:r>
          <w:rPr>
            <w:rFonts w:ascii="Tahoma" w:hAnsi="Tahoma" w:cs="Tahoma"/>
            <w:color w:val="000000"/>
          </w:rPr>
          <w:t xml:space="preserve"> and </w:t>
        </w:r>
        <w:proofErr w:type="spellStart"/>
        <w:r>
          <w:rPr>
            <w:rFonts w:ascii="Tahoma" w:hAnsi="Tahoma" w:cs="Tahoma"/>
            <w:color w:val="000000"/>
          </w:rPr>
          <w:t>Spidacalc</w:t>
        </w:r>
        <w:proofErr w:type="spellEnd"/>
        <w:r w:rsidRPr="00E64C81">
          <w:rPr>
            <w:rFonts w:ascii="Tahoma" w:hAnsi="Tahoma" w:cs="Tahoma"/>
            <w:color w:val="000000"/>
          </w:rPr>
          <w:t xml:space="preserve"> to compile a model populated with pole parameters. The output of this use-case illuminate</w:t>
        </w:r>
        <w:r>
          <w:rPr>
            <w:rFonts w:ascii="Tahoma" w:hAnsi="Tahoma" w:cs="Tahoma"/>
            <w:color w:val="000000"/>
          </w:rPr>
          <w:t>s</w:t>
        </w:r>
        <w:r w:rsidRPr="00E64C81">
          <w:rPr>
            <w:rFonts w:ascii="Tahoma" w:hAnsi="Tahoma" w:cs="Tahoma"/>
            <w:color w:val="000000"/>
          </w:rPr>
          <w:t xml:space="preserve"> the vulnerable components of the grid and their failure timelines, which </w:t>
        </w:r>
        <w:r>
          <w:rPr>
            <w:rFonts w:ascii="Tahoma" w:hAnsi="Tahoma" w:cs="Tahoma"/>
            <w:color w:val="000000"/>
          </w:rPr>
          <w:t>can be used to plan and dispatch preventive</w:t>
        </w:r>
        <w:r w:rsidRPr="00E64C81">
          <w:rPr>
            <w:rFonts w:ascii="Tahoma" w:hAnsi="Tahoma" w:cs="Tahoma"/>
            <w:color w:val="000000"/>
          </w:rPr>
          <w:t xml:space="preserve"> </w:t>
        </w:r>
        <w:r>
          <w:rPr>
            <w:rFonts w:ascii="Tahoma" w:hAnsi="Tahoma" w:cs="Tahoma"/>
            <w:color w:val="000000"/>
          </w:rPr>
          <w:t>action</w:t>
        </w:r>
        <w:r w:rsidRPr="00E64C81">
          <w:rPr>
            <w:rFonts w:ascii="Tahoma" w:hAnsi="Tahoma" w:cs="Tahoma"/>
            <w:color w:val="000000"/>
          </w:rPr>
          <w:t>. </w:t>
        </w:r>
      </w:moveTo>
    </w:p>
    <w:p w14:paraId="73A4688A" w14:textId="77777777" w:rsidR="000A7D62" w:rsidRPr="00E64C81" w:rsidRDefault="000A7D62" w:rsidP="000A7D62">
      <w:pPr>
        <w:pStyle w:val="NormalWeb"/>
        <w:spacing w:before="0" w:beforeAutospacing="0" w:after="140" w:afterAutospacing="0"/>
        <w:rPr>
          <w:moveTo w:id="928" w:author="Chassin, David P" w:date="2023-06-01T12:32:00Z"/>
          <w:rFonts w:ascii="Tahoma" w:hAnsi="Tahoma" w:cs="Tahoma"/>
        </w:rPr>
      </w:pPr>
      <w:moveTo w:id="929" w:author="Chassin, David P" w:date="2023-06-01T12:32:00Z">
        <w:r w:rsidRPr="00E64C81">
          <w:rPr>
            <w:rFonts w:ascii="Tahoma" w:hAnsi="Tahoma" w:cs="Tahoma"/>
            <w:color w:val="000000"/>
            <w:u w:val="single"/>
          </w:rPr>
          <w:t>Vegetation Analysis: </w:t>
        </w:r>
      </w:moveTo>
    </w:p>
    <w:p w14:paraId="054B796A" w14:textId="77777777" w:rsidR="000A7D62" w:rsidRPr="00E64C81" w:rsidRDefault="000A7D62" w:rsidP="000A7D62">
      <w:pPr>
        <w:pStyle w:val="NormalWeb"/>
        <w:spacing w:before="0" w:beforeAutospacing="0" w:after="140" w:afterAutospacing="0"/>
        <w:rPr>
          <w:moveTo w:id="930" w:author="Chassin, David P" w:date="2023-06-01T12:32:00Z"/>
          <w:rFonts w:ascii="Tahoma" w:hAnsi="Tahoma" w:cs="Tahoma"/>
        </w:rPr>
      </w:pPr>
      <w:moveTo w:id="931" w:author="Chassin, David P" w:date="2023-06-01T12:32:00Z">
        <w:r w:rsidRPr="00E64C81">
          <w:rPr>
            <w:rFonts w:ascii="Tahoma" w:hAnsi="Tahoma" w:cs="Tahoma"/>
            <w:color w:val="000000"/>
          </w:rPr>
          <w:t xml:space="preserve">Using </w:t>
        </w:r>
        <w:proofErr w:type="spellStart"/>
        <w:r w:rsidRPr="00E64C81">
          <w:rPr>
            <w:rFonts w:ascii="Tahoma" w:hAnsi="Tahoma" w:cs="Tahoma"/>
            <w:color w:val="000000"/>
          </w:rPr>
          <w:t>Salo</w:t>
        </w:r>
        <w:proofErr w:type="spellEnd"/>
        <w:r w:rsidRPr="00E64C81">
          <w:rPr>
            <w:rFonts w:ascii="Tahoma" w:hAnsi="Tahoma" w:cs="Tahoma"/>
            <w:color w:val="000000"/>
          </w:rPr>
          <w:t xml:space="preserve"> Sciences database generated </w:t>
        </w:r>
        <w:r>
          <w:rPr>
            <w:rFonts w:ascii="Tahoma" w:hAnsi="Tahoma" w:cs="Tahoma"/>
            <w:color w:val="000000"/>
          </w:rPr>
          <w:t>from</w:t>
        </w:r>
        <w:r w:rsidRPr="00E64C81">
          <w:rPr>
            <w:rFonts w:ascii="Tahoma" w:hAnsi="Tahoma" w:cs="Tahoma"/>
            <w:color w:val="000000"/>
          </w:rPr>
          <w:t xml:space="preserve"> </w:t>
        </w:r>
        <w:r>
          <w:rPr>
            <w:rFonts w:ascii="Tahoma" w:hAnsi="Tahoma" w:cs="Tahoma"/>
            <w:color w:val="000000"/>
          </w:rPr>
          <w:t xml:space="preserve">the </w:t>
        </w:r>
        <w:r w:rsidRPr="00E64C81">
          <w:rPr>
            <w:rFonts w:ascii="Tahoma" w:hAnsi="Tahoma" w:cs="Tahoma"/>
            <w:color w:val="000000"/>
          </w:rPr>
          <w:t>California Forest Observatory</w:t>
        </w:r>
        <w:r>
          <w:rPr>
            <w:rFonts w:ascii="Tahoma" w:hAnsi="Tahoma" w:cs="Tahoma"/>
            <w:color w:val="000000"/>
          </w:rPr>
          <w:t>,</w:t>
        </w:r>
        <w:r w:rsidRPr="00E64C81">
          <w:rPr>
            <w:rFonts w:ascii="Tahoma" w:hAnsi="Tahoma" w:cs="Tahoma"/>
            <w:color w:val="000000"/>
          </w:rPr>
          <w:t xml:space="preserve"> </w:t>
        </w:r>
        <w:r>
          <w:rPr>
            <w:rFonts w:ascii="Tahoma" w:hAnsi="Tahoma" w:cs="Tahoma"/>
            <w:color w:val="000000"/>
          </w:rPr>
          <w:t>which</w:t>
        </w:r>
        <w:r w:rsidRPr="00E64C81">
          <w:rPr>
            <w:rFonts w:ascii="Tahoma" w:hAnsi="Tahoma" w:cs="Tahoma"/>
            <w:color w:val="000000"/>
          </w:rPr>
          <w:t xml:space="preserve"> contains information </w:t>
        </w:r>
        <w:r>
          <w:rPr>
            <w:rFonts w:ascii="Tahoma" w:hAnsi="Tahoma" w:cs="Tahoma"/>
            <w:color w:val="000000"/>
          </w:rPr>
          <w:t>regarding</w:t>
        </w:r>
        <w:r w:rsidRPr="00E64C81">
          <w:rPr>
            <w:rFonts w:ascii="Tahoma" w:hAnsi="Tahoma" w:cs="Tahoma"/>
            <w:color w:val="000000"/>
          </w:rPr>
          <w:t xml:space="preserve"> grid-asset surrounding vegetation, </w:t>
        </w:r>
        <w:proofErr w:type="spellStart"/>
        <w:r w:rsidRPr="00E64C81">
          <w:rPr>
            <w:rFonts w:ascii="Tahoma" w:hAnsi="Tahoma" w:cs="Tahoma"/>
            <w:color w:val="000000"/>
          </w:rPr>
          <w:t>OpenFIDO</w:t>
        </w:r>
        <w:proofErr w:type="spellEnd"/>
        <w:r w:rsidRPr="00E64C81">
          <w:rPr>
            <w:rFonts w:ascii="Tahoma" w:hAnsi="Tahoma" w:cs="Tahoma"/>
            <w:color w:val="000000"/>
          </w:rPr>
          <w:t xml:space="preserve"> ingests LIDAR data such as tree height, vegetation density, and surface fuels and integrates it with </w:t>
        </w:r>
        <w:proofErr w:type="spellStart"/>
        <w:r w:rsidRPr="00E64C81">
          <w:rPr>
            <w:rFonts w:ascii="Tahoma" w:hAnsi="Tahoma" w:cs="Tahoma"/>
            <w:color w:val="000000"/>
          </w:rPr>
          <w:t>HiPAS</w:t>
        </w:r>
        <w:proofErr w:type="spellEnd"/>
        <w:r w:rsidRPr="00E64C81">
          <w:rPr>
            <w:rFonts w:ascii="Tahoma" w:hAnsi="Tahoma" w:cs="Tahoma"/>
            <w:color w:val="000000"/>
          </w:rPr>
          <w:t xml:space="preserve"> </w:t>
        </w:r>
        <w:proofErr w:type="spellStart"/>
        <w:r w:rsidRPr="00E64C81">
          <w:rPr>
            <w:rFonts w:ascii="Tahoma" w:hAnsi="Tahoma" w:cs="Tahoma"/>
            <w:color w:val="000000"/>
          </w:rPr>
          <w:t>GridLAB</w:t>
        </w:r>
        <w:proofErr w:type="spellEnd"/>
        <w:r w:rsidRPr="00E64C81">
          <w:rPr>
            <w:rFonts w:ascii="Tahoma" w:hAnsi="Tahoma" w:cs="Tahoma"/>
            <w:color w:val="000000"/>
          </w:rPr>
          <w:t xml:space="preserve">-D analytics to generate </w:t>
        </w:r>
        <w:r>
          <w:rPr>
            <w:rFonts w:ascii="Tahoma" w:hAnsi="Tahoma" w:cs="Tahoma"/>
            <w:color w:val="000000"/>
          </w:rPr>
          <w:t>geographic data</w:t>
        </w:r>
        <w:r w:rsidRPr="00E64C81">
          <w:rPr>
            <w:rFonts w:ascii="Tahoma" w:hAnsi="Tahoma" w:cs="Tahoma"/>
            <w:color w:val="000000"/>
          </w:rPr>
          <w:t xml:space="preserve"> which </w:t>
        </w:r>
        <w:r>
          <w:rPr>
            <w:rFonts w:ascii="Tahoma" w:hAnsi="Tahoma" w:cs="Tahoma"/>
            <w:color w:val="000000"/>
          </w:rPr>
          <w:t>identifies</w:t>
        </w:r>
        <w:r w:rsidRPr="00E64C81">
          <w:rPr>
            <w:rFonts w:ascii="Tahoma" w:hAnsi="Tahoma" w:cs="Tahoma"/>
            <w:color w:val="000000"/>
          </w:rPr>
          <w:t xml:space="preserve"> asset vulnerabilit</w:t>
        </w:r>
        <w:r>
          <w:rPr>
            <w:rFonts w:ascii="Tahoma" w:hAnsi="Tahoma" w:cs="Tahoma"/>
            <w:color w:val="000000"/>
          </w:rPr>
          <w:t>ies</w:t>
        </w:r>
        <w:r w:rsidRPr="00E64C81">
          <w:rPr>
            <w:rFonts w:ascii="Tahoma" w:hAnsi="Tahoma" w:cs="Tahoma"/>
            <w:color w:val="000000"/>
          </w:rPr>
          <w:t xml:space="preserve"> due to vegetation overgrowth</w:t>
        </w:r>
        <w:r>
          <w:rPr>
            <w:rFonts w:ascii="Tahoma" w:hAnsi="Tahoma" w:cs="Tahoma"/>
            <w:color w:val="000000"/>
          </w:rPr>
          <w:t xml:space="preserve"> and decline</w:t>
        </w:r>
        <w:r w:rsidRPr="00E64C81">
          <w:rPr>
            <w:rFonts w:ascii="Tahoma" w:hAnsi="Tahoma" w:cs="Tahoma"/>
            <w:color w:val="000000"/>
          </w:rPr>
          <w:t>. </w:t>
        </w:r>
      </w:moveTo>
    </w:p>
    <w:p w14:paraId="3B7D84B1" w14:textId="77777777" w:rsidR="000A7D62" w:rsidRPr="00E64C81" w:rsidRDefault="000A7D62" w:rsidP="000A7D62">
      <w:pPr>
        <w:pStyle w:val="Heading3"/>
        <w:rPr>
          <w:moveTo w:id="932" w:author="Chassin, David P" w:date="2023-06-01T12:32:00Z"/>
          <w:rFonts w:ascii="Tahoma" w:hAnsi="Tahoma" w:cs="Tahoma"/>
        </w:rPr>
      </w:pPr>
      <w:bookmarkStart w:id="933" w:name="_Toc137112243"/>
      <w:moveTo w:id="934" w:author="Chassin, David P" w:date="2023-06-01T12:32:00Z">
        <w:r w:rsidRPr="00E64C81">
          <w:rPr>
            <w:rFonts w:ascii="Tahoma" w:hAnsi="Tahoma" w:cs="Tahoma"/>
            <w:szCs w:val="26"/>
          </w:rPr>
          <w:t>NRECA Open Modeling Framework</w:t>
        </w:r>
        <w:bookmarkEnd w:id="933"/>
        <w:r w:rsidRPr="00E64C81">
          <w:rPr>
            <w:rFonts w:ascii="Tahoma" w:hAnsi="Tahoma" w:cs="Tahoma"/>
            <w:szCs w:val="26"/>
          </w:rPr>
          <w:t> </w:t>
        </w:r>
      </w:moveTo>
    </w:p>
    <w:p w14:paraId="0BAD90C0" w14:textId="59584215" w:rsidR="000A7D62" w:rsidRPr="0071751C" w:rsidRDefault="000A7D62" w:rsidP="000A7D62">
      <w:pPr>
        <w:pStyle w:val="NormalWeb"/>
        <w:spacing w:before="0" w:beforeAutospacing="0" w:after="200" w:afterAutospacing="0"/>
        <w:textAlignment w:val="baseline"/>
        <w:rPr>
          <w:rFonts w:ascii="Tahoma" w:hAnsi="Tahoma" w:cs="Tahoma"/>
          <w:color w:val="000000"/>
        </w:rPr>
      </w:pPr>
      <w:moveTo w:id="935" w:author="Chassin, David P" w:date="2023-06-01T12:32:00Z">
        <w:r w:rsidRPr="00E64C81">
          <w:rPr>
            <w:rFonts w:ascii="Tahoma" w:hAnsi="Tahoma" w:cs="Tahoma"/>
            <w:color w:val="000000"/>
          </w:rPr>
          <w:t xml:space="preserve">The National Rural Electric Cooperative Association has deployed </w:t>
        </w:r>
        <w:proofErr w:type="spellStart"/>
        <w:r w:rsidRPr="00E64C81">
          <w:rPr>
            <w:rFonts w:ascii="Tahoma" w:hAnsi="Tahoma" w:cs="Tahoma"/>
            <w:color w:val="000000"/>
          </w:rPr>
          <w:t>GridLAB</w:t>
        </w:r>
        <w:proofErr w:type="spellEnd"/>
        <w:r w:rsidRPr="00E64C81">
          <w:rPr>
            <w:rFonts w:ascii="Tahoma" w:hAnsi="Tahoma" w:cs="Tahoma"/>
            <w:color w:val="000000"/>
          </w:rPr>
          <w:t xml:space="preserve">-D as part of the Open Modeling Framework (OMF). The OMF data format is called OMD, and it a JSON representation of a GLM file </w:t>
        </w:r>
        <w:proofErr w:type="gramStart"/>
        <w:r w:rsidRPr="00E64C81">
          <w:rPr>
            <w:rFonts w:ascii="Tahoma" w:hAnsi="Tahoma" w:cs="Tahoma"/>
            <w:color w:val="000000"/>
          </w:rPr>
          <w:t>similar to</w:t>
        </w:r>
        <w:proofErr w:type="gramEnd"/>
        <w:r w:rsidRPr="00E64C81">
          <w:rPr>
            <w:rFonts w:ascii="Tahoma" w:hAnsi="Tahoma" w:cs="Tahoma"/>
            <w:color w:val="000000"/>
          </w:rPr>
          <w:t xml:space="preserve"> the standard </w:t>
        </w:r>
        <w:proofErr w:type="spellStart"/>
        <w:r w:rsidRPr="00E64C81">
          <w:rPr>
            <w:rFonts w:ascii="Tahoma" w:hAnsi="Tahoma" w:cs="Tahoma"/>
            <w:color w:val="000000"/>
          </w:rPr>
          <w:t>GridLAB</w:t>
        </w:r>
        <w:proofErr w:type="spellEnd"/>
        <w:r w:rsidRPr="00E64C81">
          <w:rPr>
            <w:rFonts w:ascii="Tahoma" w:hAnsi="Tahoma" w:cs="Tahoma"/>
            <w:color w:val="000000"/>
          </w:rPr>
          <w:t xml:space="preserve">-D JSON file with additional data related to the OMF interface. </w:t>
        </w:r>
        <w:proofErr w:type="spellStart"/>
        <w:r w:rsidRPr="00E64C81">
          <w:rPr>
            <w:rFonts w:ascii="Tahoma" w:hAnsi="Tahoma" w:cs="Tahoma"/>
            <w:color w:val="000000"/>
          </w:rPr>
          <w:t>OpenFIDO</w:t>
        </w:r>
        <w:proofErr w:type="spellEnd"/>
        <w:r w:rsidRPr="00E64C81">
          <w:rPr>
            <w:rFonts w:ascii="Tahoma" w:hAnsi="Tahoma" w:cs="Tahoma"/>
            <w:color w:val="000000"/>
          </w:rPr>
          <w:t xml:space="preserve"> can convert GLM and JSON models to and from OMF using the NRECA OMF file input/export functionality. Although this is currently support</w:t>
        </w:r>
        <w:r>
          <w:rPr>
            <w:rFonts w:ascii="Tahoma" w:hAnsi="Tahoma" w:cs="Tahoma"/>
            <w:color w:val="000000"/>
          </w:rPr>
          <w:t xml:space="preserve">ed </w:t>
        </w:r>
        <w:r>
          <w:rPr>
            <w:rFonts w:ascii="Tahoma" w:hAnsi="Tahoma" w:cs="Tahoma"/>
            <w:color w:val="000000"/>
          </w:rPr>
          <w:lastRenderedPageBreak/>
          <w:t xml:space="preserve">through </w:t>
        </w:r>
        <w:proofErr w:type="spellStart"/>
        <w:r>
          <w:rPr>
            <w:rFonts w:ascii="Tahoma" w:hAnsi="Tahoma" w:cs="Tahoma"/>
            <w:color w:val="000000"/>
          </w:rPr>
          <w:t>HiPAS</w:t>
        </w:r>
        <w:proofErr w:type="spellEnd"/>
        <w:r>
          <w:rPr>
            <w:rFonts w:ascii="Tahoma" w:hAnsi="Tahoma" w:cs="Tahoma"/>
            <w:color w:val="000000"/>
          </w:rPr>
          <w:t xml:space="preserve"> </w:t>
        </w:r>
        <w:proofErr w:type="spellStart"/>
        <w:r>
          <w:rPr>
            <w:rFonts w:ascii="Tahoma" w:hAnsi="Tahoma" w:cs="Tahoma"/>
            <w:color w:val="000000"/>
          </w:rPr>
          <w:t>GridLAB</w:t>
        </w:r>
        <w:proofErr w:type="spellEnd"/>
        <w:r>
          <w:rPr>
            <w:rFonts w:ascii="Tahoma" w:hAnsi="Tahoma" w:cs="Tahoma"/>
            <w:color w:val="000000"/>
          </w:rPr>
          <w:t>-D</w:t>
        </w:r>
        <w:r w:rsidRPr="00E64C81">
          <w:rPr>
            <w:rFonts w:ascii="Tahoma" w:hAnsi="Tahoma" w:cs="Tahoma"/>
            <w:color w:val="000000"/>
          </w:rPr>
          <w:t xml:space="preserve">, the method for this conversion has not yet been deployed in an </w:t>
        </w:r>
        <w:proofErr w:type="spellStart"/>
        <w:r w:rsidRPr="00E64C81">
          <w:rPr>
            <w:rFonts w:ascii="Tahoma" w:hAnsi="Tahoma" w:cs="Tahoma"/>
            <w:color w:val="000000"/>
          </w:rPr>
          <w:t>OpenFIDO</w:t>
        </w:r>
        <w:proofErr w:type="spellEnd"/>
        <w:r w:rsidRPr="00E64C81">
          <w:rPr>
            <w:rFonts w:ascii="Tahoma" w:hAnsi="Tahoma" w:cs="Tahoma"/>
            <w:color w:val="000000"/>
          </w:rPr>
          <w:t xml:space="preserve"> GitHub repository. This will </w:t>
        </w:r>
        <w:r>
          <w:rPr>
            <w:rFonts w:ascii="Tahoma" w:hAnsi="Tahoma" w:cs="Tahoma"/>
            <w:color w:val="000000"/>
          </w:rPr>
          <w:t xml:space="preserve">likely </w:t>
        </w:r>
        <w:r w:rsidRPr="00E64C81">
          <w:rPr>
            <w:rFonts w:ascii="Tahoma" w:hAnsi="Tahoma" w:cs="Tahoma"/>
            <w:color w:val="000000"/>
          </w:rPr>
          <w:t xml:space="preserve">be included in a future release of </w:t>
        </w:r>
        <w:proofErr w:type="spellStart"/>
        <w:r w:rsidRPr="00E64C81">
          <w:rPr>
            <w:rFonts w:ascii="Tahoma" w:hAnsi="Tahoma" w:cs="Tahoma"/>
            <w:color w:val="000000"/>
          </w:rPr>
          <w:t>OpenFIDO</w:t>
        </w:r>
        <w:proofErr w:type="spellEnd"/>
        <w:r w:rsidRPr="00E64C81">
          <w:rPr>
            <w:rFonts w:ascii="Tahoma" w:hAnsi="Tahoma" w:cs="Tahoma"/>
            <w:color w:val="000000"/>
          </w:rPr>
          <w:t>.</w:t>
        </w:r>
      </w:moveTo>
      <w:moveToRangeEnd w:id="719"/>
    </w:p>
    <w:p w14:paraId="61A08B11" w14:textId="6346FA85" w:rsidR="002D73D8" w:rsidRPr="00E64C81" w:rsidRDefault="002D73D8" w:rsidP="00632DC3">
      <w:pPr>
        <w:pStyle w:val="Heading2"/>
        <w:rPr>
          <w:color w:val="auto"/>
        </w:rPr>
      </w:pPr>
      <w:bookmarkStart w:id="936" w:name="_Toc137112244"/>
      <w:r w:rsidRPr="00E64C81">
        <w:t>Technology/Knowledge Transfer/Market Adoption (Advancing the</w:t>
      </w:r>
      <w:r w:rsidR="0072427C" w:rsidRPr="00E64C81">
        <w:t xml:space="preserve"> </w:t>
      </w:r>
      <w:r w:rsidRPr="00E64C81">
        <w:t>Research to Market)</w:t>
      </w:r>
      <w:bookmarkEnd w:id="936"/>
    </w:p>
    <w:p w14:paraId="6703EA55" w14:textId="1CCC9CE8" w:rsidR="002D73D8" w:rsidRPr="00E64C81" w:rsidRDefault="002D73D8" w:rsidP="002D73D8">
      <w:pPr>
        <w:pStyle w:val="NormalWeb"/>
        <w:spacing w:before="0" w:beforeAutospacing="0" w:after="200" w:afterAutospacing="0"/>
        <w:rPr>
          <w:rFonts w:ascii="Tahoma" w:hAnsi="Tahoma" w:cs="Tahoma"/>
        </w:rPr>
      </w:pPr>
      <w:r w:rsidRPr="00E64C81">
        <w:rPr>
          <w:rFonts w:ascii="Tahoma" w:hAnsi="Tahoma" w:cs="Tahoma"/>
          <w:color w:val="000000"/>
        </w:rPr>
        <w:t xml:space="preserve">The project team developed a </w:t>
      </w:r>
      <w:r w:rsidR="00C90296">
        <w:rPr>
          <w:rFonts w:ascii="Tahoma" w:hAnsi="Tahoma" w:cs="Tahoma"/>
          <w:color w:val="000000"/>
        </w:rPr>
        <w:t>combined</w:t>
      </w:r>
      <w:r w:rsidR="003A4C57">
        <w:rPr>
          <w:rFonts w:ascii="Tahoma" w:hAnsi="Tahoma" w:cs="Tahoma"/>
          <w:color w:val="000000"/>
        </w:rPr>
        <w:t xml:space="preserve"> </w:t>
      </w:r>
      <w:r w:rsidRPr="00E64C81">
        <w:rPr>
          <w:rFonts w:ascii="Tahoma" w:hAnsi="Tahoma" w:cs="Tahoma"/>
          <w:color w:val="000000"/>
        </w:rPr>
        <w:t xml:space="preserve">Knowledge Transfer Plan for </w:t>
      </w:r>
      <w:proofErr w:type="spellStart"/>
      <w:r w:rsidRPr="00E64C81">
        <w:rPr>
          <w:rFonts w:ascii="Tahoma" w:hAnsi="Tahoma" w:cs="Tahoma"/>
          <w:color w:val="000000"/>
        </w:rPr>
        <w:t>OpenFiDO</w:t>
      </w:r>
      <w:proofErr w:type="spellEnd"/>
      <w:r w:rsidRPr="00E64C81">
        <w:rPr>
          <w:rFonts w:ascii="Tahoma" w:hAnsi="Tahoma" w:cs="Tahoma"/>
          <w:color w:val="000000"/>
        </w:rPr>
        <w:t xml:space="preserve">, GLOW, and </w:t>
      </w:r>
      <w:proofErr w:type="spellStart"/>
      <w:r w:rsidRPr="00E64C81">
        <w:rPr>
          <w:rFonts w:ascii="Tahoma" w:hAnsi="Tahoma" w:cs="Tahoma"/>
          <w:color w:val="000000"/>
        </w:rPr>
        <w:t>HiPAS</w:t>
      </w:r>
      <w:proofErr w:type="spellEnd"/>
      <w:r w:rsidRPr="00E64C81">
        <w:rPr>
          <w:rFonts w:ascii="Tahoma" w:hAnsi="Tahoma" w:cs="Tahoma"/>
          <w:color w:val="000000"/>
        </w:rPr>
        <w:t>. This Knowledge Transfer Plan aims to provide a platform for lessons learned and knowledge gained over the course of the three inter-related initiatives. </w:t>
      </w:r>
    </w:p>
    <w:p w14:paraId="1C41B2F2" w14:textId="77777777" w:rsidR="002D73D8" w:rsidRPr="00E64C81" w:rsidRDefault="002D73D8" w:rsidP="002D73D8">
      <w:pPr>
        <w:pStyle w:val="NormalWeb"/>
        <w:spacing w:before="0" w:beforeAutospacing="0" w:after="140" w:afterAutospacing="0"/>
        <w:rPr>
          <w:rFonts w:ascii="Tahoma" w:hAnsi="Tahoma" w:cs="Tahoma"/>
        </w:rPr>
      </w:pPr>
      <w:r w:rsidRPr="00E64C81">
        <w:rPr>
          <w:rFonts w:ascii="Tahoma" w:hAnsi="Tahoma" w:cs="Tahoma"/>
          <w:color w:val="000000"/>
        </w:rPr>
        <w:t>The target audiences include the staff at the California Energy Commission, the California Public Utilities Commission, load-serving entities, DER vendors, public interest organizations, research institutions, and other interested parties.</w:t>
      </w:r>
    </w:p>
    <w:p w14:paraId="1F7AAF41" w14:textId="47633520" w:rsidR="002D73D8" w:rsidRPr="00E64C81" w:rsidRDefault="002D73D8" w:rsidP="002D73D8">
      <w:pPr>
        <w:pStyle w:val="NormalWeb"/>
        <w:spacing w:before="0" w:beforeAutospacing="0" w:after="140" w:afterAutospacing="0"/>
        <w:rPr>
          <w:rFonts w:ascii="Tahoma" w:hAnsi="Tahoma" w:cs="Tahoma"/>
        </w:rPr>
      </w:pPr>
      <w:r w:rsidRPr="00E64C81">
        <w:rPr>
          <w:rFonts w:ascii="Tahoma" w:hAnsi="Tahoma" w:cs="Tahoma"/>
          <w:color w:val="000000"/>
        </w:rPr>
        <w:t>The Knowledge Transfer Plan includes Project Fact Sheets and Presentation Materials for public distribution. Project Fact Sheets and Presentation Materials shared in Technical Advisory Committee (TAC) meetings or ad hoc workshops and webinars were all published on the project website hosted by Gridworks.</w:t>
      </w:r>
    </w:p>
    <w:p w14:paraId="40A21313" w14:textId="7D42FCBB" w:rsidR="002D73D8" w:rsidRPr="00E64C81" w:rsidRDefault="002D73D8" w:rsidP="002D73D8">
      <w:pPr>
        <w:pStyle w:val="NormalWeb"/>
        <w:spacing w:before="0" w:beforeAutospacing="0" w:after="140" w:afterAutospacing="0"/>
        <w:rPr>
          <w:rFonts w:ascii="Tahoma" w:hAnsi="Tahoma" w:cs="Tahoma"/>
        </w:rPr>
      </w:pPr>
      <w:r w:rsidRPr="00E64C81">
        <w:rPr>
          <w:rFonts w:ascii="Tahoma" w:hAnsi="Tahoma" w:cs="Tahoma"/>
          <w:color w:val="000000"/>
        </w:rPr>
        <w:t>Over the course of the project, the team held biannual public meetings with the TAC in the spring and fall. The meetings were an opportunity to update the TAC and other interested stakeholders on the project status, including sharing methods, validation models, and model results. Over five TAC meetings between 2018 and 2020, 172 people participated</w:t>
      </w:r>
      <w:r w:rsidR="004547FC" w:rsidRPr="00E64C81">
        <w:rPr>
          <w:rFonts w:ascii="Tahoma" w:hAnsi="Tahoma" w:cs="Tahoma"/>
          <w:color w:val="000000"/>
        </w:rPr>
        <w:t>,</w:t>
      </w:r>
      <w:r w:rsidRPr="00E64C81">
        <w:rPr>
          <w:rFonts w:ascii="Tahoma" w:hAnsi="Tahoma" w:cs="Tahoma"/>
          <w:color w:val="000000"/>
        </w:rPr>
        <w:t xml:space="preserve"> heard </w:t>
      </w:r>
      <w:proofErr w:type="gramStart"/>
      <w:r w:rsidRPr="00E64C81">
        <w:rPr>
          <w:rFonts w:ascii="Tahoma" w:hAnsi="Tahoma" w:cs="Tahoma"/>
          <w:color w:val="000000"/>
        </w:rPr>
        <w:t>updates</w:t>
      </w:r>
      <w:proofErr w:type="gramEnd"/>
      <w:r w:rsidRPr="00E64C81">
        <w:rPr>
          <w:rFonts w:ascii="Tahoma" w:hAnsi="Tahoma" w:cs="Tahoma"/>
          <w:color w:val="000000"/>
        </w:rPr>
        <w:t xml:space="preserve"> and provided input on the development of </w:t>
      </w:r>
      <w:proofErr w:type="spellStart"/>
      <w:r w:rsidRPr="00E64C81">
        <w:rPr>
          <w:rFonts w:ascii="Tahoma" w:hAnsi="Tahoma" w:cs="Tahoma"/>
          <w:color w:val="000000"/>
        </w:rPr>
        <w:t>OpenFIDO</w:t>
      </w:r>
      <w:proofErr w:type="spellEnd"/>
      <w:r w:rsidRPr="00E64C81">
        <w:rPr>
          <w:rFonts w:ascii="Tahoma" w:hAnsi="Tahoma" w:cs="Tahoma"/>
          <w:color w:val="000000"/>
        </w:rPr>
        <w:t>.</w:t>
      </w:r>
    </w:p>
    <w:p w14:paraId="24C29E2A" w14:textId="3332A98C" w:rsidR="002D73D8" w:rsidRDefault="002D73D8" w:rsidP="002D73D8">
      <w:pPr>
        <w:pStyle w:val="NormalWeb"/>
        <w:spacing w:before="0" w:beforeAutospacing="0" w:after="140" w:afterAutospacing="0"/>
        <w:rPr>
          <w:rFonts w:ascii="Tahoma" w:hAnsi="Tahoma" w:cs="Tahoma"/>
          <w:color w:val="000000"/>
        </w:rPr>
      </w:pPr>
      <w:r w:rsidRPr="00E64C81">
        <w:rPr>
          <w:rFonts w:ascii="Tahoma" w:hAnsi="Tahoma" w:cs="Tahoma"/>
          <w:color w:val="000000"/>
        </w:rPr>
        <w:t xml:space="preserve">Training materials </w:t>
      </w:r>
      <w:r w:rsidR="00C36A6A">
        <w:rPr>
          <w:rFonts w:ascii="Tahoma" w:hAnsi="Tahoma" w:cs="Tahoma"/>
          <w:color w:val="000000"/>
        </w:rPr>
        <w:t>were</w:t>
      </w:r>
      <w:r w:rsidRPr="00E64C81">
        <w:rPr>
          <w:rFonts w:ascii="Tahoma" w:hAnsi="Tahoma" w:cs="Tahoma"/>
          <w:color w:val="000000"/>
        </w:rPr>
        <w:t xml:space="preserve"> developed and deployed </w:t>
      </w:r>
      <w:r w:rsidR="00C36A6A">
        <w:rPr>
          <w:rFonts w:ascii="Tahoma" w:hAnsi="Tahoma" w:cs="Tahoma"/>
          <w:color w:val="000000"/>
        </w:rPr>
        <w:t>when</w:t>
      </w:r>
      <w:r w:rsidRPr="00E64C81">
        <w:rPr>
          <w:rFonts w:ascii="Tahoma" w:hAnsi="Tahoma" w:cs="Tahoma"/>
          <w:color w:val="000000"/>
        </w:rPr>
        <w:t xml:space="preserve"> the </w:t>
      </w:r>
      <w:proofErr w:type="spellStart"/>
      <w:r w:rsidRPr="00E64C81">
        <w:rPr>
          <w:rFonts w:ascii="Tahoma" w:hAnsi="Tahoma" w:cs="Tahoma"/>
          <w:color w:val="000000"/>
        </w:rPr>
        <w:t>OpenFIDO</w:t>
      </w:r>
      <w:proofErr w:type="spellEnd"/>
      <w:r w:rsidRPr="00E64C81">
        <w:rPr>
          <w:rFonts w:ascii="Tahoma" w:hAnsi="Tahoma" w:cs="Tahoma"/>
          <w:color w:val="000000"/>
        </w:rPr>
        <w:t xml:space="preserve"> project </w:t>
      </w:r>
      <w:r w:rsidR="00C36A6A">
        <w:rPr>
          <w:rFonts w:ascii="Tahoma" w:hAnsi="Tahoma" w:cs="Tahoma"/>
          <w:color w:val="000000"/>
        </w:rPr>
        <w:t>was</w:t>
      </w:r>
      <w:r w:rsidRPr="00E64C81">
        <w:rPr>
          <w:rFonts w:ascii="Tahoma" w:hAnsi="Tahoma" w:cs="Tahoma"/>
          <w:color w:val="000000"/>
        </w:rPr>
        <w:t xml:space="preserve"> completed. To maximize efficiency, training materials </w:t>
      </w:r>
      <w:r w:rsidR="00C36A6A">
        <w:rPr>
          <w:rFonts w:ascii="Tahoma" w:hAnsi="Tahoma" w:cs="Tahoma"/>
          <w:color w:val="000000"/>
        </w:rPr>
        <w:t>were</w:t>
      </w:r>
      <w:r w:rsidRPr="00E64C81">
        <w:rPr>
          <w:rFonts w:ascii="Tahoma" w:hAnsi="Tahoma" w:cs="Tahoma"/>
          <w:color w:val="000000"/>
        </w:rPr>
        <w:t xml:space="preserve"> developed and deployed in concert with materials to support GLOW and </w:t>
      </w:r>
      <w:proofErr w:type="spellStart"/>
      <w:r w:rsidRPr="00E64C81">
        <w:rPr>
          <w:rFonts w:ascii="Tahoma" w:hAnsi="Tahoma" w:cs="Tahoma"/>
          <w:color w:val="000000"/>
        </w:rPr>
        <w:t>HiPAS</w:t>
      </w:r>
      <w:proofErr w:type="spellEnd"/>
      <w:r w:rsidRPr="00E64C81">
        <w:rPr>
          <w:rFonts w:ascii="Tahoma" w:hAnsi="Tahoma" w:cs="Tahoma"/>
          <w:color w:val="000000"/>
        </w:rPr>
        <w:t>.</w:t>
      </w:r>
    </w:p>
    <w:p w14:paraId="4D334A8E" w14:textId="7F9B840A" w:rsidR="00C36A6A" w:rsidRPr="00C36A6A" w:rsidRDefault="00C36A6A" w:rsidP="00C36A6A">
      <w:pPr>
        <w:pStyle w:val="NormalWeb"/>
        <w:spacing w:after="140"/>
        <w:rPr>
          <w:rFonts w:ascii="Tahoma" w:hAnsi="Tahoma" w:cs="Tahoma"/>
          <w:b/>
          <w:bCs/>
        </w:rPr>
      </w:pPr>
      <w:proofErr w:type="spellStart"/>
      <w:r>
        <w:rPr>
          <w:rFonts w:ascii="Tahoma" w:hAnsi="Tahoma" w:cs="Tahoma"/>
          <w:color w:val="000000"/>
        </w:rPr>
        <w:t>OpenFIDO</w:t>
      </w:r>
      <w:proofErr w:type="spellEnd"/>
      <w:r>
        <w:rPr>
          <w:rFonts w:ascii="Tahoma" w:hAnsi="Tahoma" w:cs="Tahoma"/>
          <w:color w:val="000000"/>
        </w:rPr>
        <w:t xml:space="preserve"> was submitted for adoption by the Linux Foundation (LF) Energy, which is an open-source foundation focused on the power </w:t>
      </w:r>
      <w:proofErr w:type="gramStart"/>
      <w:r>
        <w:rPr>
          <w:rFonts w:ascii="Tahoma" w:hAnsi="Tahoma" w:cs="Tahoma"/>
          <w:color w:val="000000"/>
        </w:rPr>
        <w:t>systems sector, and</w:t>
      </w:r>
      <w:proofErr w:type="gramEnd"/>
      <w:r>
        <w:rPr>
          <w:rFonts w:ascii="Tahoma" w:hAnsi="Tahoma" w:cs="Tahoma"/>
          <w:color w:val="000000"/>
        </w:rPr>
        <w:t xml:space="preserve"> hosted within The Linux Foundation. </w:t>
      </w:r>
      <w:r w:rsidRPr="00C36A6A">
        <w:rPr>
          <w:rFonts w:ascii="Tahoma" w:hAnsi="Tahoma" w:cs="Tahoma"/>
        </w:rPr>
        <w:t xml:space="preserve">LF Energy provides a neutral, collaborative community to build the shared digital investments </w:t>
      </w:r>
      <w:r w:rsidR="002D7964">
        <w:rPr>
          <w:rFonts w:ascii="Tahoma" w:hAnsi="Tahoma" w:cs="Tahoma"/>
        </w:rPr>
        <w:t>needed to</w:t>
      </w:r>
      <w:r w:rsidRPr="00C36A6A">
        <w:rPr>
          <w:rFonts w:ascii="Tahoma" w:hAnsi="Tahoma" w:cs="Tahoma"/>
        </w:rPr>
        <w:t xml:space="preserve"> transform the world’s relationship to energy. </w:t>
      </w:r>
    </w:p>
    <w:p w14:paraId="43C01209" w14:textId="77777777" w:rsidR="00C36A6A" w:rsidRPr="00C36A6A" w:rsidRDefault="00C36A6A" w:rsidP="00C36A6A">
      <w:pPr>
        <w:pStyle w:val="NormalWeb"/>
        <w:spacing w:after="140"/>
        <w:rPr>
          <w:rFonts w:ascii="Tahoma" w:hAnsi="Tahoma" w:cs="Tahoma"/>
        </w:rPr>
      </w:pPr>
      <w:r w:rsidRPr="00C36A6A">
        <w:rPr>
          <w:rFonts w:ascii="Tahoma" w:hAnsi="Tahoma" w:cs="Tahoma"/>
        </w:rPr>
        <w:t xml:space="preserve">LF Energy brings together stakeholders to solve the complex, interconnected problems associated with the decarbonization of energy by using resilient, secure and flexible </w:t>
      </w:r>
      <w:proofErr w:type="gramStart"/>
      <w:r w:rsidRPr="00C36A6A">
        <w:rPr>
          <w:rFonts w:ascii="Tahoma" w:hAnsi="Tahoma" w:cs="Tahoma"/>
        </w:rPr>
        <w:t>open source</w:t>
      </w:r>
      <w:proofErr w:type="gramEnd"/>
      <w:r w:rsidRPr="00C36A6A">
        <w:rPr>
          <w:rFonts w:ascii="Tahoma" w:hAnsi="Tahoma" w:cs="Tahoma"/>
        </w:rPr>
        <w:t xml:space="preserve"> software. The digitalization of power systems enables the abstraction of the world’s largest machine into composable software defined infrastructure. Digitalization also means that operators can “network electrons” by orchestrating the metadata about an electron in ways never before possible. Digitalization facilitates a radically energy-efficient future. When every electron counts, renewable and distributed energy provides humanity with the tools to address climate change by decarbonizing the grid, powering the transition to e-mobility, and supporting the urbanization of world populations.</w:t>
      </w:r>
    </w:p>
    <w:p w14:paraId="502B7FDB" w14:textId="7B007C98" w:rsidR="00C36A6A" w:rsidRPr="00E64C81" w:rsidRDefault="00C36A6A" w:rsidP="00C36A6A">
      <w:pPr>
        <w:pStyle w:val="NormalWeb"/>
        <w:spacing w:after="140"/>
        <w:rPr>
          <w:rFonts w:ascii="Tahoma" w:hAnsi="Tahoma" w:cs="Tahoma"/>
        </w:rPr>
      </w:pPr>
      <w:r w:rsidRPr="00C36A6A">
        <w:rPr>
          <w:rFonts w:ascii="Tahoma" w:hAnsi="Tahoma" w:cs="Tahoma"/>
        </w:rPr>
        <w:t xml:space="preserve">LF Energy leverages transparent, </w:t>
      </w:r>
      <w:proofErr w:type="gramStart"/>
      <w:r w:rsidRPr="00C36A6A">
        <w:rPr>
          <w:rFonts w:ascii="Tahoma" w:hAnsi="Tahoma" w:cs="Tahoma"/>
        </w:rPr>
        <w:t>open source</w:t>
      </w:r>
      <w:proofErr w:type="gramEnd"/>
      <w:r w:rsidRPr="00C36A6A">
        <w:rPr>
          <w:rFonts w:ascii="Tahoma" w:hAnsi="Tahoma" w:cs="Tahoma"/>
        </w:rPr>
        <w:t xml:space="preserve"> development best practices, along with existing and emerging standards, to efficiently scale, modernize and digitally transform the power systems sector. By providing frameworks and reference architectures, LF Energy minimizes toil and alleviates pain points such as cybersecurity, interoperability, control, automation, virtualization, flexibility, and the digital orchestration and balancing of supply and demand.</w:t>
      </w:r>
    </w:p>
    <w:p w14:paraId="1CC32EA7" w14:textId="77777777" w:rsidR="000A7D62" w:rsidRDefault="000A7D62" w:rsidP="00632DC3">
      <w:pPr>
        <w:pStyle w:val="Heading2"/>
        <w:rPr>
          <w:ins w:id="937" w:author="Chassin, David P" w:date="2023-06-01T12:36:00Z"/>
        </w:rPr>
      </w:pPr>
      <w:bookmarkStart w:id="938" w:name="_Toc137112245"/>
      <w:ins w:id="939" w:author="Chassin, David P" w:date="2023-06-01T12:36:00Z">
        <w:r>
          <w:lastRenderedPageBreak/>
          <w:t>Key Findings</w:t>
        </w:r>
        <w:bookmarkEnd w:id="938"/>
      </w:ins>
    </w:p>
    <w:p w14:paraId="7F484DB2" w14:textId="41DF3DA6" w:rsidR="000A7D62" w:rsidRDefault="000A7D62">
      <w:pPr>
        <w:pStyle w:val="Heading3"/>
        <w:spacing w:after="120"/>
        <w:rPr>
          <w:ins w:id="940" w:author="Chassin, David P" w:date="2023-06-08T08:58:00Z"/>
        </w:rPr>
        <w:pPrChange w:id="941" w:author="Chassin, David P" w:date="2023-06-08T08:58:00Z">
          <w:pPr>
            <w:pStyle w:val="Heading3"/>
          </w:pPr>
        </w:pPrChange>
      </w:pPr>
      <w:bookmarkStart w:id="942" w:name="_Toc137112246"/>
      <w:ins w:id="943" w:author="Chassin, David P" w:date="2023-06-01T12:37:00Z">
        <w:r>
          <w:t>National Grid Load Forecasting Study</w:t>
        </w:r>
      </w:ins>
      <w:bookmarkEnd w:id="942"/>
    </w:p>
    <w:p w14:paraId="26809AEE" w14:textId="344C52B2" w:rsidR="002A2918" w:rsidRDefault="002A2918" w:rsidP="002A2918">
      <w:pPr>
        <w:spacing w:after="120"/>
        <w:rPr>
          <w:ins w:id="944" w:author="Chassin, David P" w:date="2023-06-08T09:00:00Z"/>
        </w:rPr>
      </w:pPr>
      <w:proofErr w:type="spellStart"/>
      <w:ins w:id="945" w:author="Chassin, David P" w:date="2023-06-08T08:58:00Z">
        <w:r>
          <w:t>OpenFIDO’s</w:t>
        </w:r>
        <w:proofErr w:type="spellEnd"/>
        <w:r>
          <w:t xml:space="preserve"> performance using the distribution system simulation </w:t>
        </w:r>
      </w:ins>
      <w:ins w:id="946" w:author="Chassin, David P" w:date="2023-06-08T08:59:00Z">
        <w:r>
          <w:t xml:space="preserve">pipeline is based on the results of running the National Grid 2022 load forecasting study using </w:t>
        </w:r>
        <w:proofErr w:type="spellStart"/>
        <w:r>
          <w:t>HiPAS</w:t>
        </w:r>
        <w:proofErr w:type="spellEnd"/>
        <w:r>
          <w:t xml:space="preserve"> </w:t>
        </w:r>
        <w:proofErr w:type="spellStart"/>
        <w:r>
          <w:t>GridLAB</w:t>
        </w:r>
        <w:proofErr w:type="spellEnd"/>
        <w:r>
          <w:t xml:space="preserve">-D.  Three metrics of performance were evaluated </w:t>
        </w:r>
      </w:ins>
      <w:ins w:id="947" w:author="Chassin, David P" w:date="2023-06-08T09:00:00Z">
        <w:r>
          <w:t xml:space="preserve">during this study and compare to the same study conducted by National Grid the previous year using an older version of </w:t>
        </w:r>
        <w:proofErr w:type="spellStart"/>
        <w:r>
          <w:t>GridLAB</w:t>
        </w:r>
        <w:proofErr w:type="spellEnd"/>
        <w:r>
          <w:t xml:space="preserve">-D without </w:t>
        </w:r>
        <w:proofErr w:type="spellStart"/>
        <w:r>
          <w:t>OpenFIDO</w:t>
        </w:r>
        <w:proofErr w:type="spellEnd"/>
        <w:r>
          <w:t>.</w:t>
        </w:r>
      </w:ins>
      <w:ins w:id="948" w:author="Chassin, David P" w:date="2023-06-08T09:01:00Z">
        <w:r>
          <w:t xml:space="preserve"> The metrics and performance results are as follows.</w:t>
        </w:r>
      </w:ins>
    </w:p>
    <w:p w14:paraId="103C8EB4" w14:textId="77777777" w:rsidR="00E21E1A" w:rsidRDefault="008814BC" w:rsidP="008814BC">
      <w:pPr>
        <w:spacing w:after="120"/>
        <w:rPr>
          <w:ins w:id="949" w:author="Chassin, David P" w:date="2023-06-08T09:13:00Z"/>
        </w:rPr>
      </w:pPr>
      <w:ins w:id="950" w:author="Chassin, David P" w:date="2023-06-08T09:02:00Z">
        <w:r w:rsidRPr="00E21E1A">
          <w:rPr>
            <w:b/>
            <w:bCs/>
            <w:rPrChange w:id="951" w:author="Chassin, David P" w:date="2023-06-08T09:13:00Z">
              <w:rPr>
                <w:i/>
                <w:iCs/>
              </w:rPr>
            </w:rPrChange>
          </w:rPr>
          <w:t>Accuracy of results</w:t>
        </w:r>
      </w:ins>
    </w:p>
    <w:p w14:paraId="4392BBB4" w14:textId="7FF5B563" w:rsidR="008814BC" w:rsidRDefault="008814BC" w:rsidP="008814BC">
      <w:pPr>
        <w:spacing w:after="120"/>
        <w:rPr>
          <w:ins w:id="952" w:author="Chassin, David P" w:date="2023-06-08T09:03:00Z"/>
        </w:rPr>
      </w:pPr>
      <w:ins w:id="953" w:author="Chassin, David P" w:date="2023-06-08T09:02:00Z">
        <w:r>
          <w:t>1920 feeder models in Cyme were converted using the CYME to GLM converter. 1871 of these models converted successfully without manual intervention (97.5% success).</w:t>
        </w:r>
      </w:ins>
      <w:ins w:id="954" w:author="Chassin, David P" w:date="2023-06-08T09:03:00Z">
        <w:r>
          <w:t xml:space="preserve">  </w:t>
        </w:r>
      </w:ins>
      <w:ins w:id="955" w:author="Chassin, David P" w:date="2023-06-08T09:07:00Z">
        <w:r>
          <w:t>In</w:t>
        </w:r>
      </w:ins>
      <w:ins w:id="956" w:author="Chassin, David P" w:date="2023-06-08T09:03:00Z">
        <w:r>
          <w:t xml:space="preserve"> </w:t>
        </w:r>
      </w:ins>
      <w:ins w:id="957" w:author="Chassin, David P" w:date="2023-06-08T09:07:00Z">
        <w:r>
          <w:t>the model</w:t>
        </w:r>
      </w:ins>
      <w:ins w:id="958" w:author="Chassin, David P" w:date="2023-06-08T09:03:00Z">
        <w:r>
          <w:t xml:space="preserve"> requiring manual intervention, the follow problems were observed</w:t>
        </w:r>
      </w:ins>
      <w:ins w:id="959" w:author="Chassin, David P" w:date="2023-06-08T09:05:00Z">
        <w:r>
          <w:t xml:space="preserve"> with the CYME models, all of which required manual corrections based on engineering judgement </w:t>
        </w:r>
      </w:ins>
      <w:ins w:id="960" w:author="Chassin, David P" w:date="2023-06-08T09:07:00Z">
        <w:r>
          <w:t>and in</w:t>
        </w:r>
      </w:ins>
      <w:ins w:id="961" w:author="Chassin, David P" w:date="2023-06-08T09:05:00Z">
        <w:r>
          <w:t xml:space="preserve"> consultation</w:t>
        </w:r>
      </w:ins>
      <w:ins w:id="962" w:author="Chassin, David P" w:date="2023-06-08T09:06:00Z">
        <w:r>
          <w:t xml:space="preserve"> with the modelers</w:t>
        </w:r>
      </w:ins>
      <w:ins w:id="963" w:author="Chassin, David P" w:date="2023-06-08T09:03:00Z">
        <w:r>
          <w:t>:</w:t>
        </w:r>
      </w:ins>
    </w:p>
    <w:p w14:paraId="6AA9566F" w14:textId="0D0F5C39" w:rsidR="008814BC" w:rsidRDefault="008814BC" w:rsidP="008814BC">
      <w:pPr>
        <w:pStyle w:val="ListParagraph"/>
        <w:numPr>
          <w:ilvl w:val="0"/>
          <w:numId w:val="36"/>
        </w:numPr>
        <w:spacing w:after="120"/>
        <w:rPr>
          <w:ins w:id="964" w:author="Chassin, David P" w:date="2023-06-08T09:04:00Z"/>
        </w:rPr>
      </w:pPr>
      <w:ins w:id="965" w:author="Chassin, David P" w:date="2023-06-08T09:03:00Z">
        <w:r>
          <w:t>Load objects had nominal voltages that did not match the</w:t>
        </w:r>
      </w:ins>
      <w:ins w:id="966" w:author="Chassin, David P" w:date="2023-06-08T09:04:00Z">
        <w:r>
          <w:t xml:space="preserve"> load bus on the network.</w:t>
        </w:r>
      </w:ins>
    </w:p>
    <w:p w14:paraId="119FD0FC" w14:textId="27DE0AED" w:rsidR="008814BC" w:rsidRDefault="008814BC" w:rsidP="008814BC">
      <w:pPr>
        <w:pStyle w:val="ListParagraph"/>
        <w:numPr>
          <w:ilvl w:val="0"/>
          <w:numId w:val="36"/>
        </w:numPr>
        <w:spacing w:after="120"/>
        <w:rPr>
          <w:ins w:id="967" w:author="Chassin, David P" w:date="2023-06-08T09:04:00Z"/>
        </w:rPr>
      </w:pPr>
      <w:ins w:id="968" w:author="Chassin, David P" w:date="2023-06-08T09:04:00Z">
        <w:r>
          <w:t>Capacitor switches settings, phases, and control did not match or were incorrectly set.</w:t>
        </w:r>
      </w:ins>
    </w:p>
    <w:p w14:paraId="2E5CF018" w14:textId="00C0ED7F" w:rsidR="008814BC" w:rsidRDefault="008814BC" w:rsidP="008814BC">
      <w:pPr>
        <w:pStyle w:val="ListParagraph"/>
        <w:numPr>
          <w:ilvl w:val="0"/>
          <w:numId w:val="36"/>
        </w:numPr>
        <w:spacing w:after="120"/>
        <w:rPr>
          <w:ins w:id="969" w:author="Chassin, David P" w:date="2023-06-08T09:04:00Z"/>
        </w:rPr>
      </w:pPr>
      <w:ins w:id="970" w:author="Chassin, David P" w:date="2023-06-08T09:04:00Z">
        <w:r>
          <w:t>Regulator bandwidth units and/or values were incorrect.</w:t>
        </w:r>
      </w:ins>
    </w:p>
    <w:p w14:paraId="638656DF" w14:textId="27501A5C" w:rsidR="008814BC" w:rsidRDefault="008814BC" w:rsidP="008814BC">
      <w:pPr>
        <w:pStyle w:val="ListParagraph"/>
        <w:numPr>
          <w:ilvl w:val="0"/>
          <w:numId w:val="36"/>
        </w:numPr>
        <w:spacing w:after="120"/>
        <w:rPr>
          <w:ins w:id="971" w:author="Chassin, David P" w:date="2023-06-08T09:04:00Z"/>
        </w:rPr>
      </w:pPr>
      <w:ins w:id="972" w:author="Chassin, David P" w:date="2023-06-08T09:04:00Z">
        <w:r>
          <w:t>Load magnitudes exceeded reasonable/feasible values for the given phases.</w:t>
        </w:r>
      </w:ins>
    </w:p>
    <w:p w14:paraId="495CB146" w14:textId="4B933B1A" w:rsidR="008814BC" w:rsidRDefault="008814BC" w:rsidP="008814BC">
      <w:pPr>
        <w:pStyle w:val="ListParagraph"/>
        <w:numPr>
          <w:ilvl w:val="0"/>
          <w:numId w:val="36"/>
        </w:numPr>
        <w:spacing w:after="120"/>
        <w:rPr>
          <w:ins w:id="973" w:author="Chassin, David P" w:date="2023-06-08T09:05:00Z"/>
        </w:rPr>
      </w:pPr>
      <w:ins w:id="974" w:author="Chassin, David P" w:date="2023-06-08T09:04:00Z">
        <w:r>
          <w:t>P</w:t>
        </w:r>
      </w:ins>
      <w:ins w:id="975" w:author="Chassin, David P" w:date="2023-06-08T09:05:00Z">
        <w:r>
          <w:t>V generation exceeded hosting capacity limit for the feeder.</w:t>
        </w:r>
      </w:ins>
    </w:p>
    <w:p w14:paraId="56AF4181" w14:textId="2E284BD1" w:rsidR="008814BC" w:rsidRDefault="008814BC" w:rsidP="008814BC">
      <w:pPr>
        <w:pStyle w:val="ListParagraph"/>
        <w:numPr>
          <w:ilvl w:val="0"/>
          <w:numId w:val="36"/>
        </w:numPr>
        <w:spacing w:after="120"/>
        <w:rPr>
          <w:ins w:id="976" w:author="Chassin, David P" w:date="2023-06-08T09:06:00Z"/>
        </w:rPr>
      </w:pPr>
      <w:ins w:id="977" w:author="Chassin, David P" w:date="2023-06-08T09:05:00Z">
        <w:r>
          <w:t>Triplex lines were not modeled</w:t>
        </w:r>
      </w:ins>
      <w:ins w:id="978" w:author="Chassin, David P" w:date="2023-06-08T09:06:00Z">
        <w:r>
          <w:t xml:space="preserve"> correctly resulting in loss discrepancies.</w:t>
        </w:r>
      </w:ins>
    </w:p>
    <w:p w14:paraId="4093E815" w14:textId="3EA4CFDA" w:rsidR="008814BC" w:rsidRDefault="008814BC" w:rsidP="008814BC">
      <w:pPr>
        <w:pStyle w:val="ListParagraph"/>
        <w:numPr>
          <w:ilvl w:val="0"/>
          <w:numId w:val="36"/>
        </w:numPr>
        <w:spacing w:after="120"/>
        <w:rPr>
          <w:ins w:id="979" w:author="Chassin, David P" w:date="2023-06-08T09:06:00Z"/>
        </w:rPr>
      </w:pPr>
      <w:ins w:id="980" w:author="Chassin, David P" w:date="2023-06-08T09:06:00Z">
        <w:r>
          <w:t>Loads were not connected resulting in kVA discrepancies.</w:t>
        </w:r>
      </w:ins>
    </w:p>
    <w:p w14:paraId="4641FF8B" w14:textId="6C6FC152" w:rsidR="008814BC" w:rsidRDefault="008814BC" w:rsidP="008814BC">
      <w:pPr>
        <w:pStyle w:val="ListParagraph"/>
        <w:numPr>
          <w:ilvl w:val="0"/>
          <w:numId w:val="36"/>
        </w:numPr>
        <w:spacing w:after="120"/>
        <w:rPr>
          <w:ins w:id="981" w:author="Chassin, David P" w:date="2023-06-08T09:07:00Z"/>
        </w:rPr>
      </w:pPr>
      <w:ins w:id="982" w:author="Chassin, David P" w:date="2023-06-08T09:06:00Z">
        <w:r>
          <w:t>Assets were not connected to the correct phases</w:t>
        </w:r>
      </w:ins>
      <w:ins w:id="983" w:author="Chassin, David P" w:date="2023-06-08T09:07:00Z">
        <w:r>
          <w:t>.</w:t>
        </w:r>
      </w:ins>
    </w:p>
    <w:p w14:paraId="08157B13" w14:textId="4C187ED1" w:rsidR="008814BC" w:rsidRDefault="008814BC" w:rsidP="008814BC">
      <w:pPr>
        <w:pStyle w:val="ListParagraph"/>
        <w:numPr>
          <w:ilvl w:val="0"/>
          <w:numId w:val="36"/>
        </w:numPr>
        <w:spacing w:after="120"/>
        <w:rPr>
          <w:ins w:id="984" w:author="Chassin, David P" w:date="2023-06-08T09:07:00Z"/>
        </w:rPr>
      </w:pPr>
      <w:ins w:id="985" w:author="Chassin, David P" w:date="2023-06-08T09:07:00Z">
        <w:r>
          <w:t>Transformer modeling errors resulting in incorrect secondary voltages.</w:t>
        </w:r>
      </w:ins>
    </w:p>
    <w:p w14:paraId="2680EE3F" w14:textId="36601A7A" w:rsidR="008814BC" w:rsidRDefault="008814BC" w:rsidP="008814BC">
      <w:pPr>
        <w:spacing w:after="120"/>
        <w:rPr>
          <w:ins w:id="986" w:author="Chassin, David P" w:date="2023-06-08T09:11:00Z"/>
        </w:rPr>
      </w:pPr>
      <w:ins w:id="987" w:author="Chassin, David P" w:date="2023-06-08T09:07:00Z">
        <w:r>
          <w:t>The load forecast</w:t>
        </w:r>
      </w:ins>
      <w:ins w:id="988" w:author="Chassin, David P" w:date="2023-06-08T09:08:00Z">
        <w:r>
          <w:t>s of individual feeders’</w:t>
        </w:r>
      </w:ins>
      <w:ins w:id="989" w:author="Chassin, David P" w:date="2023-06-08T09:07:00Z">
        <w:r>
          <w:t xml:space="preserve"> total annual</w:t>
        </w:r>
      </w:ins>
      <w:ins w:id="990" w:author="Chassin, David P" w:date="2023-06-08T09:08:00Z">
        <w:r>
          <w:t xml:space="preserve"> energy usage were compared with the previous year</w:t>
        </w:r>
      </w:ins>
      <w:ins w:id="991" w:author="Chassin, David P" w:date="2023-06-08T09:09:00Z">
        <w:r>
          <w:t>. The mode</w:t>
        </w:r>
      </w:ins>
      <w:ins w:id="992" w:author="Chassin, David P" w:date="2023-06-08T09:08:00Z">
        <w:r>
          <w:t xml:space="preserve"> </w:t>
        </w:r>
      </w:ins>
      <w:ins w:id="993" w:author="Chassin, David P" w:date="2023-06-08T09:09:00Z">
        <w:r>
          <w:t xml:space="preserve">of the </w:t>
        </w:r>
      </w:ins>
      <w:ins w:id="994" w:author="Chassin, David P" w:date="2023-06-08T09:10:00Z">
        <w:r>
          <w:t xml:space="preserve">forecast change </w:t>
        </w:r>
      </w:ins>
      <w:ins w:id="995" w:author="Chassin, David P" w:date="2023-06-08T09:09:00Z">
        <w:r>
          <w:t>was found to be between 0 and 5 GWh/y</w:t>
        </w:r>
      </w:ins>
      <w:ins w:id="996" w:author="Chassin, David P" w:date="2023-06-08T09:10:00Z">
        <w:r>
          <w:t xml:space="preserve"> (&lt;1%)</w:t>
        </w:r>
      </w:ins>
      <w:ins w:id="997" w:author="Chassin, David P" w:date="2023-06-08T09:09:00Z">
        <w:r>
          <w:t xml:space="preserve"> with more than 99% of the changes between -10 and +15 GWh/y</w:t>
        </w:r>
      </w:ins>
      <w:ins w:id="998" w:author="Chassin, David P" w:date="2023-06-08T09:11:00Z">
        <w:r>
          <w:t>, as shown in Figure 9.</w:t>
        </w:r>
      </w:ins>
    </w:p>
    <w:p w14:paraId="50BCFB23" w14:textId="440ACD5C" w:rsidR="008814BC" w:rsidRPr="008814BC" w:rsidRDefault="008814BC">
      <w:pPr>
        <w:spacing w:after="120"/>
        <w:jc w:val="center"/>
        <w:rPr>
          <w:ins w:id="999" w:author="Chassin, David P" w:date="2023-06-08T09:11:00Z"/>
          <w:b/>
          <w:bCs/>
          <w:rPrChange w:id="1000" w:author="Chassin, David P" w:date="2023-06-08T09:11:00Z">
            <w:rPr>
              <w:ins w:id="1001" w:author="Chassin, David P" w:date="2023-06-08T09:11:00Z"/>
            </w:rPr>
          </w:rPrChange>
        </w:rPr>
        <w:pPrChange w:id="1002" w:author="Chassin, David P" w:date="2023-06-08T09:11:00Z">
          <w:pPr>
            <w:spacing w:after="120"/>
          </w:pPr>
        </w:pPrChange>
      </w:pPr>
      <w:ins w:id="1003" w:author="Chassin, David P" w:date="2023-06-08T09:11:00Z">
        <w:r>
          <w:rPr>
            <w:b/>
            <w:bCs/>
          </w:rPr>
          <w:t xml:space="preserve">Figure 9: Load forecast energy use </w:t>
        </w:r>
        <w:r w:rsidR="00E21E1A">
          <w:rPr>
            <w:b/>
            <w:bCs/>
          </w:rPr>
          <w:t>change for New York from 2021 to 2022.</w:t>
        </w:r>
      </w:ins>
    </w:p>
    <w:p w14:paraId="63806ADA" w14:textId="39C4ADD2" w:rsidR="008814BC" w:rsidRDefault="008814BC" w:rsidP="008814BC">
      <w:pPr>
        <w:spacing w:after="120"/>
        <w:rPr>
          <w:ins w:id="1004" w:author="Chassin, David P" w:date="2023-06-08T09:02:00Z"/>
        </w:rPr>
      </w:pPr>
      <w:ins w:id="1005" w:author="Chassin, David P" w:date="2023-06-08T09:11:00Z">
        <w:r w:rsidRPr="008814BC">
          <w:rPr>
            <w:noProof/>
          </w:rPr>
          <w:drawing>
            <wp:inline distT="0" distB="0" distL="0" distR="0" wp14:anchorId="494D1313" wp14:editId="0FD5D9F4">
              <wp:extent cx="6400800" cy="2808605"/>
              <wp:effectExtent l="0" t="0" r="0" b="0"/>
              <wp:docPr id="706350317" name="Picture 1" descr="Figure 9 shows the load forecast energy use change for New York from 2021 to 2022. The larger plot shows the number of feeders in 2021 and 2022 binned by energy use in increments of 10 gigawatt hours. The first bin shows 1000 and 900 feeders in 2021 and 2022, respectively. The second bin shows 390 and 410 feeders, respectively, the third bin shows a slight decrease in 2022 from about 300 feeders in 2021. The fourth bin shows a slight increase from 190. The last bin shows an increase from less than 20 to about 30 feeders. &#10;&#10;Also inset is a histogram of the number of feeders having energy changes between -20 and +20 gigawatt hours. The mode is 0 to 5 gigawatt hours with nearly 1200 feeder. More than 95% of feeders are in the range of -5 to +10 gigawatt ho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50317" name="Picture 1" descr="Figure 9 shows the load forecast energy use change for New York from 2021 to 2022. The larger plot shows the number of feeders in 2021 and 2022 binned by energy use in increments of 10 gigawatt hours. The first bin shows 1000 and 900 feeders in 2021 and 2022, respectively. The second bin shows 390 and 410 feeders, respectively, the third bin shows a slight decrease in 2022 from about 300 feeders in 2021. The fourth bin shows a slight increase from 190. The last bin shows an increase from less than 20 to about 30 feeders. &#10;&#10;Also inset is a histogram of the number of feeders having energy changes between -20 and +20 gigawatt hours. The mode is 0 to 5 gigawatt hours with nearly 1200 feeder. More than 95% of feeders are in the range of -5 to +10 gigawatt hours"/>
                      <pic:cNvPicPr/>
                    </pic:nvPicPr>
                    <pic:blipFill>
                      <a:blip r:embed="rId34"/>
                      <a:stretch>
                        <a:fillRect/>
                      </a:stretch>
                    </pic:blipFill>
                    <pic:spPr>
                      <a:xfrm>
                        <a:off x="0" y="0"/>
                        <a:ext cx="6400800" cy="2808605"/>
                      </a:xfrm>
                      <a:prstGeom prst="rect">
                        <a:avLst/>
                      </a:prstGeom>
                    </pic:spPr>
                  </pic:pic>
                </a:graphicData>
              </a:graphic>
            </wp:inline>
          </w:drawing>
        </w:r>
      </w:ins>
    </w:p>
    <w:p w14:paraId="342DE141" w14:textId="77777777" w:rsidR="00E21E1A" w:rsidRPr="00E21E1A" w:rsidRDefault="002A2918" w:rsidP="002A2918">
      <w:pPr>
        <w:spacing w:after="120"/>
        <w:rPr>
          <w:ins w:id="1006" w:author="Chassin, David P" w:date="2023-06-08T09:13:00Z"/>
          <w:b/>
          <w:bCs/>
          <w:rPrChange w:id="1007" w:author="Chassin, David P" w:date="2023-06-08T09:13:00Z">
            <w:rPr>
              <w:ins w:id="1008" w:author="Chassin, David P" w:date="2023-06-08T09:13:00Z"/>
              <w:i/>
              <w:iCs/>
            </w:rPr>
          </w:rPrChange>
        </w:rPr>
      </w:pPr>
      <w:ins w:id="1009" w:author="Chassin, David P" w:date="2023-06-08T09:01:00Z">
        <w:r w:rsidRPr="00E21E1A">
          <w:rPr>
            <w:b/>
            <w:bCs/>
            <w:rPrChange w:id="1010" w:author="Chassin, David P" w:date="2023-06-08T09:13:00Z">
              <w:rPr/>
            </w:rPrChange>
          </w:rPr>
          <w:lastRenderedPageBreak/>
          <w:t>Simulation speed</w:t>
        </w:r>
      </w:ins>
    </w:p>
    <w:p w14:paraId="1D15FB8A" w14:textId="00F52C6F" w:rsidR="002A2918" w:rsidRDefault="00E21E1A" w:rsidP="002A2918">
      <w:pPr>
        <w:spacing w:after="120"/>
        <w:rPr>
          <w:ins w:id="1011" w:author="Chassin, David P" w:date="2023-06-08T09:17:00Z"/>
        </w:rPr>
      </w:pPr>
      <w:ins w:id="1012" w:author="Chassin, David P" w:date="2023-06-08T09:13:00Z">
        <w:r>
          <w:t xml:space="preserve">The annual load forecast requires an </w:t>
        </w:r>
        <w:proofErr w:type="gramStart"/>
        <w:r>
          <w:t>8760 hour</w:t>
        </w:r>
        <w:proofErr w:type="gramEnd"/>
        <w:r>
          <w:t xml:space="preserve"> </w:t>
        </w:r>
      </w:ins>
      <w:ins w:id="1013" w:author="Chassin, David P" w:date="2023-06-08T09:14:00Z">
        <w:r>
          <w:t xml:space="preserve">simulation of each feeder.  The 2021 study was run using the original version of the </w:t>
        </w:r>
        <w:proofErr w:type="spellStart"/>
        <w:r>
          <w:t>GridLAB</w:t>
        </w:r>
        <w:proofErr w:type="spellEnd"/>
        <w:r>
          <w:t xml:space="preserve">-D software without </w:t>
        </w:r>
        <w:proofErr w:type="spellStart"/>
        <w:r>
          <w:t>OpenFIDO</w:t>
        </w:r>
        <w:proofErr w:type="spellEnd"/>
        <w:r>
          <w:t xml:space="preserve"> and required 114 hours to complete</w:t>
        </w:r>
      </w:ins>
      <w:ins w:id="1014" w:author="Chassin, David P" w:date="2023-06-08T09:15:00Z">
        <w:r>
          <w:t xml:space="preserve"> on the AWS Windows servers for which it was designed.  The same study was run on an AWS Linux server with the new version of </w:t>
        </w:r>
        <w:proofErr w:type="spellStart"/>
        <w:r>
          <w:t>GridLAB</w:t>
        </w:r>
        <w:proofErr w:type="spellEnd"/>
        <w:r>
          <w:t xml:space="preserve">-D that </w:t>
        </w:r>
        <w:proofErr w:type="spellStart"/>
        <w:r>
          <w:t>OpenFIDO</w:t>
        </w:r>
        <w:proofErr w:type="spellEnd"/>
        <w:r>
          <w:t xml:space="preserve"> </w:t>
        </w:r>
        <w:proofErr w:type="gramStart"/>
        <w:r>
          <w:t>uses, and</w:t>
        </w:r>
        <w:proofErr w:type="gramEnd"/>
        <w:r>
          <w:t xml:space="preserve"> required</w:t>
        </w:r>
      </w:ins>
      <w:ins w:id="1015" w:author="Chassin, David P" w:date="2023-06-08T09:16:00Z">
        <w:r>
          <w:t xml:space="preserve"> less than 3.5 hours to complete.</w:t>
        </w:r>
      </w:ins>
      <w:ins w:id="1016" w:author="Chassin, David P" w:date="2023-06-08T09:01:00Z">
        <w:r w:rsidR="002A2918">
          <w:t xml:space="preserve"> </w:t>
        </w:r>
      </w:ins>
    </w:p>
    <w:p w14:paraId="68DB06D5" w14:textId="712CEAB2" w:rsidR="00E21E1A" w:rsidRDefault="00E21E1A" w:rsidP="002A2918">
      <w:pPr>
        <w:spacing w:after="120"/>
        <w:rPr>
          <w:ins w:id="1017" w:author="Chassin, David P" w:date="2023-06-08T09:18:00Z"/>
        </w:rPr>
      </w:pPr>
      <w:ins w:id="1018" w:author="Chassin, David P" w:date="2023-06-08T09:17:00Z">
        <w:r>
          <w:t xml:space="preserve">A speed test of hosting capacity analysis was complete for </w:t>
        </w:r>
      </w:ins>
      <w:ins w:id="1019" w:author="Chassin, David P" w:date="2023-06-08T09:19:00Z">
        <w:r>
          <w:t xml:space="preserve">both </w:t>
        </w:r>
      </w:ins>
      <w:ins w:id="1020" w:author="Chassin, David P" w:date="2023-06-08T09:17:00Z">
        <w:r>
          <w:t xml:space="preserve">the 25 DOE Taxonomy Feeders </w:t>
        </w:r>
      </w:ins>
      <w:ins w:id="1021" w:author="Chassin, David P" w:date="2023-06-08T09:19:00Z">
        <w:r>
          <w:t xml:space="preserve">and 476 of the National Grid </w:t>
        </w:r>
        <w:proofErr w:type="gramStart"/>
        <w:r>
          <w:t>feeder</w:t>
        </w:r>
        <w:proofErr w:type="gramEnd"/>
        <w:r>
          <w:t>. T</w:t>
        </w:r>
      </w:ins>
      <w:ins w:id="1022" w:author="Chassin, David P" w:date="2023-06-08T09:17:00Z">
        <w:r>
          <w:t>he following performance metrics were identified</w:t>
        </w:r>
      </w:ins>
      <w:ins w:id="1023" w:author="Chassin, David P" w:date="2023-06-08T09:18:00Z">
        <w:r>
          <w:t>.</w:t>
        </w:r>
      </w:ins>
    </w:p>
    <w:p w14:paraId="42D7B5C6" w14:textId="42CC82B4" w:rsidR="00E21E1A" w:rsidRPr="00E21E1A" w:rsidRDefault="00E21E1A">
      <w:pPr>
        <w:spacing w:after="120"/>
        <w:jc w:val="center"/>
        <w:rPr>
          <w:ins w:id="1024" w:author="Chassin, David P" w:date="2023-06-08T09:18:00Z"/>
          <w:b/>
          <w:bCs/>
          <w:rPrChange w:id="1025" w:author="Chassin, David P" w:date="2023-06-08T09:18:00Z">
            <w:rPr>
              <w:ins w:id="1026" w:author="Chassin, David P" w:date="2023-06-08T09:18:00Z"/>
            </w:rPr>
          </w:rPrChange>
        </w:rPr>
        <w:pPrChange w:id="1027" w:author="Chassin, David P" w:date="2023-06-08T09:18:00Z">
          <w:pPr>
            <w:spacing w:after="120"/>
          </w:pPr>
        </w:pPrChange>
      </w:pPr>
      <w:ins w:id="1028" w:author="Chassin, David P" w:date="2023-06-08T09:18:00Z">
        <w:r w:rsidRPr="00E21E1A">
          <w:rPr>
            <w:b/>
            <w:bCs/>
            <w:rPrChange w:id="1029" w:author="Chassin, David P" w:date="2023-06-08T09:18:00Z">
              <w:rPr/>
            </w:rPrChange>
          </w:rPr>
          <w:t>Table 2: Hosting Capacity Analysis Performance</w:t>
        </w:r>
      </w:ins>
    </w:p>
    <w:tbl>
      <w:tblPr>
        <w:tblStyle w:val="TableGrid"/>
        <w:tblW w:w="0" w:type="auto"/>
        <w:tblLook w:val="04A0" w:firstRow="1" w:lastRow="0" w:firstColumn="1" w:lastColumn="0" w:noHBand="0" w:noVBand="1"/>
        <w:tblPrChange w:id="1030" w:author="Chassin, David P" w:date="2023-06-08T09:25:00Z">
          <w:tblPr>
            <w:tblStyle w:val="TableGrid"/>
            <w:tblW w:w="0" w:type="auto"/>
            <w:tblLook w:val="04A0" w:firstRow="1" w:lastRow="0" w:firstColumn="1" w:lastColumn="0" w:noHBand="0" w:noVBand="1"/>
          </w:tblPr>
        </w:tblPrChange>
      </w:tblPr>
      <w:tblGrid>
        <w:gridCol w:w="2784"/>
        <w:gridCol w:w="2249"/>
        <w:gridCol w:w="2342"/>
        <w:gridCol w:w="2250"/>
        <w:tblGridChange w:id="1031">
          <w:tblGrid>
            <w:gridCol w:w="2785"/>
            <w:gridCol w:w="2250"/>
            <w:gridCol w:w="2520"/>
            <w:gridCol w:w="2520"/>
          </w:tblGrid>
        </w:tblGridChange>
      </w:tblGrid>
      <w:tr w:rsidR="00BF0DAD" w14:paraId="2432C79A" w14:textId="77777777" w:rsidTr="00BF0DAD">
        <w:trPr>
          <w:ins w:id="1032" w:author="Chassin, David P" w:date="2023-06-08T09:18:00Z"/>
        </w:trPr>
        <w:tc>
          <w:tcPr>
            <w:tcW w:w="2784" w:type="dxa"/>
            <w:tcPrChange w:id="1033" w:author="Chassin, David P" w:date="2023-06-08T09:25:00Z">
              <w:tcPr>
                <w:tcW w:w="2785" w:type="dxa"/>
              </w:tcPr>
            </w:tcPrChange>
          </w:tcPr>
          <w:p w14:paraId="0F62C1B9" w14:textId="42740355" w:rsidR="00BF0DAD" w:rsidRDefault="00BF0DAD" w:rsidP="002A2918">
            <w:pPr>
              <w:spacing w:after="120"/>
              <w:rPr>
                <w:ins w:id="1034" w:author="Chassin, David P" w:date="2023-06-08T09:18:00Z"/>
              </w:rPr>
            </w:pPr>
            <w:ins w:id="1035" w:author="Chassin, David P" w:date="2023-06-08T09:19:00Z">
              <w:r>
                <w:t>Study</w:t>
              </w:r>
            </w:ins>
          </w:p>
        </w:tc>
        <w:tc>
          <w:tcPr>
            <w:tcW w:w="2249" w:type="dxa"/>
            <w:tcPrChange w:id="1036" w:author="Chassin, David P" w:date="2023-06-08T09:25:00Z">
              <w:tcPr>
                <w:tcW w:w="2250" w:type="dxa"/>
              </w:tcPr>
            </w:tcPrChange>
          </w:tcPr>
          <w:p w14:paraId="5AAE9BF7" w14:textId="29C8F79D" w:rsidR="00BF0DAD" w:rsidRDefault="00BF0DAD" w:rsidP="002A2918">
            <w:pPr>
              <w:spacing w:after="120"/>
              <w:rPr>
                <w:ins w:id="1037" w:author="Chassin, David P" w:date="2023-06-08T09:18:00Z"/>
              </w:rPr>
            </w:pPr>
            <w:ins w:id="1038" w:author="Chassin, David P" w:date="2023-06-08T09:21:00Z">
              <w:r>
                <w:t>Runtime seconds</w:t>
              </w:r>
            </w:ins>
            <w:ins w:id="1039" w:author="Chassin, David P" w:date="2023-06-08T09:19:00Z">
              <w:r>
                <w:t xml:space="preserve"> as a function of </w:t>
              </w:r>
            </w:ins>
            <w:ins w:id="1040" w:author="Chassin, David P" w:date="2023-06-08T09:23:00Z">
              <w:r>
                <w:t>nodes in model</w:t>
              </w:r>
            </w:ins>
            <w:ins w:id="1041" w:author="Chassin, David P" w:date="2023-06-08T09:19:00Z">
              <w:r>
                <w:t xml:space="preserve"> (</w:t>
              </w:r>
              <w:proofErr w:type="spellStart"/>
              <w:r>
                <w:t>kilonodes</w:t>
              </w:r>
              <w:proofErr w:type="spellEnd"/>
              <w:r>
                <w:t>)</w:t>
              </w:r>
            </w:ins>
          </w:p>
        </w:tc>
        <w:tc>
          <w:tcPr>
            <w:tcW w:w="2342" w:type="dxa"/>
            <w:tcPrChange w:id="1042" w:author="Chassin, David P" w:date="2023-06-08T09:25:00Z">
              <w:tcPr>
                <w:tcW w:w="2520" w:type="dxa"/>
              </w:tcPr>
            </w:tcPrChange>
          </w:tcPr>
          <w:p w14:paraId="338D8432" w14:textId="650F9143" w:rsidR="00BF0DAD" w:rsidRDefault="00BF0DAD" w:rsidP="002A2918">
            <w:pPr>
              <w:spacing w:after="120"/>
              <w:rPr>
                <w:ins w:id="1043" w:author="Chassin, David P" w:date="2023-06-08T09:23:00Z"/>
              </w:rPr>
            </w:pPr>
            <w:ins w:id="1044" w:author="Chassin, David P" w:date="2023-06-08T09:23:00Z">
              <w:r>
                <w:t>Runtime seconds as a function of line in model (</w:t>
              </w:r>
              <w:proofErr w:type="spellStart"/>
              <w:r>
                <w:t>kilobranches</w:t>
              </w:r>
              <w:proofErr w:type="spellEnd"/>
              <w:r>
                <w:t>)</w:t>
              </w:r>
            </w:ins>
          </w:p>
        </w:tc>
        <w:tc>
          <w:tcPr>
            <w:tcW w:w="2250" w:type="dxa"/>
            <w:tcPrChange w:id="1045" w:author="Chassin, David P" w:date="2023-06-08T09:25:00Z">
              <w:tcPr>
                <w:tcW w:w="2520" w:type="dxa"/>
              </w:tcPr>
            </w:tcPrChange>
          </w:tcPr>
          <w:p w14:paraId="77A230B0" w14:textId="0D4BE499" w:rsidR="00BF0DAD" w:rsidRDefault="00BF0DAD" w:rsidP="002A2918">
            <w:pPr>
              <w:spacing w:after="120"/>
              <w:rPr>
                <w:ins w:id="1046" w:author="Chassin, David P" w:date="2023-06-08T09:18:00Z"/>
              </w:rPr>
            </w:pPr>
            <w:ins w:id="1047" w:author="Chassin, David P" w:date="2023-06-08T09:21:00Z">
              <w:r>
                <w:t>Runtime seconds</w:t>
              </w:r>
            </w:ins>
            <w:ins w:id="1048" w:author="Chassin, David P" w:date="2023-06-08T09:20:00Z">
              <w:r>
                <w:t xml:space="preserve"> as a function of number of DERs</w:t>
              </w:r>
            </w:ins>
          </w:p>
        </w:tc>
      </w:tr>
      <w:tr w:rsidR="00BF0DAD" w14:paraId="25BB203A" w14:textId="77777777" w:rsidTr="00BF0DAD">
        <w:trPr>
          <w:ins w:id="1049" w:author="Chassin, David P" w:date="2023-06-08T09:18:00Z"/>
        </w:trPr>
        <w:tc>
          <w:tcPr>
            <w:tcW w:w="2784" w:type="dxa"/>
            <w:tcPrChange w:id="1050" w:author="Chassin, David P" w:date="2023-06-08T09:25:00Z">
              <w:tcPr>
                <w:tcW w:w="2785" w:type="dxa"/>
              </w:tcPr>
            </w:tcPrChange>
          </w:tcPr>
          <w:p w14:paraId="4B201591" w14:textId="2E9C26AD" w:rsidR="00BF0DAD" w:rsidRDefault="00BF0DAD" w:rsidP="002A2918">
            <w:pPr>
              <w:spacing w:after="120"/>
              <w:rPr>
                <w:ins w:id="1051" w:author="Chassin, David P" w:date="2023-06-08T09:18:00Z"/>
              </w:rPr>
            </w:pPr>
            <w:ins w:id="1052" w:author="Chassin, David P" w:date="2023-06-08T09:20:00Z">
              <w:r>
                <w:t>Taxonomy Feeders</w:t>
              </w:r>
            </w:ins>
          </w:p>
        </w:tc>
        <w:tc>
          <w:tcPr>
            <w:tcW w:w="2249" w:type="dxa"/>
            <w:tcPrChange w:id="1053" w:author="Chassin, David P" w:date="2023-06-08T09:25:00Z">
              <w:tcPr>
                <w:tcW w:w="2250" w:type="dxa"/>
              </w:tcPr>
            </w:tcPrChange>
          </w:tcPr>
          <w:p w14:paraId="28E8457A" w14:textId="681010BA" w:rsidR="00BF0DAD" w:rsidRDefault="00BF0DAD" w:rsidP="002A2918">
            <w:pPr>
              <w:spacing w:after="120"/>
              <w:rPr>
                <w:ins w:id="1054" w:author="Chassin, David P" w:date="2023-06-08T09:18:00Z"/>
              </w:rPr>
            </w:pPr>
            <m:oMathPara>
              <m:oMath>
                <m:r>
                  <w:ins w:id="1055" w:author="Chassin, David P" w:date="2023-06-08T09:20:00Z">
                    <w:rPr>
                      <w:rFonts w:ascii="Cambria Math" w:hAnsi="Cambria Math"/>
                    </w:rPr>
                    <m:t>t=52</m:t>
                  </w:ins>
                </m:r>
                <m:sSup>
                  <m:sSupPr>
                    <m:ctrlPr>
                      <w:ins w:id="1056" w:author="Chassin, David P" w:date="2023-06-08T09:20:00Z">
                        <w:rPr>
                          <w:rFonts w:ascii="Cambria Math" w:hAnsi="Cambria Math"/>
                          <w:i/>
                        </w:rPr>
                      </w:ins>
                    </m:ctrlPr>
                  </m:sSupPr>
                  <m:e>
                    <m:r>
                      <w:ins w:id="1057" w:author="Chassin, David P" w:date="2023-06-08T09:20:00Z">
                        <w:rPr>
                          <w:rFonts w:ascii="Cambria Math" w:hAnsi="Cambria Math"/>
                        </w:rPr>
                        <m:t>n</m:t>
                      </w:ins>
                    </m:r>
                  </m:e>
                  <m:sup>
                    <m:r>
                      <w:ins w:id="1058" w:author="Chassin, David P" w:date="2023-06-08T09:20:00Z">
                        <w:rPr>
                          <w:rFonts w:ascii="Cambria Math" w:hAnsi="Cambria Math"/>
                        </w:rPr>
                        <m:t>2</m:t>
                      </w:ins>
                    </m:r>
                  </m:sup>
                </m:sSup>
                <m:r>
                  <w:ins w:id="1059" w:author="Chassin, David P" w:date="2023-06-08T09:20:00Z">
                    <w:rPr>
                      <w:rFonts w:ascii="Cambria Math" w:hAnsi="Cambria Math"/>
                    </w:rPr>
                    <m:t>-4.9n</m:t>
                  </w:ins>
                </m:r>
              </m:oMath>
            </m:oMathPara>
          </w:p>
        </w:tc>
        <w:tc>
          <w:tcPr>
            <w:tcW w:w="2342" w:type="dxa"/>
            <w:tcPrChange w:id="1060" w:author="Chassin, David P" w:date="2023-06-08T09:25:00Z">
              <w:tcPr>
                <w:tcW w:w="2520" w:type="dxa"/>
              </w:tcPr>
            </w:tcPrChange>
          </w:tcPr>
          <w:p w14:paraId="65CB52B6" w14:textId="3965E0B7" w:rsidR="00BF0DAD" w:rsidRDefault="00BF0DAD">
            <w:pPr>
              <w:spacing w:after="120"/>
              <w:jc w:val="center"/>
              <w:rPr>
                <w:ins w:id="1061" w:author="Chassin, David P" w:date="2023-06-08T09:23:00Z"/>
                <w:rFonts w:ascii="Tahoma" w:eastAsia="Times New Roman" w:hAnsi="Tahoma" w:cs="Tahoma"/>
              </w:rPr>
              <w:pPrChange w:id="1062" w:author="Chassin, David P" w:date="2023-06-08T09:25:00Z">
                <w:pPr>
                  <w:spacing w:after="120"/>
                </w:pPr>
              </w:pPrChange>
            </w:pPr>
            <w:ins w:id="1063" w:author="Chassin, David P" w:date="2023-06-08T09:25:00Z">
              <w:r>
                <w:rPr>
                  <w:rFonts w:ascii="Tahoma" w:eastAsia="Times New Roman" w:hAnsi="Tahoma" w:cs="Tahoma"/>
                </w:rPr>
                <w:t>(</w:t>
              </w:r>
              <w:proofErr w:type="spellStart"/>
              <w:r>
                <w:rPr>
                  <w:rFonts w:ascii="Tahoma" w:eastAsia="Times New Roman" w:hAnsi="Tahoma" w:cs="Tahoma"/>
                </w:rPr>
                <w:t>na</w:t>
              </w:r>
              <w:proofErr w:type="spellEnd"/>
              <w:r>
                <w:rPr>
                  <w:rFonts w:ascii="Tahoma" w:eastAsia="Times New Roman" w:hAnsi="Tahoma" w:cs="Tahoma"/>
                </w:rPr>
                <w:t>)</w:t>
              </w:r>
            </w:ins>
          </w:p>
        </w:tc>
        <w:tc>
          <w:tcPr>
            <w:tcW w:w="2250" w:type="dxa"/>
            <w:tcPrChange w:id="1064" w:author="Chassin, David P" w:date="2023-06-08T09:25:00Z">
              <w:tcPr>
                <w:tcW w:w="2520" w:type="dxa"/>
              </w:tcPr>
            </w:tcPrChange>
          </w:tcPr>
          <w:p w14:paraId="71BE1F13" w14:textId="633A0DA5" w:rsidR="00BF0DAD" w:rsidRDefault="00BF0DAD" w:rsidP="002A2918">
            <w:pPr>
              <w:spacing w:after="120"/>
              <w:rPr>
                <w:ins w:id="1065" w:author="Chassin, David P" w:date="2023-06-08T09:18:00Z"/>
              </w:rPr>
            </w:pPr>
            <m:oMathPara>
              <m:oMath>
                <m:r>
                  <w:ins w:id="1066" w:author="Chassin, David P" w:date="2023-06-08T09:21:00Z">
                    <w:rPr>
                      <w:rFonts w:ascii="Cambria Math" w:hAnsi="Cambria Math"/>
                    </w:rPr>
                    <m:t>t=0.57</m:t>
                  </w:ins>
                </m:r>
                <m:r>
                  <w:ins w:id="1067" w:author="Chassin, David P" w:date="2023-06-08T09:24:00Z">
                    <w:rPr>
                      <w:rFonts w:ascii="Cambria Math" w:hAnsi="Cambria Math"/>
                    </w:rPr>
                    <m:t>n</m:t>
                  </w:ins>
                </m:r>
                <m:r>
                  <w:ins w:id="1068" w:author="Chassin, David P" w:date="2023-06-08T09:21:00Z">
                    <w:rPr>
                      <w:rFonts w:ascii="Cambria Math" w:hAnsi="Cambria Math"/>
                    </w:rPr>
                    <m:t>+2.95</m:t>
                  </w:ins>
                </m:r>
              </m:oMath>
            </m:oMathPara>
          </w:p>
        </w:tc>
      </w:tr>
      <w:tr w:rsidR="00BF0DAD" w14:paraId="74A2A35B" w14:textId="77777777" w:rsidTr="00BF0DAD">
        <w:trPr>
          <w:ins w:id="1069" w:author="Chassin, David P" w:date="2023-06-08T09:20:00Z"/>
        </w:trPr>
        <w:tc>
          <w:tcPr>
            <w:tcW w:w="2784" w:type="dxa"/>
            <w:tcPrChange w:id="1070" w:author="Chassin, David P" w:date="2023-06-08T09:25:00Z">
              <w:tcPr>
                <w:tcW w:w="2785" w:type="dxa"/>
              </w:tcPr>
            </w:tcPrChange>
          </w:tcPr>
          <w:p w14:paraId="244BDDA1" w14:textId="1976BB28" w:rsidR="00BF0DAD" w:rsidRDefault="00BF0DAD" w:rsidP="00BF0DAD">
            <w:pPr>
              <w:spacing w:after="120"/>
              <w:rPr>
                <w:ins w:id="1071" w:author="Chassin, David P" w:date="2023-06-08T09:20:00Z"/>
              </w:rPr>
            </w:pPr>
            <w:ins w:id="1072" w:author="Chassin, David P" w:date="2023-06-08T09:20:00Z">
              <w:r>
                <w:t>National Grid Feeders</w:t>
              </w:r>
            </w:ins>
          </w:p>
        </w:tc>
        <w:tc>
          <w:tcPr>
            <w:tcW w:w="2249" w:type="dxa"/>
            <w:tcPrChange w:id="1073" w:author="Chassin, David P" w:date="2023-06-08T09:25:00Z">
              <w:tcPr>
                <w:tcW w:w="2250" w:type="dxa"/>
              </w:tcPr>
            </w:tcPrChange>
          </w:tcPr>
          <w:p w14:paraId="0D824248" w14:textId="603CA654" w:rsidR="00BF0DAD" w:rsidRDefault="00BF0DAD" w:rsidP="00BF0DAD">
            <w:pPr>
              <w:spacing w:after="120"/>
              <w:rPr>
                <w:ins w:id="1074" w:author="Chassin, David P" w:date="2023-06-08T09:20:00Z"/>
              </w:rPr>
            </w:pPr>
            <m:oMathPara>
              <m:oMath>
                <m:r>
                  <w:ins w:id="1075" w:author="Chassin, David P" w:date="2023-06-08T09:22:00Z">
                    <w:rPr>
                      <w:rFonts w:ascii="Cambria Math" w:hAnsi="Cambria Math"/>
                    </w:rPr>
                    <m:t>t=</m:t>
                  </w:ins>
                </m:r>
                <m:r>
                  <w:ins w:id="1076" w:author="Chassin, David P" w:date="2023-06-08T09:24:00Z">
                    <w:rPr>
                      <w:rFonts w:ascii="Cambria Math" w:hAnsi="Cambria Math"/>
                    </w:rPr>
                    <m:t>1.35</m:t>
                  </w:ins>
                </m:r>
                <m:r>
                  <w:ins w:id="1077" w:author="Chassin, David P" w:date="2023-06-08T09:22:00Z">
                    <w:rPr>
                      <w:rFonts w:ascii="Cambria Math" w:hAnsi="Cambria Math"/>
                    </w:rPr>
                    <m:t>n</m:t>
                  </w:ins>
                </m:r>
              </m:oMath>
            </m:oMathPara>
          </w:p>
        </w:tc>
        <w:tc>
          <w:tcPr>
            <w:tcW w:w="2342" w:type="dxa"/>
            <w:tcPrChange w:id="1078" w:author="Chassin, David P" w:date="2023-06-08T09:25:00Z">
              <w:tcPr>
                <w:tcW w:w="2520" w:type="dxa"/>
              </w:tcPr>
            </w:tcPrChange>
          </w:tcPr>
          <w:p w14:paraId="2777608B" w14:textId="099A8D28" w:rsidR="00BF0DAD" w:rsidRDefault="00BF0DAD" w:rsidP="00BF0DAD">
            <w:pPr>
              <w:spacing w:after="120"/>
              <w:rPr>
                <w:ins w:id="1079" w:author="Chassin, David P" w:date="2023-06-08T09:23:00Z"/>
                <w:rFonts w:ascii="Tahoma" w:eastAsia="Times New Roman" w:hAnsi="Tahoma" w:cs="Tahoma"/>
              </w:rPr>
            </w:pPr>
            <m:oMathPara>
              <m:oMath>
                <m:r>
                  <w:ins w:id="1080" w:author="Chassin, David P" w:date="2023-06-08T09:24:00Z">
                    <w:rPr>
                      <w:rFonts w:ascii="Cambria Math" w:eastAsia="Times New Roman" w:hAnsi="Cambria Math" w:cs="Tahoma"/>
                    </w:rPr>
                    <m:t>t=1.08</m:t>
                  </w:ins>
                </m:r>
                <m:sSup>
                  <m:sSupPr>
                    <m:ctrlPr>
                      <w:ins w:id="1081" w:author="Chassin, David P" w:date="2023-06-08T09:24:00Z">
                        <w:rPr>
                          <w:rFonts w:ascii="Cambria Math" w:eastAsia="Times New Roman" w:hAnsi="Cambria Math" w:cs="Tahoma"/>
                          <w:i/>
                        </w:rPr>
                      </w:ins>
                    </m:ctrlPr>
                  </m:sSupPr>
                  <m:e>
                    <m:r>
                      <w:ins w:id="1082" w:author="Chassin, David P" w:date="2023-06-08T09:24:00Z">
                        <w:rPr>
                          <w:rFonts w:ascii="Cambria Math" w:eastAsia="Times New Roman" w:hAnsi="Cambria Math" w:cs="Tahoma"/>
                        </w:rPr>
                        <m:t>n</m:t>
                      </w:ins>
                    </m:r>
                  </m:e>
                  <m:sup>
                    <m:r>
                      <w:ins w:id="1083" w:author="Chassin, David P" w:date="2023-06-08T09:24:00Z">
                        <w:rPr>
                          <w:rFonts w:ascii="Cambria Math" w:eastAsia="Times New Roman" w:hAnsi="Cambria Math" w:cs="Tahoma"/>
                        </w:rPr>
                        <m:t>2</m:t>
                      </w:ins>
                    </m:r>
                  </m:sup>
                </m:sSup>
                <m:r>
                  <w:ins w:id="1084" w:author="Chassin, David P" w:date="2023-06-08T09:24:00Z">
                    <w:rPr>
                      <w:rFonts w:ascii="Cambria Math" w:eastAsia="Times New Roman" w:hAnsi="Cambria Math" w:cs="Tahoma"/>
                    </w:rPr>
                    <m:t>-0.18n</m:t>
                  </w:ins>
                </m:r>
              </m:oMath>
            </m:oMathPara>
          </w:p>
        </w:tc>
        <w:tc>
          <w:tcPr>
            <w:tcW w:w="2250" w:type="dxa"/>
            <w:tcPrChange w:id="1085" w:author="Chassin, David P" w:date="2023-06-08T09:25:00Z">
              <w:tcPr>
                <w:tcW w:w="2520" w:type="dxa"/>
              </w:tcPr>
            </w:tcPrChange>
          </w:tcPr>
          <w:p w14:paraId="593580FF" w14:textId="750E22D0" w:rsidR="00BF0DAD" w:rsidRDefault="00BF0DAD">
            <w:pPr>
              <w:spacing w:after="120"/>
              <w:jc w:val="center"/>
              <w:rPr>
                <w:ins w:id="1086" w:author="Chassin, David P" w:date="2023-06-08T09:20:00Z"/>
              </w:rPr>
              <w:pPrChange w:id="1087" w:author="Chassin, David P" w:date="2023-06-08T09:25:00Z">
                <w:pPr>
                  <w:spacing w:after="120"/>
                </w:pPr>
              </w:pPrChange>
            </w:pPr>
            <w:ins w:id="1088" w:author="Chassin, David P" w:date="2023-06-08T09:25:00Z">
              <w:r>
                <w:t>(</w:t>
              </w:r>
              <w:proofErr w:type="spellStart"/>
              <w:r>
                <w:t>na</w:t>
              </w:r>
              <w:proofErr w:type="spellEnd"/>
              <w:r>
                <w:t>)</w:t>
              </w:r>
            </w:ins>
          </w:p>
        </w:tc>
      </w:tr>
    </w:tbl>
    <w:p w14:paraId="0E8DD99E" w14:textId="77777777" w:rsidR="00E21E1A" w:rsidRDefault="00E21E1A" w:rsidP="002A2918">
      <w:pPr>
        <w:spacing w:after="120"/>
        <w:rPr>
          <w:ins w:id="1089" w:author="Chassin, David P" w:date="2023-06-08T09:01:00Z"/>
        </w:rPr>
      </w:pPr>
    </w:p>
    <w:p w14:paraId="252CD119" w14:textId="41CFD3EE" w:rsidR="002A2918" w:rsidRDefault="002A2918" w:rsidP="002A2918">
      <w:pPr>
        <w:spacing w:after="120"/>
        <w:rPr>
          <w:ins w:id="1090" w:author="Chassin, David P" w:date="2023-06-08T09:25:00Z"/>
          <w:b/>
          <w:bCs/>
        </w:rPr>
      </w:pPr>
      <w:ins w:id="1091" w:author="Chassin, David P" w:date="2023-06-08T09:01:00Z">
        <w:r w:rsidRPr="00E21E1A">
          <w:rPr>
            <w:b/>
            <w:bCs/>
            <w:rPrChange w:id="1092" w:author="Chassin, David P" w:date="2023-06-08T09:13:00Z">
              <w:rPr/>
            </w:rPrChange>
          </w:rPr>
          <w:t>Cost of operations</w:t>
        </w:r>
      </w:ins>
    </w:p>
    <w:p w14:paraId="6169FD49" w14:textId="64650B3F" w:rsidR="00BF0DAD" w:rsidRDefault="00BF0DAD" w:rsidP="002A2918">
      <w:pPr>
        <w:spacing w:after="120"/>
        <w:rPr>
          <w:ins w:id="1093" w:author="Chassin, David P" w:date="2023-06-08T09:26:00Z"/>
        </w:rPr>
      </w:pPr>
      <w:ins w:id="1094" w:author="Chassin, David P" w:date="2023-06-08T09:25:00Z">
        <w:r>
          <w:t xml:space="preserve">The National Grid study in 2021 required 17 TB of storage to complete.  The 2022 required </w:t>
        </w:r>
      </w:ins>
      <w:ins w:id="1095" w:author="Chassin, David P" w:date="2023-06-08T09:26:00Z">
        <w:r>
          <w:t>1.1 TB.  The reduction was mainly attributed to a significant reduction in the number of warnings generated by conditions resulting from CYME to GLM converter problems.</w:t>
        </w:r>
      </w:ins>
    </w:p>
    <w:p w14:paraId="2C38982F" w14:textId="42B62C71" w:rsidR="00BF0DAD" w:rsidRPr="00BF0DAD" w:rsidRDefault="00BF0DAD">
      <w:pPr>
        <w:spacing w:after="120"/>
        <w:rPr>
          <w:ins w:id="1096" w:author="Chassin, David P" w:date="2023-06-01T12:37:00Z"/>
        </w:rPr>
        <w:pPrChange w:id="1097" w:author="Chassin, David P" w:date="2023-06-08T09:00:00Z">
          <w:pPr>
            <w:pStyle w:val="Heading3"/>
          </w:pPr>
        </w:pPrChange>
      </w:pPr>
      <w:ins w:id="1098" w:author="Chassin, David P" w:date="2023-06-08T09:26:00Z">
        <w:r>
          <w:t>The avera</w:t>
        </w:r>
      </w:ins>
      <w:ins w:id="1099" w:author="Chassin, David P" w:date="2023-06-08T09:27:00Z">
        <w:r>
          <w:t xml:space="preserve">ge runtime of the 2021 study was roughly 25,600 hours while the average runtime of the 2022 study using the load forecasting pipeline was less than 4.5 hours. </w:t>
        </w:r>
      </w:ins>
      <w:ins w:id="1100" w:author="Chassin, David P" w:date="2023-06-08T09:28:00Z">
        <w:r>
          <w:t xml:space="preserve">The </w:t>
        </w:r>
      </w:ins>
      <w:ins w:id="1101" w:author="Chassin, David P" w:date="2023-06-08T09:29:00Z">
        <w:r>
          <w:t xml:space="preserve">AWS host was changed from Windows to a Linux (c5a.24xlarge) </w:t>
        </w:r>
      </w:ins>
      <w:ins w:id="1102" w:author="Chassin, David P" w:date="2023-06-08T09:28:00Z">
        <w:r>
          <w:t>This result</w:t>
        </w:r>
      </w:ins>
      <w:ins w:id="1103" w:author="Chassin, David P" w:date="2023-06-08T09:29:00Z">
        <w:r>
          <w:t>ed</w:t>
        </w:r>
      </w:ins>
      <w:ins w:id="1104" w:author="Chassin, David P" w:date="2023-06-08T09:28:00Z">
        <w:r>
          <w:t xml:space="preserve"> in a cost reduction from roughly $113k in 2021 to only $20.25 in 2022.  The workflow as also changes from a sequential run to an optimized parallel run.</w:t>
        </w:r>
      </w:ins>
    </w:p>
    <w:p w14:paraId="668CD204" w14:textId="73442123" w:rsidR="000A7D62" w:rsidRDefault="000A7D62" w:rsidP="000A7D62">
      <w:pPr>
        <w:pStyle w:val="Heading3"/>
        <w:rPr>
          <w:ins w:id="1105" w:author="Chassin, David P" w:date="2023-06-01T12:37:00Z"/>
        </w:rPr>
      </w:pPr>
      <w:bookmarkStart w:id="1106" w:name="_Toc137112247"/>
      <w:ins w:id="1107" w:author="Chassin, David P" w:date="2023-06-01T12:37:00Z">
        <w:r>
          <w:t>Southern California Edison Resilience Study</w:t>
        </w:r>
        <w:bookmarkEnd w:id="1106"/>
      </w:ins>
    </w:p>
    <w:p w14:paraId="2B94ED46" w14:textId="684DFBCE" w:rsidR="000A7D62" w:rsidRPr="000A7D62" w:rsidRDefault="000A7D62">
      <w:pPr>
        <w:rPr>
          <w:ins w:id="1108" w:author="Chassin, David P" w:date="2023-06-01T12:36:00Z"/>
          <w:color w:val="FF0000"/>
          <w:rPrChange w:id="1109" w:author="Chassin, David P" w:date="2023-06-01T12:37:00Z">
            <w:rPr>
              <w:ins w:id="1110" w:author="Chassin, David P" w:date="2023-06-01T12:36:00Z"/>
            </w:rPr>
          </w:rPrChange>
        </w:rPr>
        <w:pPrChange w:id="1111" w:author="Chassin, David P" w:date="2023-06-01T12:37:00Z">
          <w:pPr>
            <w:pStyle w:val="Heading2"/>
          </w:pPr>
        </w:pPrChange>
      </w:pPr>
      <w:ins w:id="1112" w:author="Chassin, David P" w:date="2023-06-01T12:37:00Z">
        <w:r w:rsidRPr="000A7D62">
          <w:rPr>
            <w:color w:val="FF0000"/>
            <w:rPrChange w:id="1113" w:author="Chassin, David P" w:date="2023-06-01T12:37:00Z">
              <w:rPr/>
            </w:rPrChange>
          </w:rPr>
          <w:t>TODO</w:t>
        </w:r>
      </w:ins>
    </w:p>
    <w:p w14:paraId="331CF09B" w14:textId="5D1F81CB" w:rsidR="002D73D8" w:rsidRPr="00E64C81" w:rsidRDefault="002D73D8" w:rsidP="00632DC3">
      <w:pPr>
        <w:pStyle w:val="Heading2"/>
      </w:pPr>
      <w:bookmarkStart w:id="1114" w:name="_Toc137112248"/>
      <w:r w:rsidRPr="00E64C81">
        <w:t>Benefits to California</w:t>
      </w:r>
      <w:bookmarkEnd w:id="1114"/>
      <w:r w:rsidRPr="00E64C81">
        <w:t> </w:t>
      </w:r>
    </w:p>
    <w:p w14:paraId="78472845" w14:textId="75FB2290" w:rsidR="002D73D8" w:rsidRPr="00E64C81" w:rsidRDefault="002D73D8" w:rsidP="002D73D8">
      <w:pPr>
        <w:pStyle w:val="NormalWeb"/>
        <w:spacing w:before="0" w:beforeAutospacing="0" w:after="140" w:afterAutospacing="0"/>
        <w:rPr>
          <w:rFonts w:ascii="Tahoma" w:hAnsi="Tahoma" w:cs="Tahoma"/>
        </w:rPr>
      </w:pPr>
      <w:proofErr w:type="spellStart"/>
      <w:r w:rsidRPr="00E64C81">
        <w:rPr>
          <w:rFonts w:ascii="Tahoma" w:hAnsi="Tahoma" w:cs="Tahoma"/>
          <w:color w:val="000000"/>
        </w:rPr>
        <w:t>OpenFIDO</w:t>
      </w:r>
      <w:proofErr w:type="spellEnd"/>
      <w:r w:rsidRPr="00E64C81">
        <w:rPr>
          <w:rFonts w:ascii="Tahoma" w:hAnsi="Tahoma" w:cs="Tahoma"/>
          <w:color w:val="000000"/>
        </w:rPr>
        <w:t xml:space="preserve"> enables regulators, researchers, and other interested stakeholders to access and analyze electric grid data that has historically been inaccessible due to the use of proprietary software tools. The data exchange platform increases the transparency of the electric grid and empowers stakeholders to work with utilities and regulators to integrate DERs more quickly, reliably, and cost-effectively.  </w:t>
      </w:r>
    </w:p>
    <w:p w14:paraId="5CE0E796" w14:textId="23D3699A" w:rsidR="002D73D8" w:rsidRDefault="002D73D8" w:rsidP="002D73D8">
      <w:pPr>
        <w:pStyle w:val="NormalWeb"/>
        <w:spacing w:before="0" w:beforeAutospacing="0" w:after="140" w:afterAutospacing="0"/>
        <w:rPr>
          <w:ins w:id="1115" w:author="Chassin, David P" w:date="2023-06-08T10:17:00Z"/>
          <w:rFonts w:ascii="Tahoma" w:hAnsi="Tahoma" w:cs="Tahoma"/>
          <w:color w:val="000000"/>
        </w:rPr>
      </w:pPr>
      <w:r w:rsidRPr="00E64C81">
        <w:rPr>
          <w:rFonts w:ascii="Tahoma" w:hAnsi="Tahoma" w:cs="Tahoma"/>
          <w:color w:val="000000"/>
        </w:rPr>
        <w:t xml:space="preserve">In addition, </w:t>
      </w:r>
      <w:proofErr w:type="spellStart"/>
      <w:r w:rsidRPr="00E64C81">
        <w:rPr>
          <w:rFonts w:ascii="Tahoma" w:hAnsi="Tahoma" w:cs="Tahoma"/>
          <w:color w:val="000000"/>
        </w:rPr>
        <w:t>OpenFIDO</w:t>
      </w:r>
      <w:proofErr w:type="spellEnd"/>
      <w:r w:rsidRPr="00E64C81">
        <w:rPr>
          <w:rFonts w:ascii="Tahoma" w:hAnsi="Tahoma" w:cs="Tahoma"/>
          <w:color w:val="000000"/>
        </w:rPr>
        <w:t xml:space="preserve"> provides a framework with which all tools used in DER resource financing, planning, and permitting processes can interoperate. The capabilities of </w:t>
      </w:r>
      <w:proofErr w:type="spellStart"/>
      <w:r w:rsidRPr="00E64C81">
        <w:rPr>
          <w:rFonts w:ascii="Tahoma" w:hAnsi="Tahoma" w:cs="Tahoma"/>
          <w:color w:val="000000"/>
        </w:rPr>
        <w:t>OpenFIDO</w:t>
      </w:r>
      <w:proofErr w:type="spellEnd"/>
      <w:r w:rsidRPr="00E64C81">
        <w:rPr>
          <w:rFonts w:ascii="Tahoma" w:hAnsi="Tahoma" w:cs="Tahoma"/>
          <w:color w:val="000000"/>
        </w:rPr>
        <w:t xml:space="preserve"> help utilities and other stakeholders more reliably and efficiently exchange system model data with analysts, regulators, and vendors. The reduction in labor intensity and cost of staff training will improve utility staff productivity, help expedite utility resource integration reviews, and simplify utility </w:t>
      </w:r>
      <w:proofErr w:type="spellStart"/>
      <w:r w:rsidRPr="00E64C81">
        <w:rPr>
          <w:rFonts w:ascii="Tahoma" w:hAnsi="Tahoma" w:cs="Tahoma"/>
          <w:color w:val="000000"/>
        </w:rPr>
        <w:t>regulator</w:t>
      </w:r>
      <w:proofErr w:type="spellEnd"/>
      <w:r w:rsidRPr="00E64C81">
        <w:rPr>
          <w:rFonts w:ascii="Tahoma" w:hAnsi="Tahoma" w:cs="Tahoma"/>
          <w:color w:val="000000"/>
        </w:rPr>
        <w:t xml:space="preserve"> compliance activities. All these work reductions will ultimately result in savings to ratepayers.</w:t>
      </w:r>
    </w:p>
    <w:p w14:paraId="5AAF48A3" w14:textId="448298D7" w:rsidR="005508D0" w:rsidRDefault="005508D0">
      <w:pPr>
        <w:pStyle w:val="Heading2"/>
        <w:rPr>
          <w:ins w:id="1116" w:author="Chassin, David P" w:date="2023-06-08T10:18:00Z"/>
        </w:rPr>
        <w:pPrChange w:id="1117" w:author="Chassin, David P" w:date="2023-06-08T10:23:00Z">
          <w:pPr>
            <w:pStyle w:val="NormalWeb"/>
            <w:spacing w:before="0" w:beforeAutospacing="0" w:after="140" w:afterAutospacing="0"/>
          </w:pPr>
        </w:pPrChange>
      </w:pPr>
      <w:bookmarkStart w:id="1118" w:name="_Toc137112249"/>
      <w:ins w:id="1119" w:author="Chassin, David P" w:date="2023-06-08T10:17:00Z">
        <w:r>
          <w:lastRenderedPageBreak/>
          <w:t>Recommendations</w:t>
        </w:r>
      </w:ins>
      <w:bookmarkEnd w:id="1118"/>
    </w:p>
    <w:p w14:paraId="275980A7" w14:textId="16CBC428" w:rsidR="005508D0" w:rsidRPr="005508D0" w:rsidRDefault="005508D0">
      <w:pPr>
        <w:pStyle w:val="Heading3"/>
        <w:rPr>
          <w:ins w:id="1120" w:author="Chassin, David P" w:date="2023-06-08T10:18:00Z"/>
          <w:rPrChange w:id="1121" w:author="Chassin, David P" w:date="2023-06-08T10:18:00Z">
            <w:rPr>
              <w:ins w:id="1122" w:author="Chassin, David P" w:date="2023-06-08T10:18:00Z"/>
              <w:rFonts w:ascii="Tahoma" w:hAnsi="Tahoma" w:cs="Tahoma"/>
            </w:rPr>
          </w:rPrChange>
        </w:rPr>
        <w:pPrChange w:id="1123" w:author="Chassin, David P" w:date="2023-06-08T10:18:00Z">
          <w:pPr>
            <w:pStyle w:val="NormalWeb"/>
            <w:spacing w:after="140"/>
          </w:pPr>
        </w:pPrChange>
      </w:pPr>
      <w:bookmarkStart w:id="1124" w:name="_Toc137112250"/>
      <w:ins w:id="1125" w:author="Chassin, David P" w:date="2023-06-08T10:18:00Z">
        <w:r w:rsidRPr="005508D0">
          <w:t>AWS Automated Deployment</w:t>
        </w:r>
        <w:bookmarkEnd w:id="1124"/>
      </w:ins>
    </w:p>
    <w:p w14:paraId="0E447FC9" w14:textId="27F0BAEF" w:rsidR="005508D0" w:rsidRPr="005508D0" w:rsidRDefault="005508D0" w:rsidP="005508D0">
      <w:pPr>
        <w:pStyle w:val="NormalWeb"/>
        <w:spacing w:after="140"/>
        <w:rPr>
          <w:ins w:id="1126" w:author="Chassin, David P" w:date="2023-06-08T10:18:00Z"/>
          <w:rFonts w:ascii="Tahoma" w:hAnsi="Tahoma" w:cs="Tahoma"/>
        </w:rPr>
      </w:pPr>
      <w:ins w:id="1127" w:author="Chassin, David P" w:date="2023-06-08T10:18:00Z">
        <w:r w:rsidRPr="005508D0">
          <w:rPr>
            <w:rFonts w:ascii="Tahoma" w:hAnsi="Tahoma" w:cs="Tahoma"/>
          </w:rPr>
          <w:t xml:space="preserve">One potential avenue of improvement for the </w:t>
        </w:r>
        <w:proofErr w:type="spellStart"/>
        <w:r w:rsidRPr="005508D0">
          <w:rPr>
            <w:rFonts w:ascii="Tahoma" w:hAnsi="Tahoma" w:cs="Tahoma"/>
          </w:rPr>
          <w:t>OpenFIDO</w:t>
        </w:r>
        <w:proofErr w:type="spellEnd"/>
        <w:r w:rsidRPr="005508D0">
          <w:rPr>
            <w:rFonts w:ascii="Tahoma" w:hAnsi="Tahoma" w:cs="Tahoma"/>
          </w:rPr>
          <w:t xml:space="preserve"> platform would be to generate an interactive Frontend for organizations to use to automatically deploy the application on their own AWS infrastructure.</w:t>
        </w:r>
      </w:ins>
    </w:p>
    <w:p w14:paraId="5981F089" w14:textId="4863E0FF" w:rsidR="005508D0" w:rsidRPr="005508D0" w:rsidRDefault="005508D0" w:rsidP="005508D0">
      <w:pPr>
        <w:pStyle w:val="NormalWeb"/>
        <w:spacing w:after="140"/>
        <w:rPr>
          <w:ins w:id="1128" w:author="Chassin, David P" w:date="2023-06-08T10:18:00Z"/>
          <w:rFonts w:ascii="Tahoma" w:hAnsi="Tahoma" w:cs="Tahoma"/>
        </w:rPr>
      </w:pPr>
      <w:ins w:id="1129" w:author="Chassin, David P" w:date="2023-06-08T10:18:00Z">
        <w:r w:rsidRPr="005508D0">
          <w:rPr>
            <w:rFonts w:ascii="Tahoma" w:hAnsi="Tahoma" w:cs="Tahoma"/>
          </w:rPr>
          <w:t>This would require the development and implementation of our own Terraform script with an external configuration reference system, as well as a web page to allow prospective users and organizations to familiarize themselves with the platform and the deployment requirements.</w:t>
        </w:r>
      </w:ins>
    </w:p>
    <w:p w14:paraId="30195CC2" w14:textId="690C2806" w:rsidR="005508D0" w:rsidRPr="005508D0" w:rsidRDefault="005508D0" w:rsidP="005508D0">
      <w:pPr>
        <w:pStyle w:val="NormalWeb"/>
        <w:spacing w:after="140"/>
        <w:rPr>
          <w:ins w:id="1130" w:author="Chassin, David P" w:date="2023-06-08T10:18:00Z"/>
          <w:rFonts w:ascii="Tahoma" w:hAnsi="Tahoma" w:cs="Tahoma"/>
        </w:rPr>
      </w:pPr>
      <w:ins w:id="1131" w:author="Chassin, David P" w:date="2023-06-08T10:18:00Z">
        <w:r w:rsidRPr="005508D0">
          <w:rPr>
            <w:rFonts w:ascii="Tahoma" w:hAnsi="Tahoma" w:cs="Tahoma"/>
          </w:rPr>
          <w:t>The platform will provide users a configuration form that, when filled out and submitted online, will automatically deploy the entire AWS infrastructure for them.</w:t>
        </w:r>
      </w:ins>
    </w:p>
    <w:p w14:paraId="524537B4" w14:textId="525B6906" w:rsidR="005508D0" w:rsidRPr="005508D0" w:rsidRDefault="005508D0" w:rsidP="005508D0">
      <w:pPr>
        <w:pStyle w:val="NormalWeb"/>
        <w:spacing w:after="140"/>
        <w:rPr>
          <w:ins w:id="1132" w:author="Chassin, David P" w:date="2023-06-08T10:18:00Z"/>
          <w:rFonts w:ascii="Tahoma" w:hAnsi="Tahoma" w:cs="Tahoma"/>
        </w:rPr>
      </w:pPr>
      <w:ins w:id="1133" w:author="Chassin, David P" w:date="2023-06-08T10:18:00Z">
        <w:r w:rsidRPr="005508D0">
          <w:rPr>
            <w:rFonts w:ascii="Tahoma" w:hAnsi="Tahoma" w:cs="Tahoma"/>
          </w:rPr>
          <w:t>The platform will also support a database table to preserve basic use-case information (e.g., Organization name and basic contact information, as well as general logging). It will NOT save sensitive information, such as AWS account credentials, nor will it process any financial transactions. Such information is only needed for one-time use to deploy the application. All users MUST have their own AWS accounts to use this service.</w:t>
        </w:r>
      </w:ins>
    </w:p>
    <w:p w14:paraId="05C80393" w14:textId="7875260E" w:rsidR="005508D0" w:rsidRPr="005508D0" w:rsidRDefault="005508D0" w:rsidP="005508D0">
      <w:pPr>
        <w:pStyle w:val="NormalWeb"/>
        <w:spacing w:after="140"/>
        <w:rPr>
          <w:ins w:id="1134" w:author="Chassin, David P" w:date="2023-06-08T10:18:00Z"/>
          <w:rFonts w:ascii="Tahoma" w:hAnsi="Tahoma" w:cs="Tahoma"/>
        </w:rPr>
      </w:pPr>
      <w:ins w:id="1135" w:author="Chassin, David P" w:date="2023-06-08T10:18:00Z">
        <w:r w:rsidRPr="005508D0">
          <w:rPr>
            <w:rFonts w:ascii="Tahoma" w:hAnsi="Tahoma" w:cs="Tahoma"/>
          </w:rPr>
          <w:t>Additional features will include the option to download a copy of their submitted configuration (default will be to save a copy, however it can be toggled off). Users will also be able to upload a saved configuration file.</w:t>
        </w:r>
      </w:ins>
    </w:p>
    <w:p w14:paraId="0DD4EB7E" w14:textId="23000DB6" w:rsidR="005508D0" w:rsidRPr="005508D0" w:rsidRDefault="005508D0">
      <w:pPr>
        <w:pStyle w:val="Heading3"/>
        <w:rPr>
          <w:ins w:id="1136" w:author="Chassin, David P" w:date="2023-06-08T10:18:00Z"/>
          <w:rPrChange w:id="1137" w:author="Chassin, David P" w:date="2023-06-08T10:19:00Z">
            <w:rPr>
              <w:ins w:id="1138" w:author="Chassin, David P" w:date="2023-06-08T10:18:00Z"/>
              <w:rFonts w:ascii="Tahoma" w:hAnsi="Tahoma" w:cs="Tahoma"/>
            </w:rPr>
          </w:rPrChange>
        </w:rPr>
        <w:pPrChange w:id="1139" w:author="Chassin, David P" w:date="2023-06-08T10:19:00Z">
          <w:pPr>
            <w:pStyle w:val="NormalWeb"/>
            <w:spacing w:after="140"/>
          </w:pPr>
        </w:pPrChange>
      </w:pPr>
      <w:bookmarkStart w:id="1140" w:name="_Toc137112251"/>
      <w:ins w:id="1141" w:author="Chassin, David P" w:date="2023-06-08T10:18:00Z">
        <w:r w:rsidRPr="005508D0">
          <w:t>UI System Upgrade</w:t>
        </w:r>
        <w:bookmarkEnd w:id="1140"/>
      </w:ins>
    </w:p>
    <w:p w14:paraId="0B360BF3" w14:textId="330E24E2" w:rsidR="005508D0" w:rsidRPr="005508D0" w:rsidRDefault="005508D0" w:rsidP="005508D0">
      <w:pPr>
        <w:pStyle w:val="NormalWeb"/>
        <w:spacing w:after="140"/>
        <w:rPr>
          <w:ins w:id="1142" w:author="Chassin, David P" w:date="2023-06-08T10:18:00Z"/>
          <w:rFonts w:ascii="Tahoma" w:hAnsi="Tahoma" w:cs="Tahoma"/>
        </w:rPr>
      </w:pPr>
      <w:ins w:id="1143" w:author="Chassin, David P" w:date="2023-06-08T10:18:00Z">
        <w:r w:rsidRPr="005508D0">
          <w:rPr>
            <w:rFonts w:ascii="Tahoma" w:hAnsi="Tahoma" w:cs="Tahoma"/>
          </w:rPr>
          <w:t xml:space="preserve">The </w:t>
        </w:r>
        <w:proofErr w:type="spellStart"/>
        <w:r w:rsidRPr="005508D0">
          <w:rPr>
            <w:rFonts w:ascii="Tahoma" w:hAnsi="Tahoma" w:cs="Tahoma"/>
          </w:rPr>
          <w:t>OpenFIDO</w:t>
        </w:r>
        <w:proofErr w:type="spellEnd"/>
        <w:r w:rsidRPr="005508D0">
          <w:rPr>
            <w:rFonts w:ascii="Tahoma" w:hAnsi="Tahoma" w:cs="Tahoma"/>
          </w:rPr>
          <w:t xml:space="preserve"> user interface (UI) can also see additional improvements in multiple areas.</w:t>
        </w:r>
      </w:ins>
    </w:p>
    <w:p w14:paraId="2C89E48F" w14:textId="5B1CF417" w:rsidR="005508D0" w:rsidRPr="005508D0" w:rsidRDefault="005508D0">
      <w:pPr>
        <w:pStyle w:val="Heading4"/>
        <w:rPr>
          <w:ins w:id="1144" w:author="Chassin, David P" w:date="2023-06-08T10:18:00Z"/>
          <w:rPrChange w:id="1145" w:author="Chassin, David P" w:date="2023-06-08T10:19:00Z">
            <w:rPr>
              <w:ins w:id="1146" w:author="Chassin, David P" w:date="2023-06-08T10:18:00Z"/>
              <w:rFonts w:ascii="Tahoma" w:hAnsi="Tahoma" w:cs="Tahoma"/>
            </w:rPr>
          </w:rPrChange>
        </w:rPr>
        <w:pPrChange w:id="1147" w:author="Chassin, David P" w:date="2023-06-08T10:19:00Z">
          <w:pPr>
            <w:pStyle w:val="NormalWeb"/>
            <w:spacing w:after="140"/>
          </w:pPr>
        </w:pPrChange>
      </w:pPr>
      <w:ins w:id="1148" w:author="Chassin, David P" w:date="2023-06-08T10:18:00Z">
        <w:r w:rsidRPr="005508D0">
          <w:t>Workflow UI</w:t>
        </w:r>
      </w:ins>
    </w:p>
    <w:p w14:paraId="6A4BB965" w14:textId="06B0BC84" w:rsidR="005508D0" w:rsidRPr="005508D0" w:rsidRDefault="005508D0" w:rsidP="005508D0">
      <w:pPr>
        <w:pStyle w:val="NormalWeb"/>
        <w:spacing w:after="140"/>
        <w:rPr>
          <w:ins w:id="1149" w:author="Chassin, David P" w:date="2023-06-08T10:18:00Z"/>
          <w:rFonts w:ascii="Tahoma" w:hAnsi="Tahoma" w:cs="Tahoma"/>
        </w:rPr>
      </w:pPr>
      <w:ins w:id="1150" w:author="Chassin, David P" w:date="2023-06-08T10:18:00Z">
        <w:r w:rsidRPr="005508D0">
          <w:rPr>
            <w:rFonts w:ascii="Tahoma" w:hAnsi="Tahoma" w:cs="Tahoma"/>
          </w:rPr>
          <w:t>One primary area of interest would be adding-in a workflow UI to support chaining together data from multiple workflows. Currently, once a user submits a workflow, they will need to download the output artifacts and then re-upload them into any follow-on workflows.</w:t>
        </w:r>
      </w:ins>
    </w:p>
    <w:p w14:paraId="0363360D" w14:textId="435EFB9E" w:rsidR="005508D0" w:rsidRPr="005508D0" w:rsidRDefault="005508D0" w:rsidP="005508D0">
      <w:pPr>
        <w:pStyle w:val="NormalWeb"/>
        <w:spacing w:after="140"/>
        <w:rPr>
          <w:ins w:id="1151" w:author="Chassin, David P" w:date="2023-06-08T10:18:00Z"/>
          <w:rFonts w:ascii="Tahoma" w:hAnsi="Tahoma" w:cs="Tahoma"/>
        </w:rPr>
      </w:pPr>
      <w:ins w:id="1152" w:author="Chassin, David P" w:date="2023-06-08T10:18:00Z">
        <w:r w:rsidRPr="005508D0">
          <w:rPr>
            <w:rFonts w:ascii="Tahoma" w:hAnsi="Tahoma" w:cs="Tahoma"/>
          </w:rPr>
          <w:t>This UI would eliminate that requirement. A simplified implementation would allow a user to select a saved workflow run while setting up a new pipeline run, and it would automatically upload all the saved workflow artifacts as inputs into the new run.</w:t>
        </w:r>
      </w:ins>
    </w:p>
    <w:p w14:paraId="4E412507" w14:textId="0AFFF0CC" w:rsidR="005508D0" w:rsidRPr="005508D0" w:rsidRDefault="005508D0" w:rsidP="005508D0">
      <w:pPr>
        <w:pStyle w:val="NormalWeb"/>
        <w:spacing w:after="140"/>
        <w:rPr>
          <w:ins w:id="1153" w:author="Chassin, David P" w:date="2023-06-08T10:18:00Z"/>
          <w:rFonts w:ascii="Tahoma" w:hAnsi="Tahoma" w:cs="Tahoma"/>
        </w:rPr>
      </w:pPr>
      <w:ins w:id="1154" w:author="Chassin, David P" w:date="2023-06-08T10:18:00Z">
        <w:r w:rsidRPr="005508D0">
          <w:rPr>
            <w:rFonts w:ascii="Tahoma" w:hAnsi="Tahoma" w:cs="Tahoma"/>
          </w:rPr>
          <w:t>A more advanced implementation could see a user creating a pipeline chain. This would include adding a dedicated interface, where users can add multiple pipelines in a linear processing order.</w:t>
        </w:r>
      </w:ins>
    </w:p>
    <w:p w14:paraId="21FCF0B6" w14:textId="305B2DCF" w:rsidR="005508D0" w:rsidRPr="005508D0" w:rsidRDefault="005508D0" w:rsidP="005508D0">
      <w:pPr>
        <w:pStyle w:val="NormalWeb"/>
        <w:spacing w:after="140"/>
        <w:rPr>
          <w:ins w:id="1155" w:author="Chassin, David P" w:date="2023-06-08T10:18:00Z"/>
          <w:rFonts w:ascii="Tahoma" w:hAnsi="Tahoma" w:cs="Tahoma"/>
        </w:rPr>
      </w:pPr>
      <w:ins w:id="1156" w:author="Chassin, David P" w:date="2023-06-08T10:18:00Z">
        <w:r w:rsidRPr="005508D0">
          <w:rPr>
            <w:rFonts w:ascii="Tahoma" w:hAnsi="Tahoma" w:cs="Tahoma"/>
          </w:rPr>
          <w:t>This system would add a “pipeline-outputs” display to include all expected output files that will be passed to the next pipeline in the chain, along with a pipeline-inputs display to show all necessary input files.</w:t>
        </w:r>
      </w:ins>
    </w:p>
    <w:p w14:paraId="642E007A" w14:textId="41D59075" w:rsidR="005508D0" w:rsidRPr="005508D0" w:rsidRDefault="005508D0" w:rsidP="005508D0">
      <w:pPr>
        <w:pStyle w:val="NormalWeb"/>
        <w:spacing w:after="140"/>
        <w:rPr>
          <w:ins w:id="1157" w:author="Chassin, David P" w:date="2023-06-08T10:18:00Z"/>
          <w:rFonts w:ascii="Tahoma" w:hAnsi="Tahoma" w:cs="Tahoma"/>
        </w:rPr>
      </w:pPr>
      <w:ins w:id="1158" w:author="Chassin, David P" w:date="2023-06-08T10:18:00Z">
        <w:r w:rsidRPr="005508D0">
          <w:rPr>
            <w:rFonts w:ascii="Tahoma" w:hAnsi="Tahoma" w:cs="Tahoma"/>
          </w:rPr>
          <w:lastRenderedPageBreak/>
          <w:t>The pipeline inputs display would show which inputs will be met from a previous pipeline step in the chain. Then, all the users would need to do is upload any additional dependencies for each step in the chain and click a “run chain” button.</w:t>
        </w:r>
      </w:ins>
    </w:p>
    <w:p w14:paraId="335B4742" w14:textId="25FCC771" w:rsidR="005508D0" w:rsidRPr="005508D0" w:rsidRDefault="005508D0">
      <w:pPr>
        <w:pStyle w:val="Heading4"/>
        <w:rPr>
          <w:ins w:id="1159" w:author="Chassin, David P" w:date="2023-06-08T10:18:00Z"/>
          <w:rPrChange w:id="1160" w:author="Chassin, David P" w:date="2023-06-08T10:19:00Z">
            <w:rPr>
              <w:ins w:id="1161" w:author="Chassin, David P" w:date="2023-06-08T10:18:00Z"/>
              <w:rFonts w:ascii="Tahoma" w:hAnsi="Tahoma" w:cs="Tahoma"/>
            </w:rPr>
          </w:rPrChange>
        </w:rPr>
        <w:pPrChange w:id="1162" w:author="Chassin, David P" w:date="2023-06-08T10:19:00Z">
          <w:pPr>
            <w:pStyle w:val="NormalWeb"/>
            <w:spacing w:after="140"/>
          </w:pPr>
        </w:pPrChange>
      </w:pPr>
      <w:ins w:id="1163" w:author="Chassin, David P" w:date="2023-06-08T10:18:00Z">
        <w:r w:rsidRPr="005508D0">
          <w:t>Environment Variable Support</w:t>
        </w:r>
      </w:ins>
    </w:p>
    <w:p w14:paraId="7D487CFF" w14:textId="01C2CE50" w:rsidR="005508D0" w:rsidRPr="005508D0" w:rsidRDefault="005508D0" w:rsidP="005508D0">
      <w:pPr>
        <w:pStyle w:val="NormalWeb"/>
        <w:spacing w:after="140"/>
        <w:rPr>
          <w:ins w:id="1164" w:author="Chassin, David P" w:date="2023-06-08T10:18:00Z"/>
          <w:rFonts w:ascii="Tahoma" w:hAnsi="Tahoma" w:cs="Tahoma"/>
        </w:rPr>
      </w:pPr>
      <w:ins w:id="1165" w:author="Chassin, David P" w:date="2023-06-08T10:18:00Z">
        <w:r w:rsidRPr="005508D0">
          <w:rPr>
            <w:rFonts w:ascii="Tahoma" w:hAnsi="Tahoma" w:cs="Tahoma"/>
          </w:rPr>
          <w:t>Another area of improvement for the workflow process and UI would be to include an environmental variables section in either the user’s profile, or as a submittable file to a pipeline run.</w:t>
        </w:r>
      </w:ins>
    </w:p>
    <w:p w14:paraId="7C63824C" w14:textId="45AA6CF0" w:rsidR="005508D0" w:rsidRPr="005508D0" w:rsidRDefault="005508D0" w:rsidP="005508D0">
      <w:pPr>
        <w:pStyle w:val="NormalWeb"/>
        <w:spacing w:after="140"/>
        <w:rPr>
          <w:ins w:id="1166" w:author="Chassin, David P" w:date="2023-06-08T10:18:00Z"/>
          <w:rFonts w:ascii="Tahoma" w:hAnsi="Tahoma" w:cs="Tahoma"/>
        </w:rPr>
      </w:pPr>
      <w:ins w:id="1167" w:author="Chassin, David P" w:date="2023-06-08T10:18:00Z">
        <w:r w:rsidRPr="005508D0">
          <w:rPr>
            <w:rFonts w:ascii="Tahoma" w:hAnsi="Tahoma" w:cs="Tahoma"/>
          </w:rPr>
          <w:t>Many potential pipelines may depend on data from a resource requiring credentials. This system would allow users to provide credentials or any other necessary environmental data to process their pipelines.</w:t>
        </w:r>
      </w:ins>
    </w:p>
    <w:p w14:paraId="3025AE46" w14:textId="76974774" w:rsidR="005508D0" w:rsidRPr="005508D0" w:rsidRDefault="005508D0" w:rsidP="005508D0">
      <w:pPr>
        <w:pStyle w:val="NormalWeb"/>
        <w:spacing w:after="140"/>
        <w:rPr>
          <w:ins w:id="1168" w:author="Chassin, David P" w:date="2023-06-08T10:18:00Z"/>
          <w:rFonts w:ascii="Tahoma" w:hAnsi="Tahoma" w:cs="Tahoma"/>
        </w:rPr>
      </w:pPr>
      <w:ins w:id="1169" w:author="Chassin, David P" w:date="2023-06-08T10:18:00Z">
        <w:r w:rsidRPr="005508D0">
          <w:rPr>
            <w:rFonts w:ascii="Tahoma" w:hAnsi="Tahoma" w:cs="Tahoma"/>
          </w:rPr>
          <w:t>A profile-based implementation would create the easiest user experience, as they would only need to set their environment variables once in their user account for them to be applied to all workflows. However, a drawback to this approach would mean the need to store potentially sensitive credentials.</w:t>
        </w:r>
      </w:ins>
    </w:p>
    <w:p w14:paraId="63802E06" w14:textId="062DB88E" w:rsidR="005508D0" w:rsidRPr="005508D0" w:rsidRDefault="005508D0" w:rsidP="005508D0">
      <w:pPr>
        <w:pStyle w:val="NormalWeb"/>
        <w:spacing w:after="140"/>
        <w:rPr>
          <w:ins w:id="1170" w:author="Chassin, David P" w:date="2023-06-08T10:18:00Z"/>
          <w:rFonts w:ascii="Tahoma" w:hAnsi="Tahoma" w:cs="Tahoma"/>
        </w:rPr>
      </w:pPr>
      <w:ins w:id="1171" w:author="Chassin, David P" w:date="2023-06-08T10:18:00Z">
        <w:r w:rsidRPr="005508D0">
          <w:rPr>
            <w:rFonts w:ascii="Tahoma" w:hAnsi="Tahoma" w:cs="Tahoma"/>
          </w:rPr>
          <w:t>The alternative approach of allowing users to submit a standardized ENV file would require more work from the user end but would alleviate the burden of protecting sensitive information from our system. This approach would create a specialized set of logic to handle submitted ENV files, allowing their use in a workflow run while removing the file as a saved artifact from both input and output files.</w:t>
        </w:r>
      </w:ins>
    </w:p>
    <w:p w14:paraId="0DF2864F" w14:textId="498E48D7" w:rsidR="005508D0" w:rsidRPr="005508D0" w:rsidRDefault="005508D0">
      <w:pPr>
        <w:pStyle w:val="Heading4"/>
        <w:rPr>
          <w:ins w:id="1172" w:author="Chassin, David P" w:date="2023-06-08T10:18:00Z"/>
          <w:rPrChange w:id="1173" w:author="Chassin, David P" w:date="2023-06-08T10:20:00Z">
            <w:rPr>
              <w:ins w:id="1174" w:author="Chassin, David P" w:date="2023-06-08T10:18:00Z"/>
              <w:rFonts w:ascii="Tahoma" w:hAnsi="Tahoma" w:cs="Tahoma"/>
            </w:rPr>
          </w:rPrChange>
        </w:rPr>
        <w:pPrChange w:id="1175" w:author="Chassin, David P" w:date="2023-06-08T10:20:00Z">
          <w:pPr>
            <w:pStyle w:val="NormalWeb"/>
            <w:spacing w:after="140"/>
          </w:pPr>
        </w:pPrChange>
      </w:pPr>
      <w:ins w:id="1176" w:author="Chassin, David P" w:date="2023-06-08T10:18:00Z">
        <w:r w:rsidRPr="005508D0">
          <w:t>Change pipeline workflows to use Apache Beam</w:t>
        </w:r>
      </w:ins>
    </w:p>
    <w:p w14:paraId="13E6B019" w14:textId="03731AE8" w:rsidR="005508D0" w:rsidRPr="005508D0" w:rsidRDefault="005508D0" w:rsidP="005508D0">
      <w:pPr>
        <w:pStyle w:val="NormalWeb"/>
        <w:spacing w:after="140"/>
        <w:rPr>
          <w:ins w:id="1177" w:author="Chassin, David P" w:date="2023-06-08T10:18:00Z"/>
          <w:rFonts w:ascii="Tahoma" w:hAnsi="Tahoma" w:cs="Tahoma"/>
        </w:rPr>
      </w:pPr>
      <w:ins w:id="1178" w:author="Chassin, David P" w:date="2023-06-08T10:18:00Z">
        <w:r w:rsidRPr="005508D0">
          <w:rPr>
            <w:rFonts w:ascii="Tahoma" w:hAnsi="Tahoma" w:cs="Tahoma"/>
          </w:rPr>
          <w:t>Apache Beam is an open-source, unified programming model that enables developers to implement batch and streaming data processing jobs with ease. Here are some advantages of using Apache Beam:</w:t>
        </w:r>
      </w:ins>
    </w:p>
    <w:p w14:paraId="21C171FE" w14:textId="51D29659" w:rsidR="005508D0" w:rsidRPr="005508D0" w:rsidRDefault="005508D0" w:rsidP="005508D0">
      <w:pPr>
        <w:pStyle w:val="NormalWeb"/>
        <w:spacing w:after="140"/>
        <w:rPr>
          <w:ins w:id="1179" w:author="Chassin, David P" w:date="2023-06-08T10:18:00Z"/>
          <w:rFonts w:ascii="Tahoma" w:hAnsi="Tahoma" w:cs="Tahoma"/>
        </w:rPr>
      </w:pPr>
      <w:ins w:id="1180" w:author="Chassin, David P" w:date="2023-06-08T10:18:00Z">
        <w:r w:rsidRPr="005508D0">
          <w:rPr>
            <w:rFonts w:ascii="Tahoma" w:hAnsi="Tahoma" w:cs="Tahoma"/>
          </w:rPr>
          <w:t xml:space="preserve">Platform Independence: Apache Beam supports multiple execution engines such as Apache </w:t>
        </w:r>
        <w:proofErr w:type="spellStart"/>
        <w:r w:rsidRPr="005508D0">
          <w:rPr>
            <w:rFonts w:ascii="Tahoma" w:hAnsi="Tahoma" w:cs="Tahoma"/>
          </w:rPr>
          <w:t>Flink</w:t>
        </w:r>
        <w:proofErr w:type="spellEnd"/>
        <w:r w:rsidRPr="005508D0">
          <w:rPr>
            <w:rFonts w:ascii="Tahoma" w:hAnsi="Tahoma" w:cs="Tahoma"/>
          </w:rPr>
          <w:t>, Apache Spark, and Google Cloud Dataflow, allowing you to run your data processing jobs across multiple platforms without needing to rewrite your code.</w:t>
        </w:r>
      </w:ins>
    </w:p>
    <w:p w14:paraId="29985C5C" w14:textId="53EE7ECA" w:rsidR="005508D0" w:rsidRPr="005508D0" w:rsidRDefault="005508D0" w:rsidP="005508D0">
      <w:pPr>
        <w:pStyle w:val="NormalWeb"/>
        <w:spacing w:after="140"/>
        <w:rPr>
          <w:ins w:id="1181" w:author="Chassin, David P" w:date="2023-06-08T10:18:00Z"/>
          <w:rFonts w:ascii="Tahoma" w:hAnsi="Tahoma" w:cs="Tahoma"/>
        </w:rPr>
      </w:pPr>
      <w:ins w:id="1182" w:author="Chassin, David P" w:date="2023-06-08T10:18:00Z">
        <w:r w:rsidRPr="005508D0">
          <w:rPr>
            <w:rFonts w:ascii="Tahoma" w:hAnsi="Tahoma" w:cs="Tahoma"/>
          </w:rPr>
          <w:t>Flexibility: With Apache Beam, you can write your data processing code in a language of your choice, such as Python, Java, or Go. This flexibility allows you to use your preferred language and still benefit from the features of Apache Beam.</w:t>
        </w:r>
      </w:ins>
    </w:p>
    <w:p w14:paraId="2C01A2DF" w14:textId="0FAE48EF" w:rsidR="005508D0" w:rsidRPr="005508D0" w:rsidRDefault="005508D0" w:rsidP="005508D0">
      <w:pPr>
        <w:pStyle w:val="NormalWeb"/>
        <w:spacing w:after="140"/>
        <w:rPr>
          <w:ins w:id="1183" w:author="Chassin, David P" w:date="2023-06-08T10:18:00Z"/>
          <w:rFonts w:ascii="Tahoma" w:hAnsi="Tahoma" w:cs="Tahoma"/>
        </w:rPr>
      </w:pPr>
      <w:ins w:id="1184" w:author="Chassin, David P" w:date="2023-06-08T10:18:00Z">
        <w:r w:rsidRPr="005508D0">
          <w:rPr>
            <w:rFonts w:ascii="Tahoma" w:hAnsi="Tahoma" w:cs="Tahoma"/>
          </w:rPr>
          <w:t>Scalability: Apache Beam provides horizontal scalability, allowing you to scale up or down your processing jobs as per your data volume and processing requirements. This scalability ensures that you can handle large datasets and efficiently process them without any performance issues.</w:t>
        </w:r>
      </w:ins>
    </w:p>
    <w:p w14:paraId="55D22153" w14:textId="77777777" w:rsidR="005508D0" w:rsidRPr="005508D0" w:rsidRDefault="005508D0" w:rsidP="005508D0">
      <w:pPr>
        <w:pStyle w:val="NormalWeb"/>
        <w:spacing w:after="140"/>
        <w:rPr>
          <w:ins w:id="1185" w:author="Chassin, David P" w:date="2023-06-08T10:18:00Z"/>
          <w:rFonts w:ascii="Tahoma" w:hAnsi="Tahoma" w:cs="Tahoma"/>
        </w:rPr>
      </w:pPr>
      <w:ins w:id="1186" w:author="Chassin, David P" w:date="2023-06-08T10:18:00Z">
        <w:r w:rsidRPr="005508D0">
          <w:rPr>
            <w:rFonts w:ascii="Tahoma" w:hAnsi="Tahoma" w:cs="Tahoma"/>
          </w:rPr>
          <w:t>However, using Apache Beam also has some drawbacks, which are worth noting:</w:t>
        </w:r>
      </w:ins>
    </w:p>
    <w:p w14:paraId="79553E99" w14:textId="77777777" w:rsidR="005508D0" w:rsidRPr="005508D0" w:rsidRDefault="005508D0" w:rsidP="005508D0">
      <w:pPr>
        <w:pStyle w:val="NormalWeb"/>
        <w:spacing w:after="140"/>
        <w:rPr>
          <w:ins w:id="1187" w:author="Chassin, David P" w:date="2023-06-08T10:18:00Z"/>
          <w:rFonts w:ascii="Tahoma" w:hAnsi="Tahoma" w:cs="Tahoma"/>
        </w:rPr>
      </w:pPr>
      <w:ins w:id="1188" w:author="Chassin, David P" w:date="2023-06-08T10:18:00Z">
        <w:r w:rsidRPr="005508D0">
          <w:rPr>
            <w:rFonts w:ascii="Tahoma" w:hAnsi="Tahoma" w:cs="Tahoma"/>
          </w:rPr>
          <w:br/>
        </w:r>
      </w:ins>
    </w:p>
    <w:p w14:paraId="564F5E6E" w14:textId="77777777" w:rsidR="005508D0" w:rsidRPr="005508D0" w:rsidRDefault="005508D0" w:rsidP="005508D0">
      <w:pPr>
        <w:pStyle w:val="NormalWeb"/>
        <w:numPr>
          <w:ilvl w:val="0"/>
          <w:numId w:val="42"/>
        </w:numPr>
        <w:spacing w:after="140"/>
        <w:rPr>
          <w:ins w:id="1189" w:author="Chassin, David P" w:date="2023-06-08T10:18:00Z"/>
          <w:rFonts w:ascii="Tahoma" w:hAnsi="Tahoma" w:cs="Tahoma"/>
        </w:rPr>
      </w:pPr>
      <w:ins w:id="1190" w:author="Chassin, David P" w:date="2023-06-08T10:18:00Z">
        <w:r w:rsidRPr="005508D0">
          <w:rPr>
            <w:rFonts w:ascii="Tahoma" w:hAnsi="Tahoma" w:cs="Tahoma"/>
          </w:rPr>
          <w:lastRenderedPageBreak/>
          <w:t>Steep Learning Curve: Apache Beam has a steep learning curve, and developers need to have a good understanding of the programming model, execution engines, and related concepts. This could lead to a significant learning investment for developers who are new to the tool.</w:t>
        </w:r>
      </w:ins>
    </w:p>
    <w:p w14:paraId="3DE67CB3" w14:textId="77777777" w:rsidR="005508D0" w:rsidRPr="005508D0" w:rsidRDefault="005508D0" w:rsidP="005508D0">
      <w:pPr>
        <w:pStyle w:val="NormalWeb"/>
        <w:numPr>
          <w:ilvl w:val="0"/>
          <w:numId w:val="42"/>
        </w:numPr>
        <w:spacing w:after="140"/>
        <w:rPr>
          <w:ins w:id="1191" w:author="Chassin, David P" w:date="2023-06-08T10:18:00Z"/>
          <w:rFonts w:ascii="Tahoma" w:hAnsi="Tahoma" w:cs="Tahoma"/>
        </w:rPr>
      </w:pPr>
      <w:ins w:id="1192" w:author="Chassin, David P" w:date="2023-06-08T10:18:00Z">
        <w:r w:rsidRPr="005508D0">
          <w:rPr>
            <w:rFonts w:ascii="Tahoma" w:hAnsi="Tahoma" w:cs="Tahoma"/>
          </w:rPr>
          <w:t>Overhead: Apache Beam provides several abstractions and APIs that make it easier to write scalable and efficient data processing jobs. However, this abstraction comes with some overhead, which could result in some performance degradation when compared to using a lower-level programming model.</w:t>
        </w:r>
      </w:ins>
    </w:p>
    <w:p w14:paraId="23721085" w14:textId="2976C443" w:rsidR="005508D0" w:rsidRPr="005508D0" w:rsidRDefault="005508D0">
      <w:pPr>
        <w:pStyle w:val="NormalWeb"/>
        <w:numPr>
          <w:ilvl w:val="0"/>
          <w:numId w:val="42"/>
        </w:numPr>
        <w:spacing w:after="140"/>
        <w:rPr>
          <w:ins w:id="1193" w:author="Chassin, David P" w:date="2023-06-08T10:18:00Z"/>
          <w:rFonts w:ascii="Tahoma" w:hAnsi="Tahoma" w:cs="Tahoma"/>
        </w:rPr>
        <w:pPrChange w:id="1194" w:author="Chassin, David P" w:date="2023-06-08T10:20:00Z">
          <w:pPr>
            <w:pStyle w:val="NormalWeb"/>
            <w:spacing w:after="140"/>
          </w:pPr>
        </w:pPrChange>
      </w:pPr>
      <w:ins w:id="1195" w:author="Chassin, David P" w:date="2023-06-08T10:18:00Z">
        <w:r w:rsidRPr="005508D0">
          <w:rPr>
            <w:rFonts w:ascii="Tahoma" w:hAnsi="Tahoma" w:cs="Tahoma"/>
          </w:rPr>
          <w:t xml:space="preserve">Transitioning to Apache Beam would require a heavy analysis to rewrite/rebuild existing </w:t>
        </w:r>
        <w:proofErr w:type="spellStart"/>
        <w:r w:rsidRPr="005508D0">
          <w:rPr>
            <w:rFonts w:ascii="Tahoma" w:hAnsi="Tahoma" w:cs="Tahoma"/>
          </w:rPr>
          <w:t>OpenFIDO</w:t>
        </w:r>
        <w:proofErr w:type="spellEnd"/>
        <w:r w:rsidRPr="005508D0">
          <w:rPr>
            <w:rFonts w:ascii="Tahoma" w:hAnsi="Tahoma" w:cs="Tahoma"/>
          </w:rPr>
          <w:t xml:space="preserve"> infrastructure and to reorient the application’s data flow and structure.</w:t>
        </w:r>
      </w:ins>
    </w:p>
    <w:p w14:paraId="6E65B11E" w14:textId="35CAB0A7" w:rsidR="005508D0" w:rsidRPr="005508D0" w:rsidRDefault="005508D0" w:rsidP="005508D0">
      <w:pPr>
        <w:pStyle w:val="NormalWeb"/>
        <w:spacing w:after="140"/>
        <w:rPr>
          <w:ins w:id="1196" w:author="Chassin, David P" w:date="2023-06-08T10:18:00Z"/>
          <w:rFonts w:ascii="Tahoma" w:hAnsi="Tahoma" w:cs="Tahoma"/>
        </w:rPr>
      </w:pPr>
      <w:ins w:id="1197" w:author="Chassin, David P" w:date="2023-06-08T10:18:00Z">
        <w:r w:rsidRPr="005508D0">
          <w:rPr>
            <w:rFonts w:ascii="Tahoma" w:hAnsi="Tahoma" w:cs="Tahoma"/>
          </w:rPr>
          <w:t xml:space="preserve">In </w:t>
        </w:r>
      </w:ins>
      <w:ins w:id="1198" w:author="Chassin, David P" w:date="2023-06-08T10:20:00Z">
        <w:r>
          <w:rPr>
            <w:rFonts w:ascii="Tahoma" w:hAnsi="Tahoma" w:cs="Tahoma"/>
          </w:rPr>
          <w:t>general</w:t>
        </w:r>
      </w:ins>
      <w:ins w:id="1199" w:author="Chassin, David P" w:date="2023-06-08T10:18:00Z">
        <w:r w:rsidRPr="005508D0">
          <w:rPr>
            <w:rFonts w:ascii="Tahoma" w:hAnsi="Tahoma" w:cs="Tahoma"/>
          </w:rPr>
          <w:t>, Apache Beam offers a flexible and scalable platform-independent data processing model that can help developers handle large datasets efficiently. However, it requires some investment in learning and may not natively support some advanced features.</w:t>
        </w:r>
      </w:ins>
    </w:p>
    <w:p w14:paraId="56135DEC" w14:textId="4A9D24E5" w:rsidR="005508D0" w:rsidRPr="005508D0" w:rsidRDefault="005508D0">
      <w:pPr>
        <w:pStyle w:val="Heading4"/>
        <w:rPr>
          <w:ins w:id="1200" w:author="Chassin, David P" w:date="2023-06-08T10:18:00Z"/>
          <w:rPrChange w:id="1201" w:author="Chassin, David P" w:date="2023-06-08T10:20:00Z">
            <w:rPr>
              <w:ins w:id="1202" w:author="Chassin, David P" w:date="2023-06-08T10:18:00Z"/>
              <w:rFonts w:ascii="Tahoma" w:hAnsi="Tahoma" w:cs="Tahoma"/>
            </w:rPr>
          </w:rPrChange>
        </w:rPr>
        <w:pPrChange w:id="1203" w:author="Chassin, David P" w:date="2023-06-08T10:20:00Z">
          <w:pPr>
            <w:pStyle w:val="NormalWeb"/>
            <w:spacing w:after="140"/>
          </w:pPr>
        </w:pPrChange>
      </w:pPr>
      <w:ins w:id="1204" w:author="Chassin, David P" w:date="2023-06-08T10:18:00Z">
        <w:r w:rsidRPr="005508D0">
          <w:t>Recommendation System</w:t>
        </w:r>
      </w:ins>
    </w:p>
    <w:p w14:paraId="6ACFD4FD" w14:textId="424430FD" w:rsidR="005508D0" w:rsidRPr="005508D0" w:rsidRDefault="005508D0" w:rsidP="005508D0">
      <w:pPr>
        <w:pStyle w:val="NormalWeb"/>
        <w:spacing w:after="140"/>
        <w:rPr>
          <w:ins w:id="1205" w:author="Chassin, David P" w:date="2023-06-08T10:18:00Z"/>
          <w:rFonts w:ascii="Tahoma" w:hAnsi="Tahoma" w:cs="Tahoma"/>
        </w:rPr>
      </w:pPr>
      <w:proofErr w:type="spellStart"/>
      <w:ins w:id="1206" w:author="Chassin, David P" w:date="2023-06-08T10:18:00Z">
        <w:r w:rsidRPr="005508D0">
          <w:rPr>
            <w:rFonts w:ascii="Tahoma" w:hAnsi="Tahoma" w:cs="Tahoma"/>
          </w:rPr>
          <w:t>OpenFIDO</w:t>
        </w:r>
        <w:proofErr w:type="spellEnd"/>
        <w:r w:rsidRPr="005508D0">
          <w:rPr>
            <w:rFonts w:ascii="Tahoma" w:hAnsi="Tahoma" w:cs="Tahoma"/>
          </w:rPr>
          <w:t xml:space="preserve"> users might not know which pipelines are good to use for follow-on data </w:t>
        </w:r>
        <w:proofErr w:type="gramStart"/>
        <w:r w:rsidRPr="005508D0">
          <w:rPr>
            <w:rFonts w:ascii="Tahoma" w:hAnsi="Tahoma" w:cs="Tahoma"/>
          </w:rPr>
          <w:t>processing, or</w:t>
        </w:r>
        <w:proofErr w:type="gramEnd"/>
        <w:r w:rsidRPr="005508D0">
          <w:rPr>
            <w:rFonts w:ascii="Tahoma" w:hAnsi="Tahoma" w:cs="Tahoma"/>
          </w:rPr>
          <w:t xml:space="preserve"> have not considered next steps in their data analysis. Other users also might consistently re-use the same pipeline series in their analyses.</w:t>
        </w:r>
      </w:ins>
    </w:p>
    <w:p w14:paraId="04177F0C" w14:textId="7E918B44" w:rsidR="005508D0" w:rsidRPr="005508D0" w:rsidRDefault="005508D0" w:rsidP="005508D0">
      <w:pPr>
        <w:pStyle w:val="NormalWeb"/>
        <w:spacing w:after="140"/>
        <w:rPr>
          <w:ins w:id="1207" w:author="Chassin, David P" w:date="2023-06-08T10:18:00Z"/>
          <w:rFonts w:ascii="Tahoma" w:hAnsi="Tahoma" w:cs="Tahoma"/>
        </w:rPr>
      </w:pPr>
      <w:ins w:id="1208" w:author="Chassin, David P" w:date="2023-06-08T10:18:00Z">
        <w:r w:rsidRPr="005508D0">
          <w:rPr>
            <w:rFonts w:ascii="Tahoma" w:hAnsi="Tahoma" w:cs="Tahoma"/>
          </w:rPr>
          <w:t>For these cases, adding a recommendation system can help users discover additional pipelines that can relate to the data they are processing. This can be presented to users in as two separate recommendation lists following a pipeline run.</w:t>
        </w:r>
      </w:ins>
    </w:p>
    <w:p w14:paraId="1471A3AA" w14:textId="77777777" w:rsidR="005508D0" w:rsidRPr="005508D0" w:rsidRDefault="005508D0">
      <w:pPr>
        <w:pStyle w:val="NormalWeb"/>
        <w:numPr>
          <w:ilvl w:val="0"/>
          <w:numId w:val="43"/>
        </w:numPr>
        <w:spacing w:after="120" w:afterAutospacing="0"/>
        <w:rPr>
          <w:ins w:id="1209" w:author="Chassin, David P" w:date="2023-06-08T10:18:00Z"/>
          <w:rFonts w:ascii="Tahoma" w:hAnsi="Tahoma" w:cs="Tahoma"/>
        </w:rPr>
        <w:pPrChange w:id="1210" w:author="Chassin, David P" w:date="2023-06-08T10:20:00Z">
          <w:pPr>
            <w:pStyle w:val="NormalWeb"/>
            <w:numPr>
              <w:numId w:val="43"/>
            </w:numPr>
            <w:tabs>
              <w:tab w:val="num" w:pos="720"/>
            </w:tabs>
            <w:spacing w:after="140"/>
            <w:ind w:left="720" w:hanging="360"/>
          </w:pPr>
        </w:pPrChange>
      </w:pPr>
      <w:ins w:id="1211" w:author="Chassin, David P" w:date="2023-06-08T10:18:00Z">
        <w:r w:rsidRPr="005508D0">
          <w:rPr>
            <w:rFonts w:ascii="Tahoma" w:hAnsi="Tahoma" w:cs="Tahoma"/>
          </w:rPr>
          <w:t>The “user” recommendation list, which will be based on which pipelines the user usually runs next after completing their current pipeline run.</w:t>
        </w:r>
      </w:ins>
    </w:p>
    <w:p w14:paraId="30F5F1B2" w14:textId="452B855E" w:rsidR="005508D0" w:rsidRPr="005508D0" w:rsidRDefault="005508D0">
      <w:pPr>
        <w:pStyle w:val="NormalWeb"/>
        <w:numPr>
          <w:ilvl w:val="0"/>
          <w:numId w:val="43"/>
        </w:numPr>
        <w:spacing w:after="140"/>
        <w:rPr>
          <w:ins w:id="1212" w:author="Chassin, David P" w:date="2023-06-08T10:18:00Z"/>
          <w:rFonts w:ascii="Tahoma" w:hAnsi="Tahoma" w:cs="Tahoma"/>
        </w:rPr>
        <w:pPrChange w:id="1213" w:author="Chassin, David P" w:date="2023-06-08T10:20:00Z">
          <w:pPr>
            <w:pStyle w:val="NormalWeb"/>
            <w:spacing w:after="140"/>
          </w:pPr>
        </w:pPrChange>
      </w:pPr>
      <w:ins w:id="1214" w:author="Chassin, David P" w:date="2023-06-08T10:18:00Z">
        <w:r w:rsidRPr="005508D0">
          <w:rPr>
            <w:rFonts w:ascii="Tahoma" w:hAnsi="Tahoma" w:cs="Tahoma"/>
          </w:rPr>
          <w:t>The “peers” recommendation list, which will be based on what pipelines other users have run after completing this current pipeline run.</w:t>
        </w:r>
      </w:ins>
    </w:p>
    <w:p w14:paraId="28479A78" w14:textId="6001BA99" w:rsidR="005508D0" w:rsidRPr="005508D0" w:rsidRDefault="005508D0" w:rsidP="005508D0">
      <w:pPr>
        <w:pStyle w:val="NormalWeb"/>
        <w:spacing w:after="140"/>
        <w:rPr>
          <w:ins w:id="1215" w:author="Chassin, David P" w:date="2023-06-08T10:18:00Z"/>
          <w:rFonts w:ascii="Tahoma" w:hAnsi="Tahoma" w:cs="Tahoma"/>
        </w:rPr>
      </w:pPr>
      <w:ins w:id="1216" w:author="Chassin, David P" w:date="2023-06-08T10:18:00Z">
        <w:r w:rsidRPr="005508D0">
          <w:rPr>
            <w:rFonts w:ascii="Tahoma" w:hAnsi="Tahoma" w:cs="Tahoma"/>
          </w:rPr>
          <w:t>Additionally, this system can utilize the data-forwarding from the workflow UI upgrades to enable a user to easily pass their result artifacts to the new pipeline, should they select one of the recommendations.</w:t>
        </w:r>
      </w:ins>
    </w:p>
    <w:p w14:paraId="6A4C10D7" w14:textId="164EDF03" w:rsidR="005508D0" w:rsidRPr="005508D0" w:rsidRDefault="005508D0">
      <w:pPr>
        <w:pStyle w:val="Heading4"/>
        <w:rPr>
          <w:ins w:id="1217" w:author="Chassin, David P" w:date="2023-06-08T10:18:00Z"/>
          <w:rPrChange w:id="1218" w:author="Chassin, David P" w:date="2023-06-08T10:20:00Z">
            <w:rPr>
              <w:ins w:id="1219" w:author="Chassin, David P" w:date="2023-06-08T10:18:00Z"/>
              <w:rFonts w:ascii="Tahoma" w:hAnsi="Tahoma" w:cs="Tahoma"/>
            </w:rPr>
          </w:rPrChange>
        </w:rPr>
        <w:pPrChange w:id="1220" w:author="Chassin, David P" w:date="2023-06-08T10:20:00Z">
          <w:pPr>
            <w:pStyle w:val="NormalWeb"/>
            <w:spacing w:after="140"/>
          </w:pPr>
        </w:pPrChange>
      </w:pPr>
      <w:ins w:id="1221" w:author="Chassin, David P" w:date="2023-06-08T10:18:00Z">
        <w:r w:rsidRPr="005508D0">
          <w:t>Page Load Speed</w:t>
        </w:r>
      </w:ins>
    </w:p>
    <w:p w14:paraId="3D4A9CC9" w14:textId="609A4A3E" w:rsidR="005508D0" w:rsidRPr="005508D0" w:rsidRDefault="005508D0" w:rsidP="005508D0">
      <w:pPr>
        <w:pStyle w:val="NormalWeb"/>
        <w:spacing w:after="140"/>
        <w:rPr>
          <w:ins w:id="1222" w:author="Chassin, David P" w:date="2023-06-08T10:18:00Z"/>
          <w:rFonts w:ascii="Tahoma" w:hAnsi="Tahoma" w:cs="Tahoma"/>
        </w:rPr>
      </w:pPr>
      <w:ins w:id="1223" w:author="Chassin, David P" w:date="2023-06-08T10:18:00Z">
        <w:r w:rsidRPr="005508D0">
          <w:rPr>
            <w:rFonts w:ascii="Tahoma" w:hAnsi="Tahoma" w:cs="Tahoma"/>
          </w:rPr>
          <w:t xml:space="preserve">By implementing pagination in the </w:t>
        </w:r>
        <w:proofErr w:type="spellStart"/>
        <w:r w:rsidRPr="005508D0">
          <w:rPr>
            <w:rFonts w:ascii="Tahoma" w:hAnsi="Tahoma" w:cs="Tahoma"/>
          </w:rPr>
          <w:t>OpenFIDO</w:t>
        </w:r>
        <w:proofErr w:type="spellEnd"/>
        <w:r w:rsidRPr="005508D0">
          <w:rPr>
            <w:rFonts w:ascii="Tahoma" w:hAnsi="Tahoma" w:cs="Tahoma"/>
          </w:rPr>
          <w:t xml:space="preserve"> application, you can reap a variety of benefits, especially when it comes to displaying large amounts of data. For instance, the </w:t>
        </w:r>
        <w:proofErr w:type="spellStart"/>
        <w:r w:rsidRPr="005508D0">
          <w:rPr>
            <w:rFonts w:ascii="Tahoma" w:hAnsi="Tahoma" w:cs="Tahoma"/>
          </w:rPr>
          <w:t>OpenFIDO</w:t>
        </w:r>
        <w:proofErr w:type="spellEnd"/>
        <w:r w:rsidRPr="005508D0">
          <w:rPr>
            <w:rFonts w:ascii="Tahoma" w:hAnsi="Tahoma" w:cs="Tahoma"/>
          </w:rPr>
          <w:t xml:space="preserve"> pipeline display currently loads all pipelines for a given organization, which can lead to slower page load speeds and decreased page reactivity.</w:t>
        </w:r>
      </w:ins>
    </w:p>
    <w:p w14:paraId="751520AD" w14:textId="30A7D58B" w:rsidR="005508D0" w:rsidRPr="005508D0" w:rsidRDefault="005508D0" w:rsidP="005508D0">
      <w:pPr>
        <w:pStyle w:val="NormalWeb"/>
        <w:spacing w:after="140"/>
        <w:rPr>
          <w:ins w:id="1224" w:author="Chassin, David P" w:date="2023-06-08T10:18:00Z"/>
          <w:rFonts w:ascii="Tahoma" w:hAnsi="Tahoma" w:cs="Tahoma"/>
        </w:rPr>
      </w:pPr>
      <w:ins w:id="1225" w:author="Chassin, David P" w:date="2023-06-08T10:18:00Z">
        <w:r w:rsidRPr="005508D0">
          <w:rPr>
            <w:rFonts w:ascii="Tahoma" w:hAnsi="Tahoma" w:cs="Tahoma"/>
          </w:rPr>
          <w:t xml:space="preserve">By adding pagination, you can significantly improve the website's performance and reactivity. This means that users will be able to navigate through the pipelines more quickly and easily. Additionally, implementing pagination for workflow runs ensures that the interface remains responsive even when displaying </w:t>
        </w:r>
        <w:proofErr w:type="gramStart"/>
        <w:r w:rsidRPr="005508D0">
          <w:rPr>
            <w:rFonts w:ascii="Tahoma" w:hAnsi="Tahoma" w:cs="Tahoma"/>
          </w:rPr>
          <w:t>a large number of</w:t>
        </w:r>
        <w:proofErr w:type="gramEnd"/>
        <w:r w:rsidRPr="005508D0">
          <w:rPr>
            <w:rFonts w:ascii="Tahoma" w:hAnsi="Tahoma" w:cs="Tahoma"/>
          </w:rPr>
          <w:t xml:space="preserve"> runs for a given pipeline.</w:t>
        </w:r>
      </w:ins>
    </w:p>
    <w:p w14:paraId="6AE9EA27" w14:textId="192DA618" w:rsidR="005508D0" w:rsidRPr="00E64C81" w:rsidRDefault="005508D0">
      <w:pPr>
        <w:pStyle w:val="NormalWeb"/>
        <w:spacing w:after="140"/>
        <w:rPr>
          <w:rFonts w:ascii="Tahoma" w:hAnsi="Tahoma" w:cs="Tahoma"/>
        </w:rPr>
        <w:pPrChange w:id="1226" w:author="Chassin, David P" w:date="2023-06-08T10:21:00Z">
          <w:pPr>
            <w:pStyle w:val="NormalWeb"/>
            <w:spacing w:before="0" w:beforeAutospacing="0" w:after="140" w:afterAutospacing="0"/>
          </w:pPr>
        </w:pPrChange>
      </w:pPr>
      <w:ins w:id="1227" w:author="Chassin, David P" w:date="2023-06-08T10:18:00Z">
        <w:r w:rsidRPr="005508D0">
          <w:rPr>
            <w:rFonts w:ascii="Tahoma" w:hAnsi="Tahoma" w:cs="Tahoma"/>
          </w:rPr>
          <w:lastRenderedPageBreak/>
          <w:t>Overall, implementing pagination on a React front-end website can help ensure that users have a smooth and seamless experience, even when dealing with a significant amount of data. By making it easier to navigate through large data sets, you can help users find what they're looking for more quickly and efficiently. </w:t>
        </w:r>
      </w:ins>
    </w:p>
    <w:p w14:paraId="4F638FEA" w14:textId="289ABB01" w:rsidR="00CA0074" w:rsidRPr="002D71B7" w:rsidRDefault="4995879E" w:rsidP="00891C04">
      <w:pPr>
        <w:pStyle w:val="Heading1"/>
      </w:pPr>
      <w:bookmarkStart w:id="1228" w:name="_Toc137112252"/>
      <w:permEnd w:id="1307929205"/>
      <w:r>
        <w:lastRenderedPageBreak/>
        <w:t>Conclusion</w:t>
      </w:r>
      <w:bookmarkEnd w:id="661"/>
      <w:bookmarkEnd w:id="662"/>
      <w:bookmarkEnd w:id="1228"/>
    </w:p>
    <w:p w14:paraId="647FFEEB" w14:textId="317D5AE9" w:rsidR="00783F1C" w:rsidRDefault="00670617" w:rsidP="00783F1C">
      <w:pPr>
        <w:spacing w:after="120"/>
        <w:rPr>
          <w:rFonts w:ascii="Tahoma" w:hAnsi="Tahoma" w:cs="Tahoma"/>
        </w:rPr>
      </w:pPr>
      <w:permStart w:id="1496651038" w:edGrp="everyone"/>
      <w:r>
        <w:rPr>
          <w:rFonts w:ascii="Tahoma" w:hAnsi="Tahoma" w:cs="Tahoma"/>
        </w:rPr>
        <w:t xml:space="preserve">Among stakeholders in electric power system planning, operations, and regulator data </w:t>
      </w:r>
      <w:r w:rsidR="00A760F9">
        <w:rPr>
          <w:rFonts w:ascii="Tahoma" w:hAnsi="Tahoma" w:cs="Tahoma"/>
        </w:rPr>
        <w:t>sharing and d</w:t>
      </w:r>
      <w:r w:rsidR="00215E6E">
        <w:rPr>
          <w:rFonts w:ascii="Tahoma" w:hAnsi="Tahoma" w:cs="Tahoma"/>
        </w:rPr>
        <w:t xml:space="preserve">ata </w:t>
      </w:r>
      <w:r>
        <w:rPr>
          <w:rFonts w:ascii="Tahoma" w:hAnsi="Tahoma" w:cs="Tahoma"/>
        </w:rPr>
        <w:t>exchange</w:t>
      </w:r>
      <w:r w:rsidR="00A760F9">
        <w:rPr>
          <w:rFonts w:ascii="Tahoma" w:hAnsi="Tahoma" w:cs="Tahoma"/>
        </w:rPr>
        <w:t xml:space="preserve"> remain a</w:t>
      </w:r>
      <w:r w:rsidR="00107A35">
        <w:rPr>
          <w:rFonts w:ascii="Tahoma" w:hAnsi="Tahoma" w:cs="Tahoma"/>
        </w:rPr>
        <w:t>n</w:t>
      </w:r>
      <w:r w:rsidR="00A760F9">
        <w:rPr>
          <w:rFonts w:ascii="Tahoma" w:hAnsi="Tahoma" w:cs="Tahoma"/>
        </w:rPr>
        <w:t xml:space="preserve"> </w:t>
      </w:r>
      <w:del w:id="1229" w:author="Chassin, David P" w:date="2023-06-08T08:55:00Z">
        <w:r w:rsidR="00A760F9" w:rsidDel="00411445">
          <w:rPr>
            <w:rFonts w:ascii="Tahoma" w:hAnsi="Tahoma" w:cs="Tahoma"/>
          </w:rPr>
          <w:delText xml:space="preserve">enduring </w:delText>
        </w:r>
      </w:del>
      <w:ins w:id="1230" w:author="Chassin, David P" w:date="2023-06-08T08:55:00Z">
        <w:r w:rsidR="00411445">
          <w:rPr>
            <w:rFonts w:ascii="Tahoma" w:hAnsi="Tahoma" w:cs="Tahoma"/>
          </w:rPr>
          <w:t xml:space="preserve">ongoing </w:t>
        </w:r>
      </w:ins>
      <w:r w:rsidR="00A760F9">
        <w:rPr>
          <w:rFonts w:ascii="Tahoma" w:hAnsi="Tahoma" w:cs="Tahoma"/>
        </w:rPr>
        <w:t xml:space="preserve">challenge. The </w:t>
      </w:r>
      <w:del w:id="1231" w:author="Chassin, David P" w:date="2023-06-08T08:56:00Z">
        <w:r w:rsidR="00A760F9" w:rsidDel="00411445">
          <w:rPr>
            <w:rFonts w:ascii="Tahoma" w:hAnsi="Tahoma" w:cs="Tahoma"/>
          </w:rPr>
          <w:delText xml:space="preserve">creation </w:delText>
        </w:r>
      </w:del>
      <w:ins w:id="1232" w:author="Chassin, David P" w:date="2023-06-08T08:56:00Z">
        <w:r w:rsidR="00411445">
          <w:rPr>
            <w:rFonts w:ascii="Tahoma" w:hAnsi="Tahoma" w:cs="Tahoma"/>
          </w:rPr>
          <w:t xml:space="preserve">development and release </w:t>
        </w:r>
      </w:ins>
      <w:r w:rsidR="00A760F9">
        <w:rPr>
          <w:rFonts w:ascii="Tahoma" w:hAnsi="Tahoma" w:cs="Tahoma"/>
        </w:rPr>
        <w:t xml:space="preserve">of </w:t>
      </w:r>
      <w:proofErr w:type="spellStart"/>
      <w:r w:rsidR="00A760F9">
        <w:rPr>
          <w:rFonts w:ascii="Tahoma" w:hAnsi="Tahoma" w:cs="Tahoma"/>
        </w:rPr>
        <w:t>OpenFIDO</w:t>
      </w:r>
      <w:proofErr w:type="spellEnd"/>
      <w:r w:rsidR="00A760F9">
        <w:rPr>
          <w:rFonts w:ascii="Tahoma" w:hAnsi="Tahoma" w:cs="Tahoma"/>
        </w:rPr>
        <w:t xml:space="preserve"> has addressed some key elements </w:t>
      </w:r>
      <w:r w:rsidR="00107A35">
        <w:rPr>
          <w:rFonts w:ascii="Tahoma" w:hAnsi="Tahoma" w:cs="Tahoma"/>
        </w:rPr>
        <w:t>of this challenge.</w:t>
      </w:r>
      <w:r w:rsidR="00783F1C">
        <w:rPr>
          <w:rFonts w:ascii="Tahoma" w:hAnsi="Tahoma" w:cs="Tahoma"/>
        </w:rPr>
        <w:t xml:space="preserve"> Among the most important of </w:t>
      </w:r>
      <w:proofErr w:type="spellStart"/>
      <w:r w:rsidR="00783F1C">
        <w:rPr>
          <w:rFonts w:ascii="Tahoma" w:hAnsi="Tahoma" w:cs="Tahoma"/>
        </w:rPr>
        <w:t>OpenFIDO</w:t>
      </w:r>
      <w:proofErr w:type="spellEnd"/>
      <w:r w:rsidR="00783F1C">
        <w:rPr>
          <w:rFonts w:ascii="Tahoma" w:hAnsi="Tahoma" w:cs="Tahoma"/>
        </w:rPr>
        <w:t xml:space="preserve"> achievements are the following.</w:t>
      </w:r>
    </w:p>
    <w:p w14:paraId="13FA7C95" w14:textId="6B00A517" w:rsidR="00107A35" w:rsidRPr="00BE34AA" w:rsidRDefault="00BE34AA" w:rsidP="00783F1C">
      <w:pPr>
        <w:pStyle w:val="NormalWeb"/>
        <w:spacing w:before="0" w:beforeAutospacing="0" w:after="200" w:afterAutospacing="0"/>
        <w:textAlignment w:val="baseline"/>
        <w:rPr>
          <w:rFonts w:ascii="Tahoma" w:hAnsi="Tahoma" w:cs="Tahoma"/>
          <w:color w:val="000000"/>
        </w:rPr>
      </w:pPr>
      <w:r w:rsidRPr="00D66B9B">
        <w:rPr>
          <w:rFonts w:ascii="Tahoma" w:hAnsi="Tahoma" w:cs="Tahoma"/>
          <w:b/>
          <w:bCs/>
          <w:color w:val="000000"/>
        </w:rPr>
        <w:t>Scalable computing</w:t>
      </w:r>
      <w:r w:rsidR="00107A35" w:rsidRPr="00BE34AA">
        <w:rPr>
          <w:rFonts w:ascii="Tahoma" w:hAnsi="Tahoma" w:cs="Tahoma"/>
          <w:color w:val="000000"/>
        </w:rPr>
        <w:t xml:space="preserve">: </w:t>
      </w:r>
      <w:proofErr w:type="spellStart"/>
      <w:r w:rsidR="00107A35" w:rsidRPr="00BE34AA">
        <w:rPr>
          <w:rFonts w:ascii="Tahoma" w:hAnsi="Tahoma" w:cs="Tahoma"/>
          <w:color w:val="000000"/>
        </w:rPr>
        <w:t>OpenFIDO</w:t>
      </w:r>
      <w:proofErr w:type="spellEnd"/>
      <w:r w:rsidR="00107A35" w:rsidRPr="00BE34AA">
        <w:rPr>
          <w:rFonts w:ascii="Tahoma" w:hAnsi="Tahoma" w:cs="Tahoma"/>
          <w:color w:val="000000"/>
        </w:rPr>
        <w:t xml:space="preserve"> runs on </w:t>
      </w:r>
      <w:r w:rsidR="00783F1C" w:rsidRPr="00BE34AA">
        <w:rPr>
          <w:rFonts w:ascii="Tahoma" w:hAnsi="Tahoma" w:cs="Tahoma"/>
          <w:color w:val="000000"/>
        </w:rPr>
        <w:t>a</w:t>
      </w:r>
      <w:r w:rsidRPr="00BE34AA">
        <w:rPr>
          <w:rFonts w:ascii="Tahoma" w:hAnsi="Tahoma" w:cs="Tahoma"/>
          <w:color w:val="000000"/>
        </w:rPr>
        <w:t xml:space="preserve">n open-source </w:t>
      </w:r>
      <w:r w:rsidR="00783F1C" w:rsidRPr="00BE34AA">
        <w:rPr>
          <w:rFonts w:ascii="Tahoma" w:hAnsi="Tahoma" w:cs="Tahoma"/>
          <w:color w:val="000000"/>
        </w:rPr>
        <w:t xml:space="preserve">interoperability </w:t>
      </w:r>
      <w:r w:rsidR="00107A35" w:rsidRPr="00BE34AA">
        <w:rPr>
          <w:rFonts w:ascii="Tahoma" w:hAnsi="Tahoma" w:cs="Tahoma"/>
          <w:color w:val="000000"/>
        </w:rPr>
        <w:t>platform</w:t>
      </w:r>
      <w:r w:rsidRPr="00BE34AA">
        <w:rPr>
          <w:rFonts w:ascii="Tahoma" w:hAnsi="Tahoma" w:cs="Tahoma"/>
          <w:color w:val="000000"/>
        </w:rPr>
        <w:t xml:space="preserve"> called Docker</w:t>
      </w:r>
      <w:r w:rsidR="00107A35" w:rsidRPr="00BE34AA">
        <w:rPr>
          <w:rFonts w:ascii="Tahoma" w:hAnsi="Tahoma" w:cs="Tahoma"/>
          <w:color w:val="000000"/>
        </w:rPr>
        <w:t xml:space="preserve"> </w:t>
      </w:r>
      <w:r w:rsidR="00783F1C" w:rsidRPr="00BE34AA">
        <w:rPr>
          <w:rFonts w:ascii="Tahoma" w:hAnsi="Tahoma" w:cs="Tahoma"/>
          <w:color w:val="000000"/>
        </w:rPr>
        <w:t>that facilitates</w:t>
      </w:r>
      <w:r w:rsidR="00107A35" w:rsidRPr="00BE34AA">
        <w:rPr>
          <w:rFonts w:ascii="Tahoma" w:hAnsi="Tahoma" w:cs="Tahoma"/>
          <w:color w:val="000000"/>
        </w:rPr>
        <w:t xml:space="preserve"> running applications </w:t>
      </w:r>
      <w:r w:rsidR="00783F1C" w:rsidRPr="00BE34AA">
        <w:rPr>
          <w:rFonts w:ascii="Tahoma" w:hAnsi="Tahoma" w:cs="Tahoma"/>
          <w:color w:val="000000"/>
        </w:rPr>
        <w:t>on a wide-variety of</w:t>
      </w:r>
      <w:r w:rsidR="00107A35" w:rsidRPr="00BE34AA">
        <w:rPr>
          <w:rFonts w:ascii="Tahoma" w:hAnsi="Tahoma" w:cs="Tahoma"/>
          <w:color w:val="000000"/>
        </w:rPr>
        <w:t xml:space="preserve"> host system</w:t>
      </w:r>
      <w:r w:rsidR="00783F1C" w:rsidRPr="00BE34AA">
        <w:rPr>
          <w:rFonts w:ascii="Tahoma" w:hAnsi="Tahoma" w:cs="Tahoma"/>
          <w:color w:val="000000"/>
        </w:rPr>
        <w:t xml:space="preserve">s, including laptops, workstations, </w:t>
      </w:r>
      <w:proofErr w:type="gramStart"/>
      <w:r w:rsidR="00783F1C" w:rsidRPr="00BE34AA">
        <w:rPr>
          <w:rFonts w:ascii="Tahoma" w:hAnsi="Tahoma" w:cs="Tahoma"/>
          <w:color w:val="000000"/>
        </w:rPr>
        <w:t>on-premise</w:t>
      </w:r>
      <w:proofErr w:type="gramEnd"/>
      <w:r w:rsidR="00783F1C" w:rsidRPr="00BE34AA">
        <w:rPr>
          <w:rFonts w:ascii="Tahoma" w:hAnsi="Tahoma" w:cs="Tahoma"/>
          <w:color w:val="000000"/>
        </w:rPr>
        <w:t xml:space="preserve"> servers, and cloud infrastructure.</w:t>
      </w:r>
    </w:p>
    <w:p w14:paraId="0B8A1448" w14:textId="77777777" w:rsidR="00107A35" w:rsidRPr="00BE34AA" w:rsidRDefault="00107A35" w:rsidP="00783F1C">
      <w:pPr>
        <w:pStyle w:val="NormalWeb"/>
        <w:spacing w:before="0" w:beforeAutospacing="0" w:after="200" w:afterAutospacing="0"/>
        <w:textAlignment w:val="baseline"/>
        <w:rPr>
          <w:rFonts w:ascii="Tahoma" w:hAnsi="Tahoma" w:cs="Tahoma"/>
          <w:color w:val="000000"/>
        </w:rPr>
      </w:pPr>
      <w:r w:rsidRPr="00D66B9B">
        <w:rPr>
          <w:rFonts w:ascii="Tahoma" w:hAnsi="Tahoma" w:cs="Tahoma"/>
          <w:b/>
          <w:bCs/>
          <w:color w:val="000000"/>
        </w:rPr>
        <w:t>Open-source distribution</w:t>
      </w:r>
      <w:r w:rsidRPr="00BE34AA">
        <w:rPr>
          <w:rFonts w:ascii="Tahoma" w:hAnsi="Tahoma" w:cs="Tahoma"/>
          <w:color w:val="000000"/>
        </w:rPr>
        <w:t xml:space="preserve">: </w:t>
      </w:r>
      <w:proofErr w:type="spellStart"/>
      <w:r w:rsidRPr="00BE34AA">
        <w:rPr>
          <w:rFonts w:ascii="Tahoma" w:hAnsi="Tahoma" w:cs="Tahoma"/>
          <w:color w:val="000000"/>
        </w:rPr>
        <w:t>OpenFIDO</w:t>
      </w:r>
      <w:proofErr w:type="spellEnd"/>
      <w:r w:rsidRPr="00BE34AA">
        <w:rPr>
          <w:rFonts w:ascii="Tahoma" w:hAnsi="Tahoma" w:cs="Tahoma"/>
          <w:color w:val="000000"/>
        </w:rPr>
        <w:t xml:space="preserve"> is completely open-source and may be used by anyone for any purpose without licensing fees to the creators of the platform.</w:t>
      </w:r>
    </w:p>
    <w:p w14:paraId="655BF608" w14:textId="17EC3329" w:rsidR="00107A35" w:rsidRPr="00BE34AA" w:rsidRDefault="00107A35" w:rsidP="00BE34AA">
      <w:pPr>
        <w:pStyle w:val="NormalWeb"/>
        <w:spacing w:before="0" w:beforeAutospacing="0" w:after="200" w:afterAutospacing="0"/>
        <w:textAlignment w:val="baseline"/>
        <w:rPr>
          <w:rFonts w:ascii="Tahoma" w:hAnsi="Tahoma" w:cs="Tahoma"/>
          <w:color w:val="000000"/>
        </w:rPr>
      </w:pPr>
      <w:r w:rsidRPr="00D66B9B">
        <w:rPr>
          <w:rFonts w:ascii="Tahoma" w:hAnsi="Tahoma" w:cs="Tahoma"/>
          <w:b/>
          <w:bCs/>
          <w:color w:val="000000"/>
        </w:rPr>
        <w:t>Open analytics</w:t>
      </w:r>
      <w:r w:rsidRPr="00BE34AA">
        <w:rPr>
          <w:rFonts w:ascii="Tahoma" w:hAnsi="Tahoma" w:cs="Tahoma"/>
          <w:color w:val="000000"/>
        </w:rPr>
        <w:t xml:space="preserve">: </w:t>
      </w:r>
      <w:proofErr w:type="spellStart"/>
      <w:r w:rsidRPr="00BE34AA">
        <w:rPr>
          <w:rFonts w:ascii="Tahoma" w:hAnsi="Tahoma" w:cs="Tahoma"/>
          <w:color w:val="000000"/>
        </w:rPr>
        <w:t>OpenFIDO</w:t>
      </w:r>
      <w:proofErr w:type="spellEnd"/>
      <w:r w:rsidRPr="00BE34AA">
        <w:rPr>
          <w:rFonts w:ascii="Tahoma" w:hAnsi="Tahoma" w:cs="Tahoma"/>
          <w:color w:val="000000"/>
        </w:rPr>
        <w:t xml:space="preserve"> methods, pipelines, and workflows are available on GitHub and can be published and used by anyone at any time on all deployments of </w:t>
      </w:r>
      <w:proofErr w:type="spellStart"/>
      <w:r w:rsidRPr="00BE34AA">
        <w:rPr>
          <w:rFonts w:ascii="Tahoma" w:hAnsi="Tahoma" w:cs="Tahoma"/>
          <w:color w:val="000000"/>
        </w:rPr>
        <w:t>OpenFIDO</w:t>
      </w:r>
      <w:proofErr w:type="spellEnd"/>
      <w:r w:rsidRPr="00BE34AA">
        <w:rPr>
          <w:rFonts w:ascii="Tahoma" w:hAnsi="Tahoma" w:cs="Tahoma"/>
          <w:color w:val="000000"/>
        </w:rPr>
        <w:t>.</w:t>
      </w:r>
      <w:r w:rsidR="00BE34AA">
        <w:rPr>
          <w:rFonts w:ascii="Tahoma" w:hAnsi="Tahoma" w:cs="Tahoma"/>
          <w:color w:val="000000"/>
        </w:rPr>
        <w:t xml:space="preserve"> In addition, anyone can submit new methods, pipelines, and workflows to </w:t>
      </w:r>
      <w:proofErr w:type="spellStart"/>
      <w:r w:rsidR="00BE34AA">
        <w:rPr>
          <w:rFonts w:ascii="Tahoma" w:hAnsi="Tahoma" w:cs="Tahoma"/>
          <w:color w:val="000000"/>
        </w:rPr>
        <w:t>OpenFIDO</w:t>
      </w:r>
      <w:proofErr w:type="spellEnd"/>
      <w:r w:rsidR="00BE34AA">
        <w:rPr>
          <w:rFonts w:ascii="Tahoma" w:hAnsi="Tahoma" w:cs="Tahoma"/>
          <w:color w:val="000000"/>
        </w:rPr>
        <w:t xml:space="preserve"> for private or public use.</w:t>
      </w:r>
    </w:p>
    <w:p w14:paraId="211A7AB9" w14:textId="135F93C1" w:rsidR="0023335A" w:rsidRPr="00E64C81" w:rsidRDefault="0023335A" w:rsidP="00632DC3">
      <w:pPr>
        <w:pStyle w:val="Heading2"/>
      </w:pPr>
      <w:bookmarkStart w:id="1233" w:name="_Toc137112253"/>
      <w:r w:rsidRPr="00E64C81">
        <w:t xml:space="preserve">Future </w:t>
      </w:r>
      <w:del w:id="1234" w:author="Chassin, David P" w:date="2023-06-08T10:21:00Z">
        <w:r w:rsidRPr="00E64C81" w:rsidDel="005508D0">
          <w:delText xml:space="preserve">pipeline </w:delText>
        </w:r>
      </w:del>
      <w:r w:rsidRPr="00E64C81">
        <w:t>research and development</w:t>
      </w:r>
      <w:bookmarkEnd w:id="1233"/>
    </w:p>
    <w:p w14:paraId="16873B3C" w14:textId="58070935" w:rsidR="00D66B9B" w:rsidRDefault="00D66B9B" w:rsidP="0023335A">
      <w:pPr>
        <w:pStyle w:val="NormalWeb"/>
        <w:spacing w:before="0" w:beforeAutospacing="0" w:after="140" w:afterAutospacing="0"/>
        <w:rPr>
          <w:rFonts w:ascii="Tahoma" w:hAnsi="Tahoma" w:cs="Tahoma"/>
          <w:color w:val="000000" w:themeColor="text1"/>
        </w:rPr>
      </w:pPr>
      <w:proofErr w:type="gramStart"/>
      <w:r>
        <w:rPr>
          <w:rFonts w:ascii="Tahoma" w:hAnsi="Tahoma" w:cs="Tahoma"/>
          <w:color w:val="000000" w:themeColor="text1"/>
        </w:rPr>
        <w:t>A number of</w:t>
      </w:r>
      <w:proofErr w:type="gramEnd"/>
      <w:r>
        <w:rPr>
          <w:rFonts w:ascii="Tahoma" w:hAnsi="Tahoma" w:cs="Tahoma"/>
          <w:color w:val="000000" w:themeColor="text1"/>
        </w:rPr>
        <w:t xml:space="preserve"> new pipelines are current</w:t>
      </w:r>
      <w:r w:rsidR="00926180">
        <w:rPr>
          <w:rFonts w:ascii="Tahoma" w:hAnsi="Tahoma" w:cs="Tahoma"/>
          <w:color w:val="000000" w:themeColor="text1"/>
        </w:rPr>
        <w:t>ly</w:t>
      </w:r>
      <w:r>
        <w:rPr>
          <w:rFonts w:ascii="Tahoma" w:hAnsi="Tahoma" w:cs="Tahoma"/>
          <w:color w:val="000000" w:themeColor="text1"/>
        </w:rPr>
        <w:t xml:space="preserve"> </w:t>
      </w:r>
      <w:r w:rsidR="00926180">
        <w:rPr>
          <w:rFonts w:ascii="Tahoma" w:hAnsi="Tahoma" w:cs="Tahoma"/>
          <w:color w:val="000000" w:themeColor="text1"/>
        </w:rPr>
        <w:t xml:space="preserve">proposed or </w:t>
      </w:r>
      <w:r>
        <w:rPr>
          <w:rFonts w:ascii="Tahoma" w:hAnsi="Tahoma" w:cs="Tahoma"/>
          <w:color w:val="000000" w:themeColor="text1"/>
        </w:rPr>
        <w:t>in development by other projects, including the following</w:t>
      </w:r>
      <w:r w:rsidR="00926180">
        <w:rPr>
          <w:rFonts w:ascii="Tahoma" w:hAnsi="Tahoma" w:cs="Tahoma"/>
          <w:color w:val="000000" w:themeColor="text1"/>
        </w:rPr>
        <w:t>.</w:t>
      </w:r>
    </w:p>
    <w:p w14:paraId="0FE2D3D1" w14:textId="311611D6" w:rsidR="0023335A" w:rsidRDefault="00D66B9B" w:rsidP="0023335A">
      <w:pPr>
        <w:pStyle w:val="NormalWeb"/>
        <w:spacing w:before="0" w:beforeAutospacing="0" w:after="140" w:afterAutospacing="0"/>
        <w:rPr>
          <w:rFonts w:ascii="Tahoma" w:hAnsi="Tahoma" w:cs="Tahoma"/>
          <w:color w:val="000000" w:themeColor="text1"/>
        </w:rPr>
      </w:pPr>
      <w:r w:rsidRPr="00D66B9B">
        <w:rPr>
          <w:rFonts w:ascii="Tahoma" w:hAnsi="Tahoma" w:cs="Tahoma"/>
          <w:b/>
          <w:bCs/>
          <w:color w:val="000000" w:themeColor="text1"/>
        </w:rPr>
        <w:t>Load decomposition</w:t>
      </w:r>
      <w:r>
        <w:rPr>
          <w:rFonts w:ascii="Tahoma" w:hAnsi="Tahoma" w:cs="Tahoma"/>
          <w:color w:val="000000" w:themeColor="text1"/>
        </w:rPr>
        <w:t>: analysis to permit extraction of end-use load shapes from AMI data and SCADA data.</w:t>
      </w:r>
    </w:p>
    <w:p w14:paraId="25EF8391" w14:textId="731F9496" w:rsidR="00D66B9B" w:rsidRDefault="00D66B9B" w:rsidP="0023335A">
      <w:pPr>
        <w:pStyle w:val="NormalWeb"/>
        <w:spacing w:before="0" w:beforeAutospacing="0" w:after="140" w:afterAutospacing="0"/>
        <w:rPr>
          <w:rFonts w:ascii="Tahoma" w:hAnsi="Tahoma" w:cs="Tahoma"/>
          <w:color w:val="000000" w:themeColor="text1"/>
        </w:rPr>
      </w:pPr>
      <w:r w:rsidRPr="00926180">
        <w:rPr>
          <w:rFonts w:ascii="Tahoma" w:hAnsi="Tahoma" w:cs="Tahoma"/>
          <w:b/>
          <w:bCs/>
          <w:color w:val="000000" w:themeColor="text1"/>
        </w:rPr>
        <w:t>Census data</w:t>
      </w:r>
      <w:r>
        <w:rPr>
          <w:rFonts w:ascii="Tahoma" w:hAnsi="Tahoma" w:cs="Tahoma"/>
          <w:color w:val="000000" w:themeColor="text1"/>
        </w:rPr>
        <w:t xml:space="preserve">: access consumer demographic data to enhance load models </w:t>
      </w:r>
      <w:r w:rsidR="00926180">
        <w:rPr>
          <w:rFonts w:ascii="Tahoma" w:hAnsi="Tahoma" w:cs="Tahoma"/>
          <w:color w:val="000000" w:themeColor="text1"/>
        </w:rPr>
        <w:t>using economic and population data.</w:t>
      </w:r>
    </w:p>
    <w:p w14:paraId="59CBEBA2" w14:textId="5CB0F8F9" w:rsidR="00926180" w:rsidRDefault="00926180" w:rsidP="0023335A">
      <w:pPr>
        <w:pStyle w:val="NormalWeb"/>
        <w:spacing w:before="0" w:beforeAutospacing="0" w:after="140" w:afterAutospacing="0"/>
        <w:rPr>
          <w:rFonts w:ascii="Tahoma" w:hAnsi="Tahoma" w:cs="Tahoma"/>
          <w:color w:val="000000" w:themeColor="text1"/>
        </w:rPr>
      </w:pPr>
      <w:r w:rsidRPr="00926180">
        <w:rPr>
          <w:rFonts w:ascii="Tahoma" w:hAnsi="Tahoma" w:cs="Tahoma"/>
          <w:b/>
          <w:bCs/>
          <w:color w:val="000000" w:themeColor="text1"/>
        </w:rPr>
        <w:t>Advanced building loads</w:t>
      </w:r>
      <w:r>
        <w:rPr>
          <w:rFonts w:ascii="Tahoma" w:hAnsi="Tahoma" w:cs="Tahoma"/>
          <w:color w:val="000000" w:themeColor="text1"/>
        </w:rPr>
        <w:t xml:space="preserve">: utilize </w:t>
      </w:r>
      <w:r w:rsidR="00607874">
        <w:rPr>
          <w:rFonts w:ascii="Tahoma" w:hAnsi="Tahoma" w:cs="Tahoma"/>
          <w:color w:val="000000" w:themeColor="text1"/>
        </w:rPr>
        <w:t>satellite data to identify the location, size, and type of buildings in communities, and automatically link the building models to power system network models.</w:t>
      </w:r>
    </w:p>
    <w:p w14:paraId="5DEE1C2A" w14:textId="4A2ADB50" w:rsidR="007B06F6" w:rsidRPr="00AB7F30" w:rsidRDefault="007B06F6" w:rsidP="0023335A">
      <w:pPr>
        <w:pStyle w:val="NormalWeb"/>
        <w:spacing w:before="0" w:beforeAutospacing="0" w:after="140" w:afterAutospacing="0"/>
        <w:rPr>
          <w:rFonts w:ascii="Tahoma" w:hAnsi="Tahoma" w:cs="Tahoma"/>
          <w:color w:val="000000" w:themeColor="text1"/>
        </w:rPr>
      </w:pPr>
      <w:r w:rsidRPr="00F94C54">
        <w:rPr>
          <w:rFonts w:ascii="Tahoma" w:hAnsi="Tahoma" w:cs="Tahoma"/>
          <w:b/>
          <w:bCs/>
          <w:color w:val="000000" w:themeColor="text1"/>
        </w:rPr>
        <w:t>Grid resilience</w:t>
      </w:r>
      <w:r w:rsidR="006B0A29">
        <w:rPr>
          <w:rFonts w:ascii="Tahoma" w:hAnsi="Tahoma" w:cs="Tahoma"/>
          <w:color w:val="000000" w:themeColor="text1"/>
        </w:rPr>
        <w:t xml:space="preserve">: </w:t>
      </w:r>
      <w:r w:rsidR="00F94C54">
        <w:rPr>
          <w:rFonts w:ascii="Tahoma" w:hAnsi="Tahoma" w:cs="Tahoma"/>
          <w:color w:val="000000" w:themeColor="text1"/>
        </w:rPr>
        <w:t xml:space="preserve">public safety power shutoff (PSPS) alternative/standardized outage optimization methodology, and </w:t>
      </w:r>
      <w:r w:rsidR="00FB62BB">
        <w:rPr>
          <w:rFonts w:ascii="Tahoma" w:hAnsi="Tahoma" w:cs="Tahoma"/>
          <w:color w:val="000000" w:themeColor="text1"/>
        </w:rPr>
        <w:t xml:space="preserve">long-term </w:t>
      </w:r>
      <w:r w:rsidR="00F94C54">
        <w:rPr>
          <w:rFonts w:ascii="Tahoma" w:hAnsi="Tahoma" w:cs="Tahoma"/>
          <w:color w:val="000000" w:themeColor="text1"/>
        </w:rPr>
        <w:t xml:space="preserve">climate </w:t>
      </w:r>
      <w:r w:rsidR="00FB62BB">
        <w:rPr>
          <w:rFonts w:ascii="Tahoma" w:hAnsi="Tahoma" w:cs="Tahoma"/>
          <w:color w:val="000000" w:themeColor="text1"/>
        </w:rPr>
        <w:t>change impacts on electric load, distribution infrastructure, and data-drive</w:t>
      </w:r>
      <w:r w:rsidR="00DC4895">
        <w:rPr>
          <w:rFonts w:ascii="Tahoma" w:hAnsi="Tahoma" w:cs="Tahoma"/>
          <w:color w:val="000000" w:themeColor="text1"/>
        </w:rPr>
        <w:t>n</w:t>
      </w:r>
      <w:r w:rsidR="00FB62BB">
        <w:rPr>
          <w:rFonts w:ascii="Tahoma" w:hAnsi="Tahoma" w:cs="Tahoma"/>
          <w:color w:val="000000" w:themeColor="text1"/>
        </w:rPr>
        <w:t xml:space="preserve"> asset planning and hardening.</w:t>
      </w:r>
    </w:p>
    <w:p w14:paraId="0BE4ACC8" w14:textId="77777777" w:rsidR="0023335A" w:rsidRPr="00E64C81" w:rsidRDefault="0023335A" w:rsidP="00632DC3">
      <w:pPr>
        <w:pStyle w:val="Heading2"/>
      </w:pPr>
      <w:bookmarkStart w:id="1235" w:name="_Toc137112254"/>
      <w:r w:rsidRPr="00E64C81">
        <w:t>Advanced workflow research and development</w:t>
      </w:r>
      <w:bookmarkEnd w:id="1235"/>
    </w:p>
    <w:p w14:paraId="5EC51C71" w14:textId="26B3D336" w:rsidR="0023335A" w:rsidRPr="00AB7F30" w:rsidRDefault="003F4744" w:rsidP="0023335A">
      <w:pPr>
        <w:pStyle w:val="NormalWeb"/>
        <w:spacing w:before="0" w:beforeAutospacing="0" w:after="140" w:afterAutospacing="0"/>
        <w:rPr>
          <w:rFonts w:ascii="Tahoma" w:hAnsi="Tahoma" w:cs="Tahoma"/>
          <w:color w:val="000000" w:themeColor="text1"/>
        </w:rPr>
      </w:pPr>
      <w:r>
        <w:rPr>
          <w:rFonts w:ascii="Tahoma" w:hAnsi="Tahoma" w:cs="Tahoma"/>
          <w:color w:val="000000" w:themeColor="text1"/>
        </w:rPr>
        <w:t xml:space="preserve">The more advanced workflow implementation </w:t>
      </w:r>
      <w:r w:rsidR="00795337">
        <w:rPr>
          <w:rFonts w:ascii="Tahoma" w:hAnsi="Tahoma" w:cs="Tahoma"/>
          <w:color w:val="000000" w:themeColor="text1"/>
        </w:rPr>
        <w:t xml:space="preserve">is available in the application services, but it not available to users of the interface. In addition, workflow management </w:t>
      </w:r>
      <w:r w:rsidR="005269FF">
        <w:rPr>
          <w:rFonts w:ascii="Tahoma" w:hAnsi="Tahoma" w:cs="Tahoma"/>
          <w:color w:val="000000" w:themeColor="text1"/>
        </w:rPr>
        <w:t>tools</w:t>
      </w:r>
      <w:r w:rsidR="00795337">
        <w:rPr>
          <w:rFonts w:ascii="Tahoma" w:hAnsi="Tahoma" w:cs="Tahoma"/>
          <w:color w:val="000000" w:themeColor="text1"/>
        </w:rPr>
        <w:t xml:space="preserve"> such as Apache Beam are now widely </w:t>
      </w:r>
      <w:r w:rsidR="00EC5169">
        <w:rPr>
          <w:rFonts w:ascii="Tahoma" w:hAnsi="Tahoma" w:cs="Tahoma"/>
          <w:color w:val="000000" w:themeColor="text1"/>
        </w:rPr>
        <w:t xml:space="preserve">accepted as </w:t>
      </w:r>
      <w:r w:rsidR="00C90296">
        <w:rPr>
          <w:rFonts w:ascii="Tahoma" w:hAnsi="Tahoma" w:cs="Tahoma"/>
          <w:color w:val="000000" w:themeColor="text1"/>
        </w:rPr>
        <w:t>efficient</w:t>
      </w:r>
      <w:r w:rsidR="00795337">
        <w:rPr>
          <w:rFonts w:ascii="Tahoma" w:hAnsi="Tahoma" w:cs="Tahoma"/>
          <w:color w:val="000000" w:themeColor="text1"/>
        </w:rPr>
        <w:t xml:space="preserve"> </w:t>
      </w:r>
      <w:r w:rsidR="00EC5169">
        <w:rPr>
          <w:rFonts w:ascii="Tahoma" w:hAnsi="Tahoma" w:cs="Tahoma"/>
          <w:color w:val="000000" w:themeColor="text1"/>
        </w:rPr>
        <w:t xml:space="preserve">and </w:t>
      </w:r>
      <w:r w:rsidR="005269FF">
        <w:rPr>
          <w:rFonts w:ascii="Tahoma" w:hAnsi="Tahoma" w:cs="Tahoma"/>
          <w:color w:val="000000" w:themeColor="text1"/>
        </w:rPr>
        <w:t>scal</w:t>
      </w:r>
      <w:r w:rsidR="00EC5169">
        <w:rPr>
          <w:rFonts w:ascii="Tahoma" w:hAnsi="Tahoma" w:cs="Tahoma"/>
          <w:color w:val="000000" w:themeColor="text1"/>
        </w:rPr>
        <w:t>able</w:t>
      </w:r>
      <w:r w:rsidR="005269FF">
        <w:rPr>
          <w:rFonts w:ascii="Tahoma" w:hAnsi="Tahoma" w:cs="Tahoma"/>
          <w:color w:val="000000" w:themeColor="text1"/>
        </w:rPr>
        <w:t xml:space="preserve"> solution </w:t>
      </w:r>
      <w:r w:rsidR="00EC5169">
        <w:rPr>
          <w:rFonts w:ascii="Tahoma" w:hAnsi="Tahoma" w:cs="Tahoma"/>
          <w:color w:val="000000" w:themeColor="text1"/>
        </w:rPr>
        <w:t>that</w:t>
      </w:r>
      <w:r w:rsidR="005269FF">
        <w:rPr>
          <w:rFonts w:ascii="Tahoma" w:hAnsi="Tahoma" w:cs="Tahoma"/>
          <w:color w:val="000000" w:themeColor="text1"/>
        </w:rPr>
        <w:t xml:space="preserve"> </w:t>
      </w:r>
      <w:proofErr w:type="spellStart"/>
      <w:r w:rsidR="005269FF">
        <w:rPr>
          <w:rFonts w:ascii="Tahoma" w:hAnsi="Tahoma" w:cs="Tahoma"/>
          <w:color w:val="000000" w:themeColor="text1"/>
        </w:rPr>
        <w:t>OpenFIDO</w:t>
      </w:r>
      <w:proofErr w:type="spellEnd"/>
      <w:r w:rsidR="005269FF">
        <w:rPr>
          <w:rFonts w:ascii="Tahoma" w:hAnsi="Tahoma" w:cs="Tahoma"/>
          <w:color w:val="000000" w:themeColor="text1"/>
        </w:rPr>
        <w:t xml:space="preserve"> </w:t>
      </w:r>
      <w:r w:rsidR="00EC5169">
        <w:rPr>
          <w:rFonts w:ascii="Tahoma" w:hAnsi="Tahoma" w:cs="Tahoma"/>
          <w:color w:val="000000" w:themeColor="text1"/>
        </w:rPr>
        <w:t>could use</w:t>
      </w:r>
      <w:r w:rsidR="00BD16A8">
        <w:rPr>
          <w:rFonts w:ascii="Tahoma" w:hAnsi="Tahoma" w:cs="Tahoma"/>
          <w:color w:val="000000" w:themeColor="text1"/>
        </w:rPr>
        <w:t xml:space="preserve"> in place of the existing </w:t>
      </w:r>
      <w:r w:rsidR="00EC5169">
        <w:rPr>
          <w:rFonts w:ascii="Tahoma" w:hAnsi="Tahoma" w:cs="Tahoma"/>
          <w:color w:val="000000" w:themeColor="text1"/>
        </w:rPr>
        <w:t xml:space="preserve">workflow </w:t>
      </w:r>
      <w:r w:rsidR="00BD16A8">
        <w:rPr>
          <w:rFonts w:ascii="Tahoma" w:hAnsi="Tahoma" w:cs="Tahoma"/>
          <w:color w:val="000000" w:themeColor="text1"/>
        </w:rPr>
        <w:t>service.</w:t>
      </w:r>
      <w:r w:rsidR="00C756BB">
        <w:rPr>
          <w:rFonts w:ascii="Tahoma" w:hAnsi="Tahoma" w:cs="Tahoma"/>
          <w:color w:val="000000" w:themeColor="text1"/>
        </w:rPr>
        <w:t xml:space="preserve"> The project team recommends follow-up development to incorporate modern batch and streaming analysis technology in future </w:t>
      </w:r>
      <w:proofErr w:type="spellStart"/>
      <w:r w:rsidR="00C756BB">
        <w:rPr>
          <w:rFonts w:ascii="Tahoma" w:hAnsi="Tahoma" w:cs="Tahoma"/>
          <w:color w:val="000000" w:themeColor="text1"/>
        </w:rPr>
        <w:t>OpenFIDO</w:t>
      </w:r>
      <w:proofErr w:type="spellEnd"/>
      <w:r w:rsidR="00C756BB">
        <w:rPr>
          <w:rFonts w:ascii="Tahoma" w:hAnsi="Tahoma" w:cs="Tahoma"/>
          <w:color w:val="000000" w:themeColor="text1"/>
        </w:rPr>
        <w:t xml:space="preserve"> deployments.</w:t>
      </w:r>
    </w:p>
    <w:p w14:paraId="4AE10633" w14:textId="77777777" w:rsidR="0023335A" w:rsidRPr="00E64C81" w:rsidRDefault="0023335A" w:rsidP="00632DC3">
      <w:pPr>
        <w:pStyle w:val="Heading2"/>
      </w:pPr>
      <w:bookmarkStart w:id="1236" w:name="_Toc137112255"/>
      <w:r w:rsidRPr="00E64C81">
        <w:t xml:space="preserve">Shared/public data/models security and </w:t>
      </w:r>
      <w:proofErr w:type="gramStart"/>
      <w:r w:rsidRPr="00E64C81">
        <w:t>integrity</w:t>
      </w:r>
      <w:bookmarkEnd w:id="1236"/>
      <w:proofErr w:type="gramEnd"/>
    </w:p>
    <w:p w14:paraId="35B7A2A0" w14:textId="3F3F47F6" w:rsidR="0023335A" w:rsidRPr="00AB7F30" w:rsidRDefault="00C756BB" w:rsidP="0023335A">
      <w:pPr>
        <w:pStyle w:val="NormalWeb"/>
        <w:spacing w:before="0" w:beforeAutospacing="0" w:after="140" w:afterAutospacing="0"/>
        <w:rPr>
          <w:rFonts w:ascii="Tahoma" w:hAnsi="Tahoma" w:cs="Tahoma"/>
          <w:color w:val="000000" w:themeColor="text1"/>
        </w:rPr>
      </w:pPr>
      <w:r>
        <w:rPr>
          <w:rFonts w:ascii="Tahoma" w:hAnsi="Tahoma" w:cs="Tahoma"/>
          <w:color w:val="000000" w:themeColor="text1"/>
        </w:rPr>
        <w:t xml:space="preserve">The current data sharing model uses widely accepted digital security methods. However, this may not be fully satisfactory for utilities to satisfy critical infrastructure cyber-security </w:t>
      </w:r>
      <w:r>
        <w:rPr>
          <w:rFonts w:ascii="Tahoma" w:hAnsi="Tahoma" w:cs="Tahoma"/>
          <w:color w:val="000000" w:themeColor="text1"/>
        </w:rPr>
        <w:lastRenderedPageBreak/>
        <w:t xml:space="preserve">standards. The project team recommends follow-up research and development work to identify and deploy </w:t>
      </w:r>
      <w:r w:rsidR="00D741BD">
        <w:rPr>
          <w:rFonts w:ascii="Tahoma" w:hAnsi="Tahoma" w:cs="Tahoma"/>
          <w:color w:val="000000" w:themeColor="text1"/>
        </w:rPr>
        <w:t>digital artifact sharing mechanisms that allow utilities to share selected data from software, databases, and repositories with authorized users in a reliable and secure manner.</w:t>
      </w:r>
    </w:p>
    <w:p w14:paraId="60E6B4A2" w14:textId="77777777" w:rsidR="0023335A" w:rsidRPr="00E64C81" w:rsidRDefault="0023335A" w:rsidP="00632DC3">
      <w:pPr>
        <w:pStyle w:val="Heading2"/>
      </w:pPr>
      <w:bookmarkStart w:id="1237" w:name="_Toc137112256"/>
      <w:r w:rsidRPr="00E64C81">
        <w:t>Legacy data handling and data aging strategies</w:t>
      </w:r>
      <w:bookmarkEnd w:id="1237"/>
    </w:p>
    <w:p w14:paraId="65CB0C5A" w14:textId="32D7B83F" w:rsidR="0023335A" w:rsidRPr="00F202F8" w:rsidRDefault="00D741BD" w:rsidP="00F202F8">
      <w:pPr>
        <w:pStyle w:val="NormalWeb"/>
        <w:spacing w:before="0" w:beforeAutospacing="0" w:after="140" w:afterAutospacing="0"/>
        <w:rPr>
          <w:rFonts w:ascii="Tahoma" w:eastAsiaTheme="minorEastAsia" w:hAnsi="Tahoma" w:cs="Tahoma"/>
          <w:color w:val="000000" w:themeColor="text1"/>
        </w:rPr>
      </w:pPr>
      <w:r>
        <w:rPr>
          <w:rFonts w:ascii="Tahoma" w:hAnsi="Tahoma" w:cs="Tahoma"/>
          <w:color w:val="000000" w:themeColor="text1"/>
        </w:rPr>
        <w:t xml:space="preserve">Historical data is a critical component in developing long-term system performance models such a building loads, asset </w:t>
      </w:r>
      <w:r w:rsidR="00C90296">
        <w:rPr>
          <w:rFonts w:ascii="Tahoma" w:hAnsi="Tahoma" w:cs="Tahoma"/>
          <w:color w:val="000000" w:themeColor="text1"/>
        </w:rPr>
        <w:t>degradation</w:t>
      </w:r>
      <w:r>
        <w:rPr>
          <w:rFonts w:ascii="Tahoma" w:hAnsi="Tahoma" w:cs="Tahoma"/>
          <w:color w:val="000000" w:themeColor="text1"/>
        </w:rPr>
        <w:t>, and human behavior. Consistent long-term access to weather, demographic, building stock, energy consumption, and power demand data is an ongoing challenge</w:t>
      </w:r>
      <w:r w:rsidR="00F202F8">
        <w:rPr>
          <w:rFonts w:ascii="Tahoma" w:hAnsi="Tahoma" w:cs="Tahoma"/>
          <w:color w:val="000000" w:themeColor="text1"/>
        </w:rPr>
        <w:t xml:space="preserve"> and a barrier to adopted of new analytics tools and methods</w:t>
      </w:r>
      <w:r>
        <w:rPr>
          <w:rFonts w:ascii="Tahoma" w:hAnsi="Tahoma" w:cs="Tahoma"/>
          <w:color w:val="000000" w:themeColor="text1"/>
        </w:rPr>
        <w:t xml:space="preserve">, particularly as modern and more advanced data management and data sharing </w:t>
      </w:r>
      <w:r w:rsidR="00F202F8">
        <w:rPr>
          <w:rFonts w:ascii="Tahoma" w:hAnsi="Tahoma" w:cs="Tahoma"/>
          <w:color w:val="000000" w:themeColor="text1"/>
        </w:rPr>
        <w:t>capabilities</w:t>
      </w:r>
      <w:r>
        <w:rPr>
          <w:rFonts w:ascii="Tahoma" w:hAnsi="Tahoma" w:cs="Tahoma"/>
          <w:color w:val="000000" w:themeColor="text1"/>
        </w:rPr>
        <w:t xml:space="preserve"> become widely accepted. The project team recommends further research and development into data handing strategies to future proof critical existing data sets and ensure that new data analytics have access to </w:t>
      </w:r>
      <w:r w:rsidR="00F202F8">
        <w:rPr>
          <w:rFonts w:ascii="Tahoma" w:hAnsi="Tahoma" w:cs="Tahoma"/>
          <w:color w:val="000000" w:themeColor="text1"/>
        </w:rPr>
        <w:t xml:space="preserve">much of the valuable existing historical data that makes </w:t>
      </w:r>
      <w:proofErr w:type="gramStart"/>
      <w:r w:rsidR="00F202F8">
        <w:rPr>
          <w:rFonts w:ascii="Tahoma" w:hAnsi="Tahoma" w:cs="Tahoma"/>
          <w:color w:val="000000" w:themeColor="text1"/>
        </w:rPr>
        <w:t>these analysis worth</w:t>
      </w:r>
      <w:proofErr w:type="gramEnd"/>
      <w:r w:rsidR="00F202F8">
        <w:rPr>
          <w:rFonts w:ascii="Tahoma" w:hAnsi="Tahoma" w:cs="Tahoma"/>
          <w:color w:val="000000" w:themeColor="text1"/>
        </w:rPr>
        <w:t xml:space="preserve"> deploying at scale.</w:t>
      </w:r>
    </w:p>
    <w:permEnd w:id="1496651038"/>
    <w:p w14:paraId="3A9054F7" w14:textId="77777777" w:rsidR="006C3137" w:rsidRDefault="006C3137">
      <w:pPr>
        <w:tabs>
          <w:tab w:val="clear" w:pos="360"/>
        </w:tabs>
        <w:suppressAutoHyphens w:val="0"/>
        <w:spacing w:after="200" w:line="276" w:lineRule="auto"/>
      </w:pPr>
    </w:p>
    <w:p w14:paraId="4E18494B" w14:textId="647F0480" w:rsidR="0071074B" w:rsidRPr="002D71B7" w:rsidRDefault="33EEB6A3" w:rsidP="00891C04">
      <w:pPr>
        <w:pStyle w:val="Heading1"/>
      </w:pPr>
      <w:bookmarkStart w:id="1238" w:name="_Toc1841616760"/>
      <w:bookmarkStart w:id="1239" w:name="_Toc1149884720"/>
      <w:bookmarkStart w:id="1240" w:name="_Toc137112257"/>
      <w:r>
        <w:lastRenderedPageBreak/>
        <w:t>Acknowledgements</w:t>
      </w:r>
      <w:bookmarkEnd w:id="1238"/>
      <w:bookmarkEnd w:id="1239"/>
      <w:bookmarkEnd w:id="1240"/>
    </w:p>
    <w:p w14:paraId="6DA06096" w14:textId="734DC482" w:rsidR="0052548D" w:rsidRDefault="0052548D" w:rsidP="0052548D">
      <w:pPr>
        <w:pStyle w:val="NormalWeb"/>
        <w:spacing w:before="240" w:beforeAutospacing="0" w:after="140" w:afterAutospacing="0"/>
      </w:pPr>
      <w:permStart w:id="1127874671" w:edGrp="everyone"/>
      <w:r>
        <w:rPr>
          <w:rFonts w:ascii="Tahoma" w:hAnsi="Tahoma" w:cs="Tahoma"/>
          <w:color w:val="000000"/>
        </w:rPr>
        <w:t>SLAC National Accelerator Laboratory is operated by Stanford University for the U</w:t>
      </w:r>
      <w:r w:rsidR="0024283F">
        <w:rPr>
          <w:rFonts w:ascii="Tahoma" w:hAnsi="Tahoma" w:cs="Tahoma"/>
          <w:color w:val="000000"/>
        </w:rPr>
        <w:t>.</w:t>
      </w:r>
      <w:r>
        <w:rPr>
          <w:rFonts w:ascii="Tahoma" w:hAnsi="Tahoma" w:cs="Tahoma"/>
          <w:color w:val="000000"/>
        </w:rPr>
        <w:t>S</w:t>
      </w:r>
      <w:r w:rsidR="0024283F">
        <w:rPr>
          <w:rFonts w:ascii="Tahoma" w:hAnsi="Tahoma" w:cs="Tahoma"/>
          <w:color w:val="000000"/>
        </w:rPr>
        <w:t>.</w:t>
      </w:r>
      <w:r>
        <w:rPr>
          <w:rFonts w:ascii="Tahoma" w:hAnsi="Tahoma" w:cs="Tahoma"/>
          <w:color w:val="000000"/>
        </w:rPr>
        <w:t xml:space="preserve"> Department of Energy under Contract DE-AC02-76SF00515.</w:t>
      </w:r>
    </w:p>
    <w:p w14:paraId="3CA65A78" w14:textId="0E122EB6" w:rsidR="0052548D" w:rsidRDefault="0052548D" w:rsidP="0052548D">
      <w:pPr>
        <w:pStyle w:val="NormalWeb"/>
        <w:spacing w:before="240" w:beforeAutospacing="0" w:after="140" w:afterAutospacing="0"/>
      </w:pPr>
      <w:r>
        <w:rPr>
          <w:rFonts w:ascii="Tahoma" w:hAnsi="Tahoma" w:cs="Tahoma"/>
          <w:color w:val="000000"/>
        </w:rPr>
        <w:t xml:space="preserve">The authors would like to thank </w:t>
      </w:r>
      <w:proofErr w:type="spellStart"/>
      <w:r>
        <w:rPr>
          <w:rFonts w:ascii="Tahoma" w:hAnsi="Tahoma" w:cs="Tahoma"/>
          <w:color w:val="000000"/>
        </w:rPr>
        <w:t>Pedram</w:t>
      </w:r>
      <w:proofErr w:type="spellEnd"/>
      <w:r>
        <w:rPr>
          <w:rFonts w:ascii="Tahoma" w:hAnsi="Tahoma" w:cs="Tahoma"/>
          <w:color w:val="000000"/>
        </w:rPr>
        <w:t xml:space="preserve"> </w:t>
      </w:r>
      <w:proofErr w:type="spellStart"/>
      <w:r>
        <w:rPr>
          <w:rFonts w:ascii="Tahoma" w:hAnsi="Tahoma" w:cs="Tahoma"/>
          <w:color w:val="000000"/>
        </w:rPr>
        <w:t>Jahangiri</w:t>
      </w:r>
      <w:proofErr w:type="spellEnd"/>
      <w:r>
        <w:rPr>
          <w:rFonts w:ascii="Tahoma" w:hAnsi="Tahoma" w:cs="Tahoma"/>
          <w:color w:val="000000"/>
        </w:rPr>
        <w:t xml:space="preserve"> at National Grid for his contribution to the development of </w:t>
      </w:r>
      <w:proofErr w:type="spellStart"/>
      <w:r>
        <w:rPr>
          <w:rFonts w:ascii="Tahoma" w:hAnsi="Tahoma" w:cs="Tahoma"/>
          <w:color w:val="000000"/>
        </w:rPr>
        <w:t>OpenFIDO</w:t>
      </w:r>
      <w:proofErr w:type="spellEnd"/>
      <w:r>
        <w:rPr>
          <w:rFonts w:ascii="Tahoma" w:hAnsi="Tahoma" w:cs="Tahoma"/>
          <w:color w:val="000000"/>
        </w:rPr>
        <w:t>. Thanks also go to our collaborators at Gridworks and</w:t>
      </w:r>
      <w:r w:rsidR="00571F56">
        <w:rPr>
          <w:rFonts w:ascii="Tahoma" w:hAnsi="Tahoma" w:cs="Tahoma"/>
          <w:color w:val="000000"/>
        </w:rPr>
        <w:t xml:space="preserve"> the</w:t>
      </w:r>
      <w:r>
        <w:rPr>
          <w:rFonts w:ascii="Tahoma" w:hAnsi="Tahoma" w:cs="Tahoma"/>
          <w:color w:val="000000"/>
        </w:rPr>
        <w:t xml:space="preserve"> Hitachi America Laboratories</w:t>
      </w:r>
      <w:r w:rsidR="00571F56">
        <w:rPr>
          <w:rFonts w:ascii="Tahoma" w:hAnsi="Tahoma" w:cs="Tahoma"/>
          <w:color w:val="000000"/>
        </w:rPr>
        <w:t xml:space="preserve"> staff</w:t>
      </w:r>
      <w:r>
        <w:rPr>
          <w:rFonts w:ascii="Tahoma" w:hAnsi="Tahoma" w:cs="Tahoma"/>
          <w:color w:val="000000"/>
        </w:rPr>
        <w:t xml:space="preserve"> including Rehana Aziz, Deborah Shields, </w:t>
      </w:r>
      <w:proofErr w:type="spellStart"/>
      <w:r>
        <w:rPr>
          <w:rFonts w:ascii="Tahoma" w:hAnsi="Tahoma" w:cs="Tahoma"/>
          <w:color w:val="000000"/>
        </w:rPr>
        <w:t>Yanzhu</w:t>
      </w:r>
      <w:proofErr w:type="spellEnd"/>
      <w:r>
        <w:rPr>
          <w:rFonts w:ascii="Tahoma" w:hAnsi="Tahoma" w:cs="Tahoma"/>
          <w:color w:val="000000"/>
        </w:rPr>
        <w:t xml:space="preserve"> Ye, and </w:t>
      </w:r>
      <w:proofErr w:type="spellStart"/>
      <w:r>
        <w:rPr>
          <w:rFonts w:ascii="Tahoma" w:hAnsi="Tahoma" w:cs="Tahoma"/>
          <w:color w:val="000000"/>
        </w:rPr>
        <w:t>Panitarn</w:t>
      </w:r>
      <w:proofErr w:type="spellEnd"/>
      <w:r>
        <w:rPr>
          <w:rFonts w:ascii="Tahoma" w:hAnsi="Tahoma" w:cs="Tahoma"/>
          <w:color w:val="000000"/>
        </w:rPr>
        <w:t xml:space="preserve"> (Joseph) </w:t>
      </w:r>
      <w:proofErr w:type="spellStart"/>
      <w:r>
        <w:rPr>
          <w:rFonts w:ascii="Tahoma" w:hAnsi="Tahoma" w:cs="Tahoma"/>
          <w:color w:val="000000"/>
        </w:rPr>
        <w:t>Chongfyanprinya</w:t>
      </w:r>
      <w:proofErr w:type="spellEnd"/>
      <w:r>
        <w:rPr>
          <w:rFonts w:ascii="Tahoma" w:hAnsi="Tahoma" w:cs="Tahoma"/>
          <w:color w:val="000000"/>
        </w:rPr>
        <w:t xml:space="preserve"> for their efforts supporting the integration of </w:t>
      </w:r>
      <w:proofErr w:type="spellStart"/>
      <w:r>
        <w:rPr>
          <w:rFonts w:ascii="Tahoma" w:hAnsi="Tahoma" w:cs="Tahoma"/>
          <w:color w:val="000000"/>
        </w:rPr>
        <w:t>OpenFIDO</w:t>
      </w:r>
      <w:proofErr w:type="spellEnd"/>
      <w:r>
        <w:rPr>
          <w:rFonts w:ascii="Tahoma" w:hAnsi="Tahoma" w:cs="Tahoma"/>
          <w:color w:val="000000"/>
        </w:rPr>
        <w:t xml:space="preserve"> into their products and services. The authors would also like to thank the engineers at Pacific Northwest National Laboratory, including Jason Fuller, Tom McDermott, and Frank </w:t>
      </w:r>
      <w:proofErr w:type="spellStart"/>
      <w:r>
        <w:rPr>
          <w:rFonts w:ascii="Tahoma" w:hAnsi="Tahoma" w:cs="Tahoma"/>
          <w:color w:val="000000"/>
        </w:rPr>
        <w:t>Tuffner</w:t>
      </w:r>
      <w:proofErr w:type="spellEnd"/>
      <w:r>
        <w:rPr>
          <w:rFonts w:ascii="Tahoma" w:hAnsi="Tahoma" w:cs="Tahoma"/>
          <w:color w:val="000000"/>
        </w:rPr>
        <w:t xml:space="preserve"> for their contributions. Thanks also go to the software engineers and designers at Presence Product Group, including Natalie Hansen, Jason </w:t>
      </w:r>
      <w:proofErr w:type="spellStart"/>
      <w:r>
        <w:rPr>
          <w:rFonts w:ascii="Tahoma" w:hAnsi="Tahoma" w:cs="Tahoma"/>
          <w:color w:val="000000"/>
        </w:rPr>
        <w:t>Monberg</w:t>
      </w:r>
      <w:proofErr w:type="spellEnd"/>
      <w:r>
        <w:rPr>
          <w:rFonts w:ascii="Tahoma" w:hAnsi="Tahoma" w:cs="Tahoma"/>
          <w:color w:val="000000"/>
        </w:rPr>
        <w:t xml:space="preserve">, Nick Polkowski, Kevin </w:t>
      </w:r>
      <w:proofErr w:type="spellStart"/>
      <w:r>
        <w:rPr>
          <w:rFonts w:ascii="Tahoma" w:hAnsi="Tahoma" w:cs="Tahoma"/>
          <w:color w:val="000000"/>
        </w:rPr>
        <w:t>Rohling</w:t>
      </w:r>
      <w:proofErr w:type="spellEnd"/>
      <w:r>
        <w:rPr>
          <w:rFonts w:ascii="Tahoma" w:hAnsi="Tahoma" w:cs="Tahoma"/>
          <w:color w:val="000000"/>
        </w:rPr>
        <w:t xml:space="preserve">, Dane Summers, and </w:t>
      </w:r>
      <w:proofErr w:type="spellStart"/>
      <w:r>
        <w:rPr>
          <w:rFonts w:ascii="Tahoma" w:hAnsi="Tahoma" w:cs="Tahoma"/>
          <w:color w:val="000000"/>
        </w:rPr>
        <w:t>Peuan</w:t>
      </w:r>
      <w:proofErr w:type="spellEnd"/>
      <w:r>
        <w:rPr>
          <w:rFonts w:ascii="Tahoma" w:hAnsi="Tahoma" w:cs="Tahoma"/>
          <w:color w:val="000000"/>
        </w:rPr>
        <w:t xml:space="preserve"> </w:t>
      </w:r>
      <w:proofErr w:type="spellStart"/>
      <w:r>
        <w:rPr>
          <w:rFonts w:ascii="Tahoma" w:hAnsi="Tahoma" w:cs="Tahoma"/>
          <w:color w:val="000000"/>
        </w:rPr>
        <w:t>Thinsan</w:t>
      </w:r>
      <w:proofErr w:type="spellEnd"/>
      <w:r>
        <w:rPr>
          <w:rFonts w:ascii="Tahoma" w:hAnsi="Tahoma" w:cs="Tahoma"/>
          <w:color w:val="000000"/>
        </w:rPr>
        <w:t>. </w:t>
      </w:r>
    </w:p>
    <w:p w14:paraId="7ECBB550" w14:textId="491F71BA" w:rsidR="002011B0" w:rsidRDefault="006949C2" w:rsidP="0052548D">
      <w:pPr>
        <w:pStyle w:val="NormalWeb"/>
        <w:spacing w:before="240" w:beforeAutospacing="0" w:after="140" w:afterAutospacing="0"/>
        <w:rPr>
          <w:rFonts w:ascii="Tahoma" w:hAnsi="Tahoma" w:cs="Tahoma"/>
          <w:color w:val="000000"/>
        </w:rPr>
      </w:pPr>
      <w:r>
        <w:rPr>
          <w:rFonts w:ascii="Tahoma" w:hAnsi="Tahoma" w:cs="Tahoma"/>
          <w:color w:val="000000"/>
        </w:rPr>
        <w:t>T</w:t>
      </w:r>
      <w:r w:rsidR="0052548D">
        <w:rPr>
          <w:rFonts w:ascii="Tahoma" w:hAnsi="Tahoma" w:cs="Tahoma"/>
          <w:color w:val="000000"/>
        </w:rPr>
        <w:t>he authors would like to recognize the team of engineers, administrators, postdocs, graduate students, and interns at</w:t>
      </w:r>
      <w:r w:rsidR="00061AFD">
        <w:rPr>
          <w:rFonts w:ascii="Tahoma" w:hAnsi="Tahoma" w:cs="Tahoma"/>
          <w:color w:val="000000"/>
        </w:rPr>
        <w:t xml:space="preserve"> SLAC National Accelerator Laboratory and</w:t>
      </w:r>
      <w:r w:rsidR="0052548D">
        <w:rPr>
          <w:rFonts w:ascii="Tahoma" w:hAnsi="Tahoma" w:cs="Tahoma"/>
          <w:color w:val="000000"/>
        </w:rPr>
        <w:t xml:space="preserve"> Stanford University for their support, participation, and contributions to this project. </w:t>
      </w:r>
      <w:r w:rsidR="00113B97">
        <w:rPr>
          <w:rFonts w:ascii="Tahoma" w:hAnsi="Tahoma" w:cs="Tahoma"/>
          <w:color w:val="000000"/>
        </w:rPr>
        <w:t>Special recognition goes to</w:t>
      </w:r>
      <w:r w:rsidR="0052548D">
        <w:rPr>
          <w:rFonts w:ascii="Tahoma" w:hAnsi="Tahoma" w:cs="Tahoma"/>
          <w:color w:val="000000"/>
        </w:rPr>
        <w:t xml:space="preserve"> Natalie </w:t>
      </w:r>
      <w:proofErr w:type="spellStart"/>
      <w:r w:rsidR="0052548D">
        <w:rPr>
          <w:rFonts w:ascii="Tahoma" w:hAnsi="Tahoma" w:cs="Tahoma"/>
          <w:color w:val="000000"/>
        </w:rPr>
        <w:t>Cramar</w:t>
      </w:r>
      <w:proofErr w:type="spellEnd"/>
      <w:r w:rsidR="0052548D">
        <w:rPr>
          <w:rFonts w:ascii="Tahoma" w:hAnsi="Tahoma" w:cs="Tahoma"/>
          <w:color w:val="000000"/>
        </w:rPr>
        <w:t xml:space="preserve">, Steve Chao, Jonathan Goncalves, Veronika Lubeck, Mayank Malik, Jewel Newman, Anna Peery, </w:t>
      </w:r>
      <w:proofErr w:type="spellStart"/>
      <w:r w:rsidR="0052548D">
        <w:rPr>
          <w:rFonts w:ascii="Tahoma" w:hAnsi="Tahoma" w:cs="Tahoma"/>
          <w:color w:val="000000"/>
        </w:rPr>
        <w:t>Supriya</w:t>
      </w:r>
      <w:proofErr w:type="spellEnd"/>
      <w:r w:rsidR="0052548D">
        <w:rPr>
          <w:rFonts w:ascii="Tahoma" w:hAnsi="Tahoma" w:cs="Tahoma"/>
          <w:color w:val="000000"/>
        </w:rPr>
        <w:t xml:space="preserve"> </w:t>
      </w:r>
      <w:proofErr w:type="spellStart"/>
      <w:r w:rsidR="0052548D">
        <w:rPr>
          <w:rFonts w:ascii="Tahoma" w:hAnsi="Tahoma" w:cs="Tahoma"/>
          <w:color w:val="000000"/>
        </w:rPr>
        <w:t>Premkumar</w:t>
      </w:r>
      <w:proofErr w:type="spellEnd"/>
      <w:r w:rsidR="0052548D">
        <w:rPr>
          <w:rFonts w:ascii="Tahoma" w:hAnsi="Tahoma" w:cs="Tahoma"/>
          <w:color w:val="000000"/>
        </w:rPr>
        <w:t xml:space="preserve">, Nani </w:t>
      </w:r>
      <w:proofErr w:type="spellStart"/>
      <w:r w:rsidR="0052548D">
        <w:rPr>
          <w:rFonts w:ascii="Tahoma" w:hAnsi="Tahoma" w:cs="Tahoma"/>
          <w:color w:val="000000"/>
        </w:rPr>
        <w:t>Sarosa</w:t>
      </w:r>
      <w:proofErr w:type="spellEnd"/>
      <w:r w:rsidR="0052548D">
        <w:rPr>
          <w:rFonts w:ascii="Tahoma" w:hAnsi="Tahoma" w:cs="Tahoma"/>
          <w:color w:val="000000"/>
        </w:rPr>
        <w:t xml:space="preserve">, Berk </w:t>
      </w:r>
      <w:proofErr w:type="spellStart"/>
      <w:r w:rsidR="0052548D">
        <w:rPr>
          <w:rFonts w:ascii="Tahoma" w:hAnsi="Tahoma" w:cs="Tahoma"/>
          <w:color w:val="000000"/>
        </w:rPr>
        <w:t>Serbercioglu</w:t>
      </w:r>
      <w:proofErr w:type="spellEnd"/>
      <w:r w:rsidR="0052548D">
        <w:rPr>
          <w:rFonts w:ascii="Tahoma" w:hAnsi="Tahoma" w:cs="Tahoma"/>
          <w:color w:val="000000"/>
        </w:rPr>
        <w:t xml:space="preserve">, </w:t>
      </w:r>
      <w:proofErr w:type="spellStart"/>
      <w:r w:rsidR="0052548D">
        <w:rPr>
          <w:rFonts w:ascii="Tahoma" w:hAnsi="Tahoma" w:cs="Tahoma"/>
          <w:color w:val="000000"/>
        </w:rPr>
        <w:t>Derin</w:t>
      </w:r>
      <w:proofErr w:type="spellEnd"/>
      <w:r w:rsidR="0052548D">
        <w:rPr>
          <w:rFonts w:ascii="Tahoma" w:hAnsi="Tahoma" w:cs="Tahoma"/>
          <w:color w:val="000000"/>
        </w:rPr>
        <w:t xml:space="preserve"> </w:t>
      </w:r>
      <w:proofErr w:type="spellStart"/>
      <w:r w:rsidR="0052548D">
        <w:rPr>
          <w:rFonts w:ascii="Tahoma" w:hAnsi="Tahoma" w:cs="Tahoma"/>
          <w:color w:val="000000"/>
        </w:rPr>
        <w:t>Serbercioglu</w:t>
      </w:r>
      <w:proofErr w:type="spellEnd"/>
      <w:r w:rsidR="0052548D">
        <w:rPr>
          <w:rFonts w:ascii="Tahoma" w:hAnsi="Tahoma" w:cs="Tahoma"/>
          <w:color w:val="000000"/>
        </w:rPr>
        <w:t xml:space="preserve">, </w:t>
      </w:r>
      <w:r w:rsidR="00221492">
        <w:rPr>
          <w:rFonts w:ascii="Tahoma" w:hAnsi="Tahoma" w:cs="Tahoma"/>
          <w:color w:val="000000"/>
        </w:rPr>
        <w:t xml:space="preserve">Sara Borchers, Mohamed </w:t>
      </w:r>
      <w:proofErr w:type="spellStart"/>
      <w:r w:rsidR="00221492">
        <w:rPr>
          <w:rFonts w:ascii="Tahoma" w:hAnsi="Tahoma" w:cs="Tahoma"/>
          <w:color w:val="000000"/>
        </w:rPr>
        <w:t>Nijad</w:t>
      </w:r>
      <w:proofErr w:type="spellEnd"/>
      <w:r w:rsidR="00221492">
        <w:rPr>
          <w:rFonts w:ascii="Tahoma" w:hAnsi="Tahoma" w:cs="Tahoma"/>
          <w:color w:val="000000"/>
        </w:rPr>
        <w:t xml:space="preserve">, </w:t>
      </w:r>
      <w:r w:rsidR="00221492" w:rsidRPr="0058512F">
        <w:rPr>
          <w:rFonts w:ascii="Tahoma" w:hAnsi="Tahoma" w:cs="Tahoma"/>
          <w:color w:val="000000" w:themeColor="text1"/>
        </w:rPr>
        <w:t xml:space="preserve">Palash </w:t>
      </w:r>
      <w:proofErr w:type="spellStart"/>
      <w:r w:rsidR="00221492" w:rsidRPr="0058512F">
        <w:rPr>
          <w:rFonts w:ascii="Tahoma" w:hAnsi="Tahoma" w:cs="Tahoma"/>
          <w:color w:val="000000" w:themeColor="text1"/>
        </w:rPr>
        <w:t>Goiporia</w:t>
      </w:r>
      <w:proofErr w:type="spellEnd"/>
      <w:r w:rsidR="00221492" w:rsidRPr="0058512F">
        <w:rPr>
          <w:rFonts w:ascii="Tahoma" w:hAnsi="Tahoma" w:cs="Tahoma"/>
          <w:color w:val="000000" w:themeColor="text1"/>
        </w:rPr>
        <w:t>, Jimmy Leu</w:t>
      </w:r>
      <w:r w:rsidR="0052548D" w:rsidRPr="0058512F">
        <w:rPr>
          <w:rFonts w:ascii="Tahoma" w:hAnsi="Tahoma" w:cs="Tahoma"/>
          <w:color w:val="000000" w:themeColor="text1"/>
        </w:rPr>
        <w:t xml:space="preserve">, </w:t>
      </w:r>
      <w:r w:rsidR="0052548D">
        <w:rPr>
          <w:rFonts w:ascii="Tahoma" w:hAnsi="Tahoma" w:cs="Tahoma"/>
          <w:color w:val="000000"/>
        </w:rPr>
        <w:t xml:space="preserve">and </w:t>
      </w:r>
      <w:proofErr w:type="spellStart"/>
      <w:r w:rsidR="0052548D">
        <w:rPr>
          <w:rFonts w:ascii="Tahoma" w:hAnsi="Tahoma" w:cs="Tahoma"/>
          <w:color w:val="000000"/>
        </w:rPr>
        <w:t>Fuhong</w:t>
      </w:r>
      <w:proofErr w:type="spellEnd"/>
      <w:r w:rsidR="0052548D">
        <w:rPr>
          <w:rFonts w:ascii="Tahoma" w:hAnsi="Tahoma" w:cs="Tahoma"/>
          <w:color w:val="000000"/>
        </w:rPr>
        <w:t xml:space="preserve"> </w:t>
      </w:r>
      <w:proofErr w:type="spellStart"/>
      <w:r w:rsidR="0052548D">
        <w:rPr>
          <w:rFonts w:ascii="Tahoma" w:hAnsi="Tahoma" w:cs="Tahoma"/>
          <w:color w:val="000000"/>
        </w:rPr>
        <w:t>Xie</w:t>
      </w:r>
      <w:proofErr w:type="spellEnd"/>
      <w:r w:rsidR="0052548D">
        <w:rPr>
          <w:rFonts w:ascii="Tahoma" w:hAnsi="Tahoma" w:cs="Tahoma"/>
          <w:color w:val="000000"/>
        </w:rPr>
        <w:t>. </w:t>
      </w:r>
    </w:p>
    <w:p w14:paraId="54E990B9" w14:textId="683F5D43" w:rsidR="0052548D" w:rsidRDefault="0097762E" w:rsidP="0052548D">
      <w:pPr>
        <w:pStyle w:val="NormalWeb"/>
        <w:spacing w:before="240" w:beforeAutospacing="0" w:after="140" w:afterAutospacing="0"/>
      </w:pPr>
      <w:r>
        <w:rPr>
          <w:rFonts w:ascii="Tahoma" w:hAnsi="Tahoma" w:cs="Tahoma"/>
          <w:color w:val="000000"/>
        </w:rPr>
        <w:t xml:space="preserve">Special thanks to Karen Schooler for </w:t>
      </w:r>
      <w:r w:rsidR="009660E9">
        <w:rPr>
          <w:rFonts w:ascii="Tahoma" w:hAnsi="Tahoma" w:cs="Tahoma"/>
          <w:color w:val="000000"/>
        </w:rPr>
        <w:t>formatting and editing this document</w:t>
      </w:r>
      <w:r w:rsidR="00476DED">
        <w:rPr>
          <w:rFonts w:ascii="Tahoma" w:hAnsi="Tahoma" w:cs="Tahoma"/>
          <w:color w:val="000000"/>
        </w:rPr>
        <w:t xml:space="preserve"> </w:t>
      </w:r>
      <w:r w:rsidR="00E863F5">
        <w:rPr>
          <w:rFonts w:ascii="Tahoma" w:hAnsi="Tahoma" w:cs="Tahoma"/>
          <w:color w:val="000000"/>
        </w:rPr>
        <w:t>as well as</w:t>
      </w:r>
      <w:r w:rsidR="00476DED">
        <w:rPr>
          <w:rFonts w:ascii="Tahoma" w:hAnsi="Tahoma" w:cs="Tahoma"/>
          <w:color w:val="000000"/>
        </w:rPr>
        <w:t xml:space="preserve"> </w:t>
      </w:r>
      <w:r w:rsidR="009660E9">
        <w:rPr>
          <w:rFonts w:ascii="Tahoma" w:hAnsi="Tahoma" w:cs="Tahoma"/>
          <w:color w:val="000000"/>
        </w:rPr>
        <w:t xml:space="preserve">the administration of </w:t>
      </w:r>
      <w:r w:rsidR="00C95CDF">
        <w:rPr>
          <w:rFonts w:ascii="Tahoma" w:hAnsi="Tahoma" w:cs="Tahoma"/>
          <w:color w:val="000000"/>
        </w:rPr>
        <w:t>student research associate assignments and internships</w:t>
      </w:r>
      <w:r w:rsidR="00D610A5">
        <w:rPr>
          <w:rFonts w:ascii="Tahoma" w:hAnsi="Tahoma" w:cs="Tahoma"/>
          <w:color w:val="000000"/>
        </w:rPr>
        <w:t>, and to Pamela Wright-</w:t>
      </w:r>
      <w:proofErr w:type="spellStart"/>
      <w:r w:rsidR="00D610A5">
        <w:rPr>
          <w:rFonts w:ascii="Tahoma" w:hAnsi="Tahoma" w:cs="Tahoma"/>
          <w:color w:val="000000"/>
        </w:rPr>
        <w:t>Brunache</w:t>
      </w:r>
      <w:proofErr w:type="spellEnd"/>
      <w:r w:rsidR="00D610A5">
        <w:rPr>
          <w:rFonts w:ascii="Tahoma" w:hAnsi="Tahoma" w:cs="Tahoma"/>
          <w:color w:val="000000"/>
        </w:rPr>
        <w:t xml:space="preserve"> for </w:t>
      </w:r>
      <w:r w:rsidR="00E863F5">
        <w:rPr>
          <w:rFonts w:ascii="Tahoma" w:hAnsi="Tahoma" w:cs="Tahoma"/>
          <w:color w:val="000000"/>
        </w:rPr>
        <w:t>administering</w:t>
      </w:r>
      <w:r w:rsidR="00D610A5">
        <w:rPr>
          <w:rFonts w:ascii="Tahoma" w:hAnsi="Tahoma" w:cs="Tahoma"/>
          <w:color w:val="000000"/>
        </w:rPr>
        <w:t xml:space="preserve"> the </w:t>
      </w:r>
      <w:r w:rsidR="00E863F5">
        <w:rPr>
          <w:rFonts w:ascii="Tahoma" w:hAnsi="Tahoma" w:cs="Tahoma"/>
          <w:color w:val="000000"/>
        </w:rPr>
        <w:t xml:space="preserve">project </w:t>
      </w:r>
      <w:r w:rsidR="00D610A5">
        <w:rPr>
          <w:rFonts w:ascii="Tahoma" w:hAnsi="Tahoma" w:cs="Tahoma"/>
          <w:color w:val="000000"/>
        </w:rPr>
        <w:t>subcontracts.</w:t>
      </w:r>
    </w:p>
    <w:permEnd w:id="1127874671"/>
    <w:p w14:paraId="3BD1EDEF" w14:textId="77777777" w:rsidR="008F4E0B" w:rsidRPr="00836654" w:rsidRDefault="008F4E0B">
      <w:pPr>
        <w:tabs>
          <w:tab w:val="clear" w:pos="360"/>
        </w:tabs>
        <w:suppressAutoHyphens w:val="0"/>
        <w:spacing w:after="200" w:line="276" w:lineRule="auto"/>
        <w:rPr>
          <w:rFonts w:ascii="Palatino Linotype" w:hAnsi="Palatino Linotype"/>
          <w:color w:val="000000" w:themeColor="text1"/>
        </w:rPr>
      </w:pPr>
    </w:p>
    <w:p w14:paraId="7FA1B1C0" w14:textId="585A1176" w:rsidR="00077D75" w:rsidRPr="002D71B7" w:rsidRDefault="3FB4315F" w:rsidP="00077D75">
      <w:pPr>
        <w:pStyle w:val="Heading1"/>
      </w:pPr>
      <w:bookmarkStart w:id="1241" w:name="_Toc50458383"/>
      <w:bookmarkStart w:id="1242" w:name="_Toc422127529"/>
      <w:bookmarkStart w:id="1243" w:name="_Toc137112258"/>
      <w:r>
        <w:lastRenderedPageBreak/>
        <w:t>References</w:t>
      </w:r>
      <w:bookmarkEnd w:id="1241"/>
      <w:bookmarkEnd w:id="1242"/>
      <w:bookmarkEnd w:id="1243"/>
    </w:p>
    <w:p w14:paraId="3B93EF86" w14:textId="1757FE6A" w:rsidR="001C439E" w:rsidRPr="001C439E" w:rsidRDefault="00D22BA5" w:rsidP="001C439E">
      <w:pPr>
        <w:pStyle w:val="ReferenceText"/>
      </w:pPr>
      <w:permStart w:id="1576880681" w:edGrp="everyone"/>
      <w:proofErr w:type="spellStart"/>
      <w:r>
        <w:t>Chassin</w:t>
      </w:r>
      <w:proofErr w:type="spellEnd"/>
      <w:r>
        <w:t xml:space="preserve">, David P, Jason C Fuller, Ned </w:t>
      </w:r>
      <w:proofErr w:type="spellStart"/>
      <w:r>
        <w:t>Djilali</w:t>
      </w:r>
      <w:proofErr w:type="spellEnd"/>
      <w:r>
        <w:t xml:space="preserve">. 2014. </w:t>
      </w:r>
      <w:proofErr w:type="spellStart"/>
      <w:r>
        <w:t>GridLAB</w:t>
      </w:r>
      <w:proofErr w:type="spellEnd"/>
      <w:r>
        <w:t xml:space="preserve">-D: An agent-based simulation framework for smart grids. </w:t>
      </w:r>
      <w:hyperlink r:id="rId35" w:history="1">
        <w:r w:rsidRPr="00046EF4">
          <w:rPr>
            <w:rStyle w:val="Hyperlink"/>
            <w:rFonts w:cs="Arial"/>
            <w:color w:val="1155CC"/>
          </w:rPr>
          <w:t>https://www.hindawi.com/journals/jam/2014/492320/</w:t>
        </w:r>
      </w:hyperlink>
      <w:r>
        <w:t>. Journal of Applied Mathematics. </w:t>
      </w:r>
    </w:p>
    <w:p w14:paraId="686CE7B7" w14:textId="797B0F3F" w:rsidR="001C439E" w:rsidRDefault="001C439E" w:rsidP="001C439E">
      <w:pPr>
        <w:ind w:left="720" w:hanging="720"/>
      </w:pPr>
      <w:r w:rsidRPr="00D37D14">
        <w:t xml:space="preserve">Newman J, A </w:t>
      </w:r>
      <w:proofErr w:type="spellStart"/>
      <w:r w:rsidRPr="00D37D14">
        <w:t>Teyber</w:t>
      </w:r>
      <w:proofErr w:type="spellEnd"/>
      <w:r w:rsidRPr="00D37D14">
        <w:t xml:space="preserve">, D </w:t>
      </w:r>
      <w:proofErr w:type="spellStart"/>
      <w:r w:rsidRPr="00D37D14">
        <w:t>Chassin</w:t>
      </w:r>
      <w:proofErr w:type="spellEnd"/>
      <w:r w:rsidRPr="00D37D14">
        <w:t>, Develop</w:t>
      </w:r>
      <w:r>
        <w:t>ment</w:t>
      </w:r>
      <w:r w:rsidRPr="00D37D14">
        <w:t xml:space="preserve"> of Methodology to Forecast Charging Demand for Electric Vehicles Using Location Services Data, SULI Program Report, August 2020</w:t>
      </w:r>
      <w:r>
        <w:t xml:space="preserve">. URL: </w:t>
      </w:r>
      <w:hyperlink r:id="rId36" w:history="1">
        <w:r w:rsidRPr="008F7F7E">
          <w:rPr>
            <w:rStyle w:val="Hyperlink"/>
          </w:rPr>
          <w:t>https://tinyurl.com/y5mfvr74</w:t>
        </w:r>
      </w:hyperlink>
      <w:r>
        <w:t xml:space="preserve"> </w:t>
      </w:r>
    </w:p>
    <w:p w14:paraId="0104E751" w14:textId="77777777" w:rsidR="001C439E" w:rsidRDefault="001C439E" w:rsidP="001C439E">
      <w:pPr>
        <w:ind w:left="720" w:hanging="720"/>
      </w:pPr>
    </w:p>
    <w:p w14:paraId="4A7F6288" w14:textId="5740B502" w:rsidR="00D12828" w:rsidRDefault="00D22BA5" w:rsidP="002C5109">
      <w:pPr>
        <w:pStyle w:val="ReferenceText"/>
      </w:pPr>
      <w:r>
        <w:t>Schneider,</w:t>
      </w:r>
      <w:r w:rsidRPr="00B86C9E">
        <w:t xml:space="preserve"> </w:t>
      </w:r>
      <w:r>
        <w:t xml:space="preserve">KP, JC Fuller, D </w:t>
      </w:r>
      <w:proofErr w:type="spellStart"/>
      <w:r>
        <w:t>Chassin</w:t>
      </w:r>
      <w:proofErr w:type="spellEnd"/>
      <w:r>
        <w:t xml:space="preserve">. 2011. Evaluating conservation voltage reduction: An application of </w:t>
      </w:r>
      <w:proofErr w:type="spellStart"/>
      <w:r>
        <w:t>GridLAB</w:t>
      </w:r>
      <w:proofErr w:type="spellEnd"/>
      <w:r>
        <w:t xml:space="preserve">-D: An </w:t>
      </w:r>
      <w:proofErr w:type="gramStart"/>
      <w:r>
        <w:t>open source</w:t>
      </w:r>
      <w:proofErr w:type="gramEnd"/>
      <w:r>
        <w:t xml:space="preserve"> software package. </w:t>
      </w:r>
      <w:hyperlink r:id="rId37" w:history="1">
        <w:r w:rsidRPr="00046EF4">
          <w:rPr>
            <w:rStyle w:val="Hyperlink"/>
            <w:rFonts w:cs="Arial"/>
            <w:color w:val="1155CC"/>
          </w:rPr>
          <w:t>https://ieeexplore.ieee.org/abstract/document/6039467</w:t>
        </w:r>
      </w:hyperlink>
      <w:r>
        <w:t>. IEEE Power and Energy Society General Meeting.</w:t>
      </w:r>
    </w:p>
    <w:p w14:paraId="743B61FC" w14:textId="7BC1FD70" w:rsidR="00D12828" w:rsidRDefault="00D22BA5" w:rsidP="004D7A33">
      <w:pPr>
        <w:pStyle w:val="ReferenceText"/>
      </w:pPr>
      <w:proofErr w:type="spellStart"/>
      <w:r>
        <w:t>Sevlian</w:t>
      </w:r>
      <w:proofErr w:type="spellEnd"/>
      <w:r>
        <w:t>,</w:t>
      </w:r>
      <w:r w:rsidRPr="00D4546A">
        <w:t xml:space="preserve"> </w:t>
      </w:r>
      <w:r>
        <w:t xml:space="preserve">Raffi Avo, </w:t>
      </w:r>
      <w:proofErr w:type="spellStart"/>
      <w:r>
        <w:t>Jiafan</w:t>
      </w:r>
      <w:proofErr w:type="spellEnd"/>
      <w:r>
        <w:t xml:space="preserve"> Yu, </w:t>
      </w:r>
      <w:proofErr w:type="spellStart"/>
      <w:r>
        <w:t>Yizheng</w:t>
      </w:r>
      <w:proofErr w:type="spellEnd"/>
      <w:r>
        <w:t xml:space="preserve"> Liao, Xiao Chen, Yang Weng, Emre Can Kara, Michelangelo </w:t>
      </w:r>
      <w:proofErr w:type="spellStart"/>
      <w:r>
        <w:t>Tabone</w:t>
      </w:r>
      <w:proofErr w:type="spellEnd"/>
      <w:r>
        <w:t xml:space="preserve">, Srini Badri, Chin-Woo Tan, David </w:t>
      </w:r>
      <w:proofErr w:type="spellStart"/>
      <w:r>
        <w:t>Chassin</w:t>
      </w:r>
      <w:proofErr w:type="spellEnd"/>
      <w:r>
        <w:t xml:space="preserve">, </w:t>
      </w:r>
      <w:proofErr w:type="spellStart"/>
      <w:r>
        <w:t>Sila</w:t>
      </w:r>
      <w:proofErr w:type="spellEnd"/>
      <w:r>
        <w:t xml:space="preserve"> </w:t>
      </w:r>
      <w:proofErr w:type="spellStart"/>
      <w:r>
        <w:t>Kiliccote</w:t>
      </w:r>
      <w:proofErr w:type="spellEnd"/>
      <w:r>
        <w:t xml:space="preserve">, Ram Rajagopal. 2017. VADER: Visualization and Analytics for Distributed Energy Resources. </w:t>
      </w:r>
      <w:hyperlink r:id="rId38" w:history="1">
        <w:r w:rsidRPr="00046EF4">
          <w:rPr>
            <w:rStyle w:val="Hyperlink"/>
            <w:rFonts w:cs="Arial"/>
            <w:color w:val="1155CC"/>
          </w:rPr>
          <w:t>https://arxiv.org/pdf/1708.09473.pdf</w:t>
        </w:r>
      </w:hyperlink>
      <w:r w:rsidRPr="00046EF4">
        <w:rPr>
          <w:rFonts w:ascii="Arial" w:hAnsi="Arial" w:cs="Arial"/>
        </w:rPr>
        <w:t>.</w:t>
      </w:r>
      <w:r>
        <w:t xml:space="preserve"> </w:t>
      </w:r>
      <w:proofErr w:type="spellStart"/>
      <w:r>
        <w:t>arXiv</w:t>
      </w:r>
      <w:proofErr w:type="spellEnd"/>
      <w:r>
        <w:t>.</w:t>
      </w:r>
      <w:r w:rsidR="00FE21D2">
        <w:t xml:space="preserve"> </w:t>
      </w:r>
    </w:p>
    <w:p w14:paraId="537534D7" w14:textId="2A350DCA" w:rsidR="000527CC" w:rsidRPr="002D71B7" w:rsidRDefault="0EEC0D3D" w:rsidP="000527CC">
      <w:pPr>
        <w:pStyle w:val="Heading1"/>
      </w:pPr>
      <w:bookmarkStart w:id="1244" w:name="_Toc1867419324"/>
      <w:bookmarkStart w:id="1245" w:name="_Toc1972882772"/>
      <w:bookmarkStart w:id="1246" w:name="_Toc137112259"/>
      <w:permEnd w:id="1576880681"/>
      <w:r>
        <w:lastRenderedPageBreak/>
        <w:t>Project Deliverables</w:t>
      </w:r>
      <w:bookmarkEnd w:id="1244"/>
      <w:bookmarkEnd w:id="1245"/>
      <w:bookmarkEnd w:id="1246"/>
    </w:p>
    <w:p w14:paraId="2A283FD7" w14:textId="60D42357" w:rsidR="00D1335D" w:rsidRDefault="00BD060B" w:rsidP="00BD060B">
      <w:permStart w:id="1793293643" w:edGrp="everyone"/>
      <w:r>
        <w:t xml:space="preserve">The following project deliverables are available upon request by submitting an email to </w:t>
      </w:r>
      <w:hyperlink r:id="rId39" w:history="1">
        <w:r w:rsidRPr="00A64016">
          <w:rPr>
            <w:rStyle w:val="Hyperlink"/>
          </w:rPr>
          <w:t>ERDDpubs@energy.ca.gov</w:t>
        </w:r>
      </w:hyperlink>
      <w:r>
        <w:t xml:space="preserve">. These documents may also obtained from the </w:t>
      </w:r>
      <w:proofErr w:type="spellStart"/>
      <w:r>
        <w:t>OpenFIDO</w:t>
      </w:r>
      <w:proofErr w:type="spellEnd"/>
      <w:r>
        <w:t xml:space="preserve"> GitHub repository</w:t>
      </w:r>
      <w:ins w:id="1247" w:author="Chassin, David P" w:date="2023-06-01T12:40:00Z">
        <w:r w:rsidR="000A7D62">
          <w:t xml:space="preserve"> </w:t>
        </w:r>
        <w:r w:rsidR="000A7D62">
          <w:fldChar w:fldCharType="begin"/>
        </w:r>
        <w:r w:rsidR="000A7D62">
          <w:instrText>HYPERLINK "https://github.com/slacgismo/openfido"</w:instrText>
        </w:r>
        <w:r w:rsidR="000A7D62">
          <w:fldChar w:fldCharType="separate"/>
        </w:r>
        <w:r w:rsidR="000A7D62" w:rsidRPr="00501D9F">
          <w:rPr>
            <w:rStyle w:val="Hyperlink"/>
          </w:rPr>
          <w:t>https://github.com/slacgismo/openfido</w:t>
        </w:r>
        <w:r w:rsidR="000A7D62">
          <w:fldChar w:fldCharType="end"/>
        </w:r>
      </w:ins>
      <w:del w:id="1248" w:author="Chassin, David P" w:date="2023-06-01T12:40:00Z">
        <w:r w:rsidR="00E2062C" w:rsidDel="000A7D62">
          <w:delText xml:space="preserve"> </w:delText>
        </w:r>
        <w:r w:rsidDel="000A7D62">
          <w:fldChar w:fldCharType="begin"/>
        </w:r>
        <w:r w:rsidDel="000A7D62">
          <w:delInstrText>HYPERLINK "https://github.com/openfido/docs"</w:delInstrText>
        </w:r>
        <w:r w:rsidDel="000A7D62">
          <w:fldChar w:fldCharType="separate"/>
        </w:r>
        <w:r w:rsidR="00E2062C" w:rsidRPr="00A64016" w:rsidDel="000A7D62">
          <w:rPr>
            <w:rStyle w:val="Hyperlink"/>
          </w:rPr>
          <w:delText>https://github.com/openfido/docs</w:delText>
        </w:r>
        <w:r w:rsidDel="000A7D62">
          <w:rPr>
            <w:rStyle w:val="Hyperlink"/>
          </w:rPr>
          <w:fldChar w:fldCharType="end"/>
        </w:r>
      </w:del>
      <w:r>
        <w:t>.</w:t>
      </w:r>
      <w:del w:id="1249" w:author="Chassin, David P" w:date="2023-06-01T12:40:00Z">
        <w:r w:rsidR="00E2062C" w:rsidDel="000A7D62">
          <w:delText xml:space="preserve"> </w:delText>
        </w:r>
        <w:r w:rsidDel="000A7D62">
          <w:delText xml:space="preserve"> </w:delText>
        </w:r>
      </w:del>
    </w:p>
    <w:p w14:paraId="2C355423" w14:textId="77777777" w:rsidR="000A7D62" w:rsidRDefault="000A7D62" w:rsidP="00D1335D">
      <w:pPr>
        <w:pStyle w:val="ListParagraph"/>
        <w:numPr>
          <w:ilvl w:val="0"/>
          <w:numId w:val="4"/>
        </w:numPr>
        <w:rPr>
          <w:ins w:id="1250" w:author="Chassin, David P" w:date="2023-06-01T12:41:00Z"/>
        </w:rPr>
      </w:pPr>
      <w:ins w:id="1251" w:author="Chassin, David P" w:date="2023-06-01T12:41:00Z">
        <w:r>
          <w:t>Final report</w:t>
        </w:r>
      </w:ins>
    </w:p>
    <w:p w14:paraId="43C0B174" w14:textId="7048997D" w:rsidR="00D1335D" w:rsidRDefault="00D1335D" w:rsidP="00D1335D">
      <w:pPr>
        <w:pStyle w:val="ListParagraph"/>
        <w:numPr>
          <w:ilvl w:val="0"/>
          <w:numId w:val="4"/>
        </w:numPr>
      </w:pPr>
      <w:r>
        <w:t>Data exchange requirements and assessment presentation</w:t>
      </w:r>
    </w:p>
    <w:p w14:paraId="3F8CB71E" w14:textId="615D89CD" w:rsidR="005F1D2C" w:rsidRDefault="005F1D2C" w:rsidP="005F1D2C">
      <w:pPr>
        <w:pStyle w:val="ListParagraph"/>
        <w:numPr>
          <w:ilvl w:val="0"/>
          <w:numId w:val="4"/>
        </w:numPr>
        <w:rPr>
          <w:ins w:id="1252" w:author="Chassin, David P" w:date="2023-06-01T12:41:00Z"/>
        </w:rPr>
      </w:pPr>
      <w:ins w:id="1253" w:author="Chassin, David P" w:date="2023-06-01T12:41:00Z">
        <w:r>
          <w:t xml:space="preserve">Data exchange implementation and validation plan </w:t>
        </w:r>
      </w:ins>
    </w:p>
    <w:p w14:paraId="61C053F9" w14:textId="2E1C7BC9" w:rsidR="00D1335D" w:rsidRDefault="00D1335D" w:rsidP="00D1335D">
      <w:pPr>
        <w:pStyle w:val="ListParagraph"/>
        <w:numPr>
          <w:ilvl w:val="0"/>
          <w:numId w:val="4"/>
        </w:numPr>
      </w:pPr>
      <w:r>
        <w:t>Data exchange implementation and validation plan presentation</w:t>
      </w:r>
    </w:p>
    <w:p w14:paraId="40FC23D7" w14:textId="415F4DA3" w:rsidR="00D1335D" w:rsidRDefault="005F1D2C" w:rsidP="00D1335D">
      <w:pPr>
        <w:pStyle w:val="ListParagraph"/>
        <w:numPr>
          <w:ilvl w:val="0"/>
          <w:numId w:val="4"/>
        </w:numPr>
      </w:pPr>
      <w:ins w:id="1254" w:author="Chassin, David P" w:date="2023-06-01T12:41:00Z">
        <w:r>
          <w:t>Implementation report (</w:t>
        </w:r>
      </w:ins>
      <w:r w:rsidR="00D1335D">
        <w:t>CPR Report #1</w:t>
      </w:r>
      <w:ins w:id="1255" w:author="Chassin, David P" w:date="2023-06-01T12:41:00Z">
        <w:r>
          <w:t>)</w:t>
        </w:r>
      </w:ins>
    </w:p>
    <w:p w14:paraId="173D00F1" w14:textId="3B1515AF" w:rsidR="00D1335D" w:rsidRDefault="00D1335D" w:rsidP="00D1335D">
      <w:pPr>
        <w:pStyle w:val="ListParagraph"/>
        <w:numPr>
          <w:ilvl w:val="0"/>
          <w:numId w:val="4"/>
        </w:numPr>
        <w:rPr>
          <w:ins w:id="1256" w:author="Chassin, David P" w:date="2023-06-01T12:41:00Z"/>
        </w:rPr>
      </w:pPr>
      <w:r>
        <w:t>Testing and validation presentation</w:t>
      </w:r>
    </w:p>
    <w:p w14:paraId="4BC823D0" w14:textId="238A38F8" w:rsidR="005F1D2C" w:rsidRDefault="005F1D2C" w:rsidP="00D1335D">
      <w:pPr>
        <w:pStyle w:val="ListParagraph"/>
        <w:numPr>
          <w:ilvl w:val="0"/>
          <w:numId w:val="4"/>
        </w:numPr>
      </w:pPr>
      <w:ins w:id="1257" w:author="Chassin, David P" w:date="2023-06-01T12:41:00Z">
        <w:r>
          <w:t xml:space="preserve">Testing and </w:t>
        </w:r>
      </w:ins>
      <w:ins w:id="1258" w:author="Chassin, David P" w:date="2023-06-01T12:42:00Z">
        <w:r>
          <w:t>validation report</w:t>
        </w:r>
      </w:ins>
    </w:p>
    <w:p w14:paraId="5D82E8F4" w14:textId="272302E1" w:rsidR="00D1335D" w:rsidRDefault="00D1335D" w:rsidP="00D1335D">
      <w:pPr>
        <w:pStyle w:val="ListParagraph"/>
        <w:numPr>
          <w:ilvl w:val="0"/>
          <w:numId w:val="4"/>
        </w:numPr>
        <w:rPr>
          <w:ins w:id="1259" w:author="Chassin, David P" w:date="2023-06-01T12:42:00Z"/>
        </w:rPr>
      </w:pPr>
      <w:r>
        <w:t xml:space="preserve">Develop and user training </w:t>
      </w:r>
      <w:proofErr w:type="gramStart"/>
      <w:r>
        <w:t>documentation</w:t>
      </w:r>
      <w:proofErr w:type="gramEnd"/>
    </w:p>
    <w:p w14:paraId="09BBED08" w14:textId="39F5A480" w:rsidR="005F1D2C" w:rsidRDefault="005F1D2C" w:rsidP="00D1335D">
      <w:pPr>
        <w:pStyle w:val="ListParagraph"/>
        <w:numPr>
          <w:ilvl w:val="0"/>
          <w:numId w:val="4"/>
        </w:numPr>
        <w:rPr>
          <w:ins w:id="1260" w:author="Chassin, David P" w:date="2023-06-01T12:42:00Z"/>
        </w:rPr>
      </w:pPr>
      <w:ins w:id="1261" w:author="Chassin, David P" w:date="2023-06-01T12:42:00Z">
        <w:r>
          <w:t>Final product release report</w:t>
        </w:r>
      </w:ins>
    </w:p>
    <w:p w14:paraId="0F043F7B" w14:textId="76E65223" w:rsidR="005F1D2C" w:rsidRDefault="005F1D2C" w:rsidP="00D1335D">
      <w:pPr>
        <w:pStyle w:val="ListParagraph"/>
        <w:numPr>
          <w:ilvl w:val="0"/>
          <w:numId w:val="4"/>
        </w:numPr>
        <w:rPr>
          <w:ins w:id="1262" w:author="Chassin, David P" w:date="2023-06-01T12:42:00Z"/>
        </w:rPr>
      </w:pPr>
      <w:ins w:id="1263" w:author="Chassin, David P" w:date="2023-06-01T12:42:00Z">
        <w:r>
          <w:t>Production report (CPR Report #2)</w:t>
        </w:r>
      </w:ins>
    </w:p>
    <w:p w14:paraId="3EAD8363" w14:textId="7EA90310" w:rsidR="005F1D2C" w:rsidRDefault="005F1D2C" w:rsidP="00D1335D">
      <w:pPr>
        <w:pStyle w:val="ListParagraph"/>
        <w:numPr>
          <w:ilvl w:val="0"/>
          <w:numId w:val="4"/>
        </w:numPr>
      </w:pPr>
      <w:ins w:id="1264" w:author="Chassin, David P" w:date="2023-06-01T12:42:00Z">
        <w:r>
          <w:t>Kickoff meeting benefits questionnaire</w:t>
        </w:r>
      </w:ins>
    </w:p>
    <w:p w14:paraId="0CF01987" w14:textId="621ECF4F" w:rsidR="00D1335D" w:rsidRDefault="005F1D2C" w:rsidP="00B91565">
      <w:pPr>
        <w:pStyle w:val="ListParagraph"/>
        <w:numPr>
          <w:ilvl w:val="0"/>
          <w:numId w:val="4"/>
        </w:numPr>
      </w:pPr>
      <w:ins w:id="1265" w:author="Chassin, David P" w:date="2023-06-01T12:43:00Z">
        <w:r>
          <w:t xml:space="preserve">Final </w:t>
        </w:r>
      </w:ins>
      <w:del w:id="1266" w:author="Chassin, David P" w:date="2023-06-01T12:43:00Z">
        <w:r w:rsidR="00E2062C" w:rsidDel="005F1D2C">
          <w:delText>B</w:delText>
        </w:r>
        <w:r w:rsidR="00D1335D" w:rsidDel="005F1D2C">
          <w:delText xml:space="preserve">enefits </w:delText>
        </w:r>
      </w:del>
      <w:ins w:id="1267" w:author="Chassin, David P" w:date="2023-06-01T12:43:00Z">
        <w:r>
          <w:t xml:space="preserve">meeting benefits </w:t>
        </w:r>
      </w:ins>
      <w:r w:rsidR="00D1335D">
        <w:t>questionnaire</w:t>
      </w:r>
    </w:p>
    <w:p w14:paraId="7784DCBC" w14:textId="01B718E0" w:rsidR="00D1335D" w:rsidRDefault="005F1D2C" w:rsidP="00B91565">
      <w:pPr>
        <w:pStyle w:val="ListParagraph"/>
        <w:numPr>
          <w:ilvl w:val="0"/>
          <w:numId w:val="4"/>
        </w:numPr>
        <w:rPr>
          <w:ins w:id="1268" w:author="Chassin, David P" w:date="2023-06-01T12:43:00Z"/>
        </w:rPr>
      </w:pPr>
      <w:ins w:id="1269" w:author="Chassin, David P" w:date="2023-06-01T12:43:00Z">
        <w:r>
          <w:t>Initial fact</w:t>
        </w:r>
      </w:ins>
      <w:del w:id="1270" w:author="Chassin, David P" w:date="2023-06-01T12:43:00Z">
        <w:r w:rsidR="00E2062C" w:rsidDel="005F1D2C">
          <w:delText>P</w:delText>
        </w:r>
        <w:r w:rsidR="00D1335D" w:rsidDel="005F1D2C">
          <w:delText xml:space="preserve">roject fact </w:delText>
        </w:r>
      </w:del>
      <w:ins w:id="1271" w:author="Chassin, David P" w:date="2023-06-01T12:43:00Z">
        <w:r>
          <w:t xml:space="preserve"> </w:t>
        </w:r>
      </w:ins>
      <w:r w:rsidR="00D1335D">
        <w:t>sheet</w:t>
      </w:r>
    </w:p>
    <w:p w14:paraId="7F2C8D1E" w14:textId="0686B5DA" w:rsidR="005F1D2C" w:rsidRDefault="005F1D2C" w:rsidP="00B91565">
      <w:pPr>
        <w:pStyle w:val="ListParagraph"/>
        <w:numPr>
          <w:ilvl w:val="0"/>
          <w:numId w:val="4"/>
        </w:numPr>
      </w:pPr>
      <w:ins w:id="1272" w:author="Chassin, David P" w:date="2023-06-01T12:43:00Z">
        <w:r>
          <w:t>Final fact sheet</w:t>
        </w:r>
      </w:ins>
    </w:p>
    <w:p w14:paraId="1935AEF9" w14:textId="4416F3AB" w:rsidR="00D1335D" w:rsidRDefault="00D1335D" w:rsidP="00B91565">
      <w:pPr>
        <w:pStyle w:val="ListParagraph"/>
        <w:numPr>
          <w:ilvl w:val="0"/>
          <w:numId w:val="4"/>
        </w:numPr>
      </w:pPr>
      <w:r>
        <w:t xml:space="preserve">Technology </w:t>
      </w:r>
      <w:ins w:id="1273" w:author="Chassin, David P" w:date="2023-06-01T12:43:00Z">
        <w:r w:rsidR="005F1D2C">
          <w:t xml:space="preserve">knowledge </w:t>
        </w:r>
      </w:ins>
      <w:r>
        <w:t>transfer plan</w:t>
      </w:r>
    </w:p>
    <w:p w14:paraId="4DEC7D24" w14:textId="57751142" w:rsidR="00D1335D" w:rsidRDefault="00D1335D" w:rsidP="00B91565">
      <w:pPr>
        <w:pStyle w:val="ListParagraph"/>
        <w:numPr>
          <w:ilvl w:val="0"/>
          <w:numId w:val="4"/>
        </w:numPr>
      </w:pPr>
      <w:r>
        <w:t xml:space="preserve">Technology </w:t>
      </w:r>
      <w:ins w:id="1274" w:author="Chassin, David P" w:date="2023-06-01T12:43:00Z">
        <w:r w:rsidR="005F1D2C">
          <w:t xml:space="preserve">knowledge </w:t>
        </w:r>
      </w:ins>
      <w:r>
        <w:t>transfer report</w:t>
      </w:r>
    </w:p>
    <w:p w14:paraId="252DF315" w14:textId="77777777" w:rsidR="00D1335D" w:rsidRDefault="00D1335D" w:rsidP="00B91565"/>
    <w:permEnd w:id="1793293643"/>
    <w:p w14:paraId="28B9205E" w14:textId="67856B1C" w:rsidR="00B91565" w:rsidRPr="00B91565" w:rsidRDefault="00B91565" w:rsidP="00B91565">
      <w:pPr>
        <w:sectPr w:rsidR="00B91565" w:rsidRPr="00B91565" w:rsidSect="00FD2B94">
          <w:footerReference w:type="default" r:id="rId40"/>
          <w:pgSz w:w="12240" w:h="15840"/>
          <w:pgMar w:top="720" w:right="1080" w:bottom="720" w:left="1080" w:header="720" w:footer="720" w:gutter="0"/>
          <w:pgNumType w:start="1"/>
          <w:cols w:space="720"/>
          <w:docGrid w:linePitch="360"/>
        </w:sectPr>
      </w:pPr>
    </w:p>
    <w:p w14:paraId="611B8F03" w14:textId="35ADC7D3" w:rsidR="005F5DC5" w:rsidRPr="002D71B7" w:rsidRDefault="69C7CCD2" w:rsidP="005F5DC5">
      <w:pPr>
        <w:pStyle w:val="Heading1"/>
      </w:pPr>
      <w:bookmarkStart w:id="1275" w:name="_Toc1835763589"/>
      <w:bookmarkStart w:id="1276" w:name="_Toc840802971"/>
      <w:bookmarkStart w:id="1277" w:name="_Toc137112260"/>
      <w:permStart w:id="1880445015" w:edGrp="everyone"/>
      <w:r>
        <w:lastRenderedPageBreak/>
        <w:t>App</w:t>
      </w:r>
      <w:r w:rsidR="215D913A">
        <w:t>e</w:t>
      </w:r>
      <w:r>
        <w:t>ndix</w:t>
      </w:r>
      <w:r w:rsidR="618750AA">
        <w:t xml:space="preserve"> </w:t>
      </w:r>
      <w:r w:rsidR="68416143">
        <w:t>A:</w:t>
      </w:r>
      <w:r w:rsidR="005F5DC5">
        <w:br/>
      </w:r>
      <w:bookmarkEnd w:id="1275"/>
      <w:bookmarkEnd w:id="1276"/>
      <w:proofErr w:type="spellStart"/>
      <w:r w:rsidR="00E2062C">
        <w:t>OpenFIDO</w:t>
      </w:r>
      <w:proofErr w:type="spellEnd"/>
      <w:r w:rsidR="00E2062C">
        <w:t xml:space="preserve"> GitHub </w:t>
      </w:r>
      <w:r w:rsidR="00085975">
        <w:t xml:space="preserve">Product </w:t>
      </w:r>
      <w:r w:rsidR="00E2062C">
        <w:t>Repositories</w:t>
      </w:r>
      <w:bookmarkEnd w:id="1277"/>
    </w:p>
    <w:p w14:paraId="5700ECFF" w14:textId="007669CB" w:rsidR="00085975" w:rsidRDefault="00085975" w:rsidP="00085975">
      <w:r>
        <w:t xml:space="preserve">The following repositories are available to public as part of the production release of </w:t>
      </w:r>
      <w:proofErr w:type="spellStart"/>
      <w:r>
        <w:t>OpenFIDO</w:t>
      </w:r>
      <w:proofErr w:type="spellEnd"/>
      <w:r>
        <w:t>.</w:t>
      </w:r>
    </w:p>
    <w:p w14:paraId="59C5383B" w14:textId="7E0B2512" w:rsidR="00085975" w:rsidRDefault="00085975" w:rsidP="00085975"/>
    <w:p w14:paraId="0C9A0F97" w14:textId="44CE3E6D" w:rsidR="00085975" w:rsidRDefault="00085975" w:rsidP="00085975">
      <w:r>
        <w:t>Application Services</w:t>
      </w:r>
    </w:p>
    <w:p w14:paraId="2F52C269" w14:textId="5DD33147" w:rsidR="00544EDB" w:rsidRPr="00085975" w:rsidRDefault="00DA738D" w:rsidP="00B873C0">
      <w:pPr>
        <w:pStyle w:val="ListParagraph"/>
        <w:rPr>
          <w:rFonts w:asciiTheme="minorHAnsi" w:eastAsiaTheme="minorEastAsia" w:hAnsiTheme="minorHAnsi"/>
          <w:szCs w:val="24"/>
        </w:rPr>
      </w:pPr>
      <w:r>
        <w:t xml:space="preserve">Main application: </w:t>
      </w:r>
      <w:hyperlink r:id="rId41" w:history="1">
        <w:r w:rsidRPr="00A64016">
          <w:rPr>
            <w:rStyle w:val="Hyperlink"/>
          </w:rPr>
          <w:t>https://github.com/openfido/openfido-app-service</w:t>
        </w:r>
      </w:hyperlink>
    </w:p>
    <w:p w14:paraId="00DA4EC5" w14:textId="3F2DAB57" w:rsidR="00085975" w:rsidRPr="00085975" w:rsidRDefault="00DA738D" w:rsidP="00B873C0">
      <w:pPr>
        <w:pStyle w:val="ListParagraph"/>
        <w:rPr>
          <w:rFonts w:asciiTheme="minorHAnsi" w:eastAsiaTheme="minorEastAsia" w:hAnsiTheme="minorHAnsi"/>
          <w:szCs w:val="24"/>
        </w:rPr>
      </w:pPr>
      <w:r>
        <w:t xml:space="preserve">Authentication: </w:t>
      </w:r>
      <w:hyperlink r:id="rId42" w:history="1">
        <w:r w:rsidRPr="00A64016">
          <w:rPr>
            <w:rStyle w:val="Hyperlink"/>
          </w:rPr>
          <w:t>https://github.com/openfido/openfido-auth-service</w:t>
        </w:r>
      </w:hyperlink>
    </w:p>
    <w:p w14:paraId="158E4567" w14:textId="4656CC8F" w:rsidR="00085975" w:rsidRPr="00085975" w:rsidRDefault="00DA738D" w:rsidP="00B873C0">
      <w:pPr>
        <w:pStyle w:val="ListParagraph"/>
        <w:rPr>
          <w:rFonts w:asciiTheme="minorHAnsi" w:eastAsiaTheme="minorEastAsia" w:hAnsiTheme="minorHAnsi"/>
          <w:szCs w:val="24"/>
        </w:rPr>
      </w:pPr>
      <w:r>
        <w:t xml:space="preserve">Workflow: </w:t>
      </w:r>
      <w:hyperlink r:id="rId43" w:history="1">
        <w:r w:rsidRPr="00A64016">
          <w:rPr>
            <w:rStyle w:val="Hyperlink"/>
          </w:rPr>
          <w:t>https://github.com/openfido/openfido-workflow-service</w:t>
        </w:r>
      </w:hyperlink>
    </w:p>
    <w:p w14:paraId="6D7249CD" w14:textId="6AA4C055" w:rsidR="00085975" w:rsidRPr="00085975" w:rsidRDefault="00DA738D" w:rsidP="00B873C0">
      <w:pPr>
        <w:pStyle w:val="ListParagraph"/>
        <w:rPr>
          <w:rFonts w:asciiTheme="minorHAnsi" w:eastAsiaTheme="minorEastAsia" w:hAnsiTheme="minorHAnsi"/>
          <w:szCs w:val="24"/>
        </w:rPr>
      </w:pPr>
      <w:r>
        <w:t xml:space="preserve">User experience: </w:t>
      </w:r>
      <w:hyperlink r:id="rId44" w:history="1">
        <w:r w:rsidRPr="00A64016">
          <w:rPr>
            <w:rStyle w:val="Hyperlink"/>
          </w:rPr>
          <w:t>https://github.com/openfido/openfido-client-service</w:t>
        </w:r>
      </w:hyperlink>
    </w:p>
    <w:p w14:paraId="1D4B0BFD" w14:textId="6982CA9D" w:rsidR="00085975" w:rsidRDefault="00085975" w:rsidP="00085975">
      <w:pPr>
        <w:rPr>
          <w:rFonts w:asciiTheme="minorHAnsi" w:eastAsiaTheme="minorEastAsia" w:hAnsiTheme="minorHAnsi"/>
        </w:rPr>
      </w:pPr>
    </w:p>
    <w:p w14:paraId="59A3E617" w14:textId="2B1DEE86" w:rsidR="00085975" w:rsidRDefault="00085975" w:rsidP="00085975">
      <w:pPr>
        <w:rPr>
          <w:rFonts w:asciiTheme="minorHAnsi" w:eastAsiaTheme="minorEastAsia" w:hAnsiTheme="minorHAnsi"/>
        </w:rPr>
      </w:pPr>
      <w:r>
        <w:rPr>
          <w:rFonts w:asciiTheme="minorHAnsi" w:eastAsiaTheme="minorEastAsia" w:hAnsiTheme="minorHAnsi"/>
        </w:rPr>
        <w:t>Pipelines</w:t>
      </w:r>
    </w:p>
    <w:p w14:paraId="36544EA4" w14:textId="1C59BFE2" w:rsidR="00085975" w:rsidRDefault="00DA738D" w:rsidP="00085975">
      <w:pPr>
        <w:pStyle w:val="ListParagraph"/>
      </w:pPr>
      <w:r>
        <w:t xml:space="preserve">Tariff design: </w:t>
      </w:r>
      <w:hyperlink r:id="rId45" w:history="1">
        <w:r w:rsidRPr="00A64016">
          <w:rPr>
            <w:rStyle w:val="Hyperlink"/>
          </w:rPr>
          <w:t>https://github.com/openfido/tariff_design</w:t>
        </w:r>
      </w:hyperlink>
    </w:p>
    <w:p w14:paraId="709C5F72" w14:textId="78A66E12" w:rsidR="00085975" w:rsidRPr="00085975" w:rsidRDefault="00DA738D" w:rsidP="00085975">
      <w:pPr>
        <w:pStyle w:val="ListParagraph"/>
      </w:pPr>
      <w:proofErr w:type="spellStart"/>
      <w:r>
        <w:t>Loadshape</w:t>
      </w:r>
      <w:proofErr w:type="spellEnd"/>
      <w:r>
        <w:t xml:space="preserve"> analysis: </w:t>
      </w:r>
      <w:hyperlink r:id="rId46" w:history="1">
        <w:r w:rsidRPr="00A64016">
          <w:rPr>
            <w:rStyle w:val="Hyperlink"/>
          </w:rPr>
          <w:t>https://github.com/openfido/loadshape</w:t>
        </w:r>
      </w:hyperlink>
      <w:r w:rsidR="00085975">
        <w:t xml:space="preserve"> </w:t>
      </w:r>
    </w:p>
    <w:p w14:paraId="3C264995" w14:textId="311A8BFC" w:rsidR="00085975" w:rsidRPr="00085975" w:rsidRDefault="00DA738D" w:rsidP="00085975">
      <w:pPr>
        <w:pStyle w:val="ListParagraph"/>
      </w:pPr>
      <w:r>
        <w:t xml:space="preserve">Weather data: </w:t>
      </w:r>
      <w:hyperlink r:id="rId47" w:history="1">
        <w:r w:rsidRPr="00A64016">
          <w:rPr>
            <w:rStyle w:val="Hyperlink"/>
          </w:rPr>
          <w:t>https://github.com/openfido/weather</w:t>
        </w:r>
      </w:hyperlink>
      <w:r w:rsidR="00085975">
        <w:t xml:space="preserve"> </w:t>
      </w:r>
    </w:p>
    <w:p w14:paraId="26545F90" w14:textId="690FB477" w:rsidR="00085975" w:rsidRPr="00085975" w:rsidRDefault="00DA738D" w:rsidP="00085975">
      <w:pPr>
        <w:pStyle w:val="ListParagraph"/>
      </w:pPr>
      <w:proofErr w:type="spellStart"/>
      <w:r>
        <w:t>HiPAS</w:t>
      </w:r>
      <w:proofErr w:type="spellEnd"/>
      <w:r>
        <w:t xml:space="preserve"> </w:t>
      </w:r>
      <w:proofErr w:type="spellStart"/>
      <w:r>
        <w:t>GridLAB</w:t>
      </w:r>
      <w:proofErr w:type="spellEnd"/>
      <w:r>
        <w:t xml:space="preserve">-D simulation: </w:t>
      </w:r>
      <w:hyperlink r:id="rId48" w:history="1">
        <w:r w:rsidRPr="00A64016">
          <w:rPr>
            <w:rStyle w:val="Hyperlink"/>
          </w:rPr>
          <w:t>https://github.com/openfido/gridlabd</w:t>
        </w:r>
      </w:hyperlink>
      <w:r w:rsidR="00085975">
        <w:t xml:space="preserve"> </w:t>
      </w:r>
    </w:p>
    <w:p w14:paraId="5E826950" w14:textId="413FC014" w:rsidR="00085975" w:rsidRPr="00085975" w:rsidRDefault="00DA738D" w:rsidP="00085975">
      <w:pPr>
        <w:pStyle w:val="ListParagraph"/>
      </w:pPr>
      <w:r>
        <w:t xml:space="preserve">Census geographic data: </w:t>
      </w:r>
      <w:hyperlink r:id="rId49" w:history="1">
        <w:r w:rsidRPr="00A64016">
          <w:rPr>
            <w:rStyle w:val="Hyperlink"/>
          </w:rPr>
          <w:t>https://github.com/openfido/census</w:t>
        </w:r>
      </w:hyperlink>
    </w:p>
    <w:p w14:paraId="09441AE8" w14:textId="11CEF901" w:rsidR="00085975" w:rsidRPr="00085975" w:rsidRDefault="00DA738D" w:rsidP="00085975">
      <w:pPr>
        <w:pStyle w:val="ListParagraph"/>
      </w:pPr>
      <w:r>
        <w:t xml:space="preserve">Resilience analysis: </w:t>
      </w:r>
      <w:hyperlink r:id="rId50" w:history="1">
        <w:r w:rsidRPr="00A64016">
          <w:rPr>
            <w:rStyle w:val="Hyperlink"/>
          </w:rPr>
          <w:t>https://github.com/openfido/resilience</w:t>
        </w:r>
      </w:hyperlink>
      <w:r w:rsidR="00085975">
        <w:t xml:space="preserve"> </w:t>
      </w:r>
    </w:p>
    <w:p w14:paraId="30FB5ECD" w14:textId="1B22C1D8" w:rsidR="00085975" w:rsidRPr="00085975" w:rsidRDefault="00DA738D" w:rsidP="00085975">
      <w:pPr>
        <w:pStyle w:val="ListParagraph"/>
      </w:pPr>
      <w:r>
        <w:t xml:space="preserve">Hosting capacity analysis: </w:t>
      </w:r>
      <w:hyperlink r:id="rId51" w:history="1">
        <w:r w:rsidRPr="00A64016">
          <w:rPr>
            <w:rStyle w:val="Hyperlink"/>
          </w:rPr>
          <w:t>https://github.com/openfido/hosting_capacity</w:t>
        </w:r>
      </w:hyperlink>
      <w:r w:rsidR="00085975">
        <w:t xml:space="preserve"> </w:t>
      </w:r>
    </w:p>
    <w:p w14:paraId="705BD7F7" w14:textId="3AA52FF7" w:rsidR="00085975" w:rsidRPr="00085975" w:rsidRDefault="00DA738D" w:rsidP="00085975">
      <w:pPr>
        <w:pStyle w:val="ListParagraph"/>
      </w:pPr>
      <w:r>
        <w:t xml:space="preserve">Electrification: </w:t>
      </w:r>
      <w:hyperlink r:id="rId52" w:history="1">
        <w:r w:rsidRPr="00A64016">
          <w:rPr>
            <w:rStyle w:val="Hyperlink"/>
          </w:rPr>
          <w:t>https://github.com/openfido/electrification</w:t>
        </w:r>
      </w:hyperlink>
      <w:r w:rsidR="00085975">
        <w:t xml:space="preserve"> </w:t>
      </w:r>
    </w:p>
    <w:p w14:paraId="7E1F443A" w14:textId="7243A0DF" w:rsidR="00085975" w:rsidRPr="00085975" w:rsidRDefault="00DA738D" w:rsidP="00085975">
      <w:pPr>
        <w:pStyle w:val="ListParagraph"/>
      </w:pPr>
      <w:r>
        <w:t xml:space="preserve">Address resolution: </w:t>
      </w:r>
      <w:hyperlink r:id="rId53" w:history="1">
        <w:r w:rsidRPr="00A64016">
          <w:rPr>
            <w:rStyle w:val="Hyperlink"/>
          </w:rPr>
          <w:t>https://github.com/openfido/address</w:t>
        </w:r>
      </w:hyperlink>
      <w:r w:rsidR="00085975">
        <w:t xml:space="preserve"> </w:t>
      </w:r>
    </w:p>
    <w:p w14:paraId="14F913E2" w14:textId="4C0FA6C1" w:rsidR="00544EDB" w:rsidRDefault="00DA738D" w:rsidP="00DA738D">
      <w:pPr>
        <w:pStyle w:val="ListParagraph"/>
        <w:sectPr w:rsidR="00544EDB" w:rsidSect="00FD2B94">
          <w:footerReference w:type="default" r:id="rId54"/>
          <w:pgSz w:w="12240" w:h="15840"/>
          <w:pgMar w:top="720" w:right="1080" w:bottom="720" w:left="1080" w:header="720" w:footer="720" w:gutter="0"/>
          <w:pgNumType w:start="1"/>
          <w:cols w:space="720"/>
          <w:docGrid w:linePitch="360"/>
        </w:sectPr>
      </w:pPr>
      <w:r>
        <w:t xml:space="preserve">Cyme converter: </w:t>
      </w:r>
      <w:hyperlink r:id="rId55" w:history="1">
        <w:r w:rsidRPr="00A64016">
          <w:rPr>
            <w:rStyle w:val="Hyperlink"/>
          </w:rPr>
          <w:t>https://github.com/openfido/cyme_extract</w:t>
        </w:r>
      </w:hyperlink>
    </w:p>
    <w:p w14:paraId="51097EC0" w14:textId="484E7D92" w:rsidR="002A31B7" w:rsidDel="00971F1E" w:rsidRDefault="00F328F6">
      <w:pPr>
        <w:suppressAutoHyphens w:val="0"/>
        <w:spacing w:after="200" w:line="276" w:lineRule="auto"/>
        <w:rPr>
          <w:del w:id="1278" w:author="Chassin, David P" w:date="2023-06-08T08:37:00Z"/>
        </w:rPr>
      </w:pPr>
      <w:del w:id="1279" w:author="Chassin, David P" w:date="2023-06-08T08:37:00Z">
        <w:r w:rsidDel="00971F1E">
          <w:lastRenderedPageBreak/>
          <w:delText>NOTE: Unable to remove the following picture and text, even though it is unrelated to this project</w:delText>
        </w:r>
      </w:del>
    </w:p>
    <w:permEnd w:id="1880445015"/>
    <w:p w14:paraId="50CBE721" w14:textId="08F02861" w:rsidR="002A31B7" w:rsidRPr="0012092F" w:rsidRDefault="00D17FC8">
      <w:pPr>
        <w:suppressAutoHyphens w:val="0"/>
        <w:spacing w:after="200" w:line="276" w:lineRule="auto"/>
        <w:pPrChange w:id="1280" w:author="Chassin, David P" w:date="2023-06-08T08:37:00Z">
          <w:pPr/>
        </w:pPrChange>
      </w:pPr>
      <w:del w:id="1281" w:author="Chassin, David P" w:date="2023-06-08T08:37:00Z">
        <w:r w:rsidRPr="0066514F" w:rsidDel="00971F1E">
          <w:rPr>
            <w:rFonts w:ascii="Tahoma" w:hAnsi="Tahoma" w:cs="Tahoma"/>
            <w:noProof/>
          </w:rPr>
          <w:drawing>
            <wp:anchor distT="0" distB="0" distL="114300" distR="114300" simplePos="0" relativeHeight="251658240" behindDoc="0" locked="0" layoutInCell="1" allowOverlap="1" wp14:anchorId="5246DC7A" wp14:editId="03851BE0">
              <wp:simplePos x="0" y="0"/>
              <wp:positionH relativeFrom="column">
                <wp:posOffset>1781810</wp:posOffset>
              </wp:positionH>
              <wp:positionV relativeFrom="paragraph">
                <wp:posOffset>25400</wp:posOffset>
              </wp:positionV>
              <wp:extent cx="4671060" cy="6419850"/>
              <wp:effectExtent l="0" t="0" r="0" b="0"/>
              <wp:wrapSquare wrapText="bothSides"/>
              <wp:docPr id="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671060" cy="6419850"/>
                      </a:xfrm>
                      <a:prstGeom prst="rect">
                        <a:avLst/>
                      </a:prstGeom>
                      <a:noFill/>
                      <a:ln>
                        <a:noFill/>
                      </a:ln>
                    </pic:spPr>
                  </pic:pic>
                </a:graphicData>
              </a:graphic>
            </wp:anchor>
          </w:drawing>
        </w:r>
        <w:r w:rsidR="002A31B7" w:rsidDel="00971F1E">
          <w:delText xml:space="preserve">Figure is on an aerial photo base map, centered on Desert Center. An inset map at the upper right shows the location of the project within Riverside County. The Oberon Study Area is shown to the north of Interstate 10, outlined in purple. Desert Sunlight Solar, Desert Harvest Solar, and Athos Solar are all shown to the north of the Oberon Study Area. East of the study area are Arica Solar, Victory Pass Solar, and Palen Solar. North and west of the project is Joshua Tree National Park, shown in green. The multi-species linkage area is shown in green dashed lines, located to the north and east of the Oberon Study Area. </w:delText>
        </w:r>
        <w:r w:rsidR="00905CD3" w:rsidDel="00971F1E">
          <w:delText>Areas of Critical Environmental Concern (</w:delText>
        </w:r>
        <w:r w:rsidR="002A31B7" w:rsidDel="00971F1E">
          <w:delText>ACECs</w:delText>
        </w:r>
        <w:r w:rsidR="00905CD3" w:rsidDel="00971F1E">
          <w:delText>)</w:delText>
        </w:r>
        <w:r w:rsidR="002A31B7" w:rsidDel="00971F1E">
          <w:delText xml:space="preserve"> are shown in light green, with the Desert Lily Preserve ACEC to the northeast, Alligator Rock ACEC and Corn Springs ACEC to the south, and Palen Dry Lake ACEC to the east.</w:delText>
        </w:r>
      </w:del>
      <w:r w:rsidR="00C46446" w:rsidRPr="00C46446">
        <w:rPr>
          <w:rFonts w:ascii="Tahoma" w:hAnsi="Tahoma" w:cs="Tahoma"/>
          <w:noProof/>
        </w:rPr>
        <w:t xml:space="preserve"> </w:t>
      </w:r>
    </w:p>
    <w:sectPr w:rsidR="002A31B7" w:rsidRPr="0012092F" w:rsidSect="00FD2B94">
      <w:footerReference w:type="default" r:id="rId57"/>
      <w:pgSz w:w="12240" w:h="15840"/>
      <w:pgMar w:top="720" w:right="1080" w:bottom="720" w:left="108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8" w:author="Tian, Qing@Energy" w:date="2023-02-02T11:15:00Z" w:initials="TQ">
    <w:p w14:paraId="5A143D39" w14:textId="77777777" w:rsidR="00FC7BEF" w:rsidRDefault="00FC7BEF" w:rsidP="00B85C43">
      <w:pPr>
        <w:pStyle w:val="CommentText"/>
      </w:pPr>
      <w:r>
        <w:rPr>
          <w:rStyle w:val="CommentReference"/>
        </w:rPr>
        <w:annotationRef/>
      </w:r>
      <w:r>
        <w:t xml:space="preserve">It would be helpful to mention the names of the utilities that the project supported. </w:t>
      </w:r>
    </w:p>
  </w:comment>
  <w:comment w:id="2" w:author="Tian, Qing@Energy" w:date="2023-02-02T11:13:00Z" w:initials="TQ">
    <w:p w14:paraId="4825F15B" w14:textId="60CFC38C" w:rsidR="007869FA" w:rsidRDefault="007869FA" w:rsidP="003010A4">
      <w:pPr>
        <w:pStyle w:val="CommentText"/>
      </w:pPr>
      <w:r>
        <w:rPr>
          <w:rStyle w:val="CommentReference"/>
        </w:rPr>
        <w:annotationRef/>
      </w:r>
      <w:r>
        <w:t>Suggest using past tense. For example, the project identified data analysis requirements ...</w:t>
      </w:r>
    </w:p>
  </w:comment>
  <w:comment w:id="20" w:author="Tian, Qing@Energy" w:date="2023-02-02T11:19:00Z" w:initials="TQ">
    <w:p w14:paraId="08710A30" w14:textId="77777777" w:rsidR="00D72CBA" w:rsidRDefault="00D72CBA" w:rsidP="00B72860">
      <w:pPr>
        <w:pStyle w:val="CommentText"/>
      </w:pPr>
      <w:r>
        <w:rPr>
          <w:rStyle w:val="CommentReference"/>
        </w:rPr>
        <w:annotationRef/>
      </w:r>
      <w:r>
        <w:t xml:space="preserve">What about LF energy? I thought it would be helpful to describe the tech transfer with LF Energy. </w:t>
      </w:r>
    </w:p>
  </w:comment>
  <w:comment w:id="389" w:author="Tian, Qing@Energy" w:date="2023-02-02T14:03:00Z" w:initials="TQ">
    <w:p w14:paraId="3CC74E06" w14:textId="77777777" w:rsidR="009B0FE9" w:rsidRDefault="009B0FE9" w:rsidP="00450A4D">
      <w:pPr>
        <w:pStyle w:val="CommentText"/>
      </w:pPr>
      <w:r>
        <w:rPr>
          <w:rStyle w:val="CommentReference"/>
        </w:rPr>
        <w:annotationRef/>
      </w:r>
      <w:r>
        <w:t xml:space="preserve">I removed paragraphs that are repetitive to avoid duplication. </w:t>
      </w:r>
    </w:p>
  </w:comment>
  <w:comment w:id="393" w:author="Tian, Qing@Energy" w:date="2023-02-02T16:08:00Z" w:initials="TQ">
    <w:p w14:paraId="719F0B43" w14:textId="77777777" w:rsidR="001D40ED" w:rsidRDefault="001D40ED" w:rsidP="00306B6B">
      <w:pPr>
        <w:pStyle w:val="CommentText"/>
      </w:pPr>
      <w:r>
        <w:rPr>
          <w:rStyle w:val="CommentReference"/>
        </w:rPr>
        <w:annotationRef/>
      </w:r>
      <w:r>
        <w:t xml:space="preserve">The results need to be expanded. Instead of talking about action being taken, what are the key findings? Any compelling factors or results? Any opportunities for future research? For example, the project purpose is to reduce the time and effort for power system simulation. Did the project meet the objective? Any quantitative measure to show improvement. </w:t>
      </w:r>
    </w:p>
  </w:comment>
  <w:comment w:id="394" w:author="Tian, Qing@Energy" w:date="2023-02-02T16:10:00Z" w:initials="TQ">
    <w:p w14:paraId="253028FB" w14:textId="77777777" w:rsidR="004A27F2" w:rsidRDefault="004A27F2" w:rsidP="00635FA3">
      <w:pPr>
        <w:pStyle w:val="CommentText"/>
      </w:pPr>
      <w:r>
        <w:rPr>
          <w:rStyle w:val="CommentReference"/>
        </w:rPr>
        <w:annotationRef/>
      </w:r>
      <w:r>
        <w:t>Explain the importance of the requirements for the project and why it is relevant?</w:t>
      </w:r>
    </w:p>
  </w:comment>
  <w:comment w:id="404" w:author="Tian, Qing@Energy" w:date="2023-02-02T16:15:00Z" w:initials="TQ">
    <w:p w14:paraId="3ABD0128" w14:textId="77777777" w:rsidR="001A13BC" w:rsidRDefault="001A13BC" w:rsidP="00911BF2">
      <w:pPr>
        <w:pStyle w:val="CommentText"/>
      </w:pPr>
      <w:r>
        <w:rPr>
          <w:rStyle w:val="CommentReference"/>
        </w:rPr>
        <w:annotationRef/>
      </w:r>
      <w:r>
        <w:t>Is the platform better than other tools? What are the users feedbacks? Any thing about performance improvement?</w:t>
      </w:r>
    </w:p>
  </w:comment>
  <w:comment w:id="409" w:author="Tian, Qing@Energy" w:date="2023-02-02T16:27:00Z" w:initials="TQ">
    <w:p w14:paraId="02718891" w14:textId="77777777" w:rsidR="008936FB" w:rsidRDefault="008936FB" w:rsidP="00E46D5C">
      <w:pPr>
        <w:pStyle w:val="CommentText"/>
      </w:pPr>
      <w:r>
        <w:rPr>
          <w:rStyle w:val="CommentReference"/>
        </w:rPr>
        <w:annotationRef/>
      </w:r>
      <w:r>
        <w:t>How the OpenFIDO has been tested and validated? What are the key results from the testing?</w:t>
      </w:r>
    </w:p>
  </w:comment>
  <w:comment w:id="414" w:author="Tian, Qing@Energy" w:date="2023-02-02T16:28:00Z" w:initials="TQ">
    <w:p w14:paraId="10F935DD" w14:textId="77777777" w:rsidR="00C13A19" w:rsidRDefault="00C13A19" w:rsidP="00531A7D">
      <w:pPr>
        <w:pStyle w:val="CommentText"/>
      </w:pPr>
      <w:r>
        <w:rPr>
          <w:rStyle w:val="CommentReference"/>
        </w:rPr>
        <w:annotationRef/>
      </w:r>
      <w:r>
        <w:t xml:space="preserve">This is great to mention. Hopefully we can make progress with SCE and mention that in the report. </w:t>
      </w:r>
    </w:p>
  </w:comment>
  <w:comment w:id="444" w:author="Tian, Qing@Energy" w:date="2023-02-02T16:30:00Z" w:initials="TQ">
    <w:p w14:paraId="5AE224C9" w14:textId="77777777" w:rsidR="007021D1" w:rsidRDefault="007021D1" w:rsidP="00AC0079">
      <w:pPr>
        <w:pStyle w:val="CommentText"/>
      </w:pPr>
      <w:r>
        <w:rPr>
          <w:rStyle w:val="CommentReference"/>
        </w:rPr>
        <w:annotationRef/>
      </w:r>
      <w:r>
        <w:t xml:space="preserve">These three paragraphs are not relevant to ES, so I removed them. </w:t>
      </w:r>
    </w:p>
  </w:comment>
  <w:comment w:id="450" w:author="Tian, Qing@Energy" w:date="2023-02-02T16:34:00Z" w:initials="TQ">
    <w:p w14:paraId="0F2B4DD0" w14:textId="77777777" w:rsidR="005A0630" w:rsidRDefault="005A0630" w:rsidP="0077213C">
      <w:pPr>
        <w:pStyle w:val="CommentText"/>
      </w:pPr>
      <w:r>
        <w:rPr>
          <w:rStyle w:val="CommentReference"/>
        </w:rPr>
        <w:annotationRef/>
      </w:r>
      <w:r>
        <w:t>Explain what kind of training materials and how they were distributed? Any training events?</w:t>
      </w:r>
    </w:p>
  </w:comment>
  <w:comment w:id="658" w:author="Tian, Qing@Energy" w:date="2023-02-02T16:55:00Z" w:initials="TQ">
    <w:p w14:paraId="2BF914B7" w14:textId="77777777" w:rsidR="00321D99" w:rsidRDefault="00321D99" w:rsidP="00873FC1">
      <w:pPr>
        <w:pStyle w:val="CommentText"/>
      </w:pPr>
      <w:r>
        <w:rPr>
          <w:rStyle w:val="CommentReference"/>
        </w:rPr>
        <w:annotationRef/>
      </w:r>
      <w:r>
        <w:t xml:space="preserve">Technical approach portion is too long (2000-3000 words). Technical approach part should describe methods/approaches to help the development of the tool.  Results is too short (2500 -2500 words). The results portion should describe how OpenFIDO is developed for those four use-cases to support HIPAS and GLOW. How they have been tested and validated? Document improvement on performance and user feedbacks. </w:t>
      </w:r>
    </w:p>
  </w:comment>
  <w:comment w:id="659" w:author="Chassin, David P" w:date="2023-06-01T12:47:00Z" w:initials="DC">
    <w:p w14:paraId="6CF809BD" w14:textId="77777777" w:rsidR="00894EB8" w:rsidRDefault="00894EB8" w:rsidP="00341435">
      <w:r>
        <w:rPr>
          <w:rStyle w:val="CommentReference"/>
        </w:rPr>
        <w:annotationRef/>
      </w:r>
      <w:r>
        <w:rPr>
          <w:color w:val="000000"/>
          <w:sz w:val="20"/>
          <w:szCs w:val="20"/>
        </w:rPr>
        <w:t>1. Moved Synergistic activities from approach to result section.</w:t>
      </w:r>
    </w:p>
    <w:p w14:paraId="0E8ED6F5" w14:textId="77777777" w:rsidR="00894EB8" w:rsidRDefault="00894EB8" w:rsidP="00341435"/>
  </w:comment>
  <w:comment w:id="664" w:author="Tian, Qing@Energy" w:date="2023-02-02T16:08:00Z" w:initials="TQ">
    <w:p w14:paraId="0F8CF41E" w14:textId="77777777" w:rsidR="00971F1E" w:rsidRDefault="00971F1E" w:rsidP="00971F1E">
      <w:pPr>
        <w:pStyle w:val="CommentText"/>
      </w:pPr>
      <w:r>
        <w:rPr>
          <w:rStyle w:val="CommentReference"/>
        </w:rPr>
        <w:annotationRef/>
      </w:r>
      <w:r>
        <w:t xml:space="preserve">The results need to be expanded. Instead of talking about action being taken, what are the key findings? Any compelling factors or results? Any opportunities for future research? For example, the project purpose is to reduce the time and effort for power system simulation. Did the project meet the objective? Any quantitative measure to show improvement. </w:t>
      </w:r>
    </w:p>
  </w:comment>
  <w:comment w:id="667" w:author="Tian, Qing@Energy" w:date="2023-02-02T16:10:00Z" w:initials="TQ">
    <w:p w14:paraId="2D7DE80F" w14:textId="77777777" w:rsidR="00971F1E" w:rsidRDefault="00971F1E" w:rsidP="00971F1E">
      <w:pPr>
        <w:pStyle w:val="CommentText"/>
      </w:pPr>
      <w:r>
        <w:rPr>
          <w:rStyle w:val="CommentReference"/>
        </w:rPr>
        <w:annotationRef/>
      </w:r>
      <w:r>
        <w:t>Explain the importance of the requirements for the project and why it is relevant?</w:t>
      </w:r>
    </w:p>
  </w:comment>
  <w:comment w:id="669" w:author="Tian, Qing@Energy" w:date="2023-02-02T16:15:00Z" w:initials="TQ">
    <w:p w14:paraId="523C5406" w14:textId="77777777" w:rsidR="00971F1E" w:rsidRDefault="00971F1E" w:rsidP="00971F1E">
      <w:pPr>
        <w:pStyle w:val="CommentText"/>
      </w:pPr>
      <w:r>
        <w:rPr>
          <w:rStyle w:val="CommentReference"/>
        </w:rPr>
        <w:annotationRef/>
      </w:r>
      <w:r>
        <w:t>Is the platform better than other tools? What are the users feedbacks? Any thing about performance improvement?</w:t>
      </w:r>
    </w:p>
  </w:comment>
  <w:comment w:id="672" w:author="Tian, Qing@Energy" w:date="2023-02-02T16:27:00Z" w:initials="TQ">
    <w:p w14:paraId="6F705C71" w14:textId="77777777" w:rsidR="00971F1E" w:rsidRDefault="00971F1E" w:rsidP="00971F1E">
      <w:pPr>
        <w:pStyle w:val="CommentText"/>
      </w:pPr>
      <w:r>
        <w:rPr>
          <w:rStyle w:val="CommentReference"/>
        </w:rPr>
        <w:annotationRef/>
      </w:r>
      <w:r>
        <w:t>How the OpenFIDO has been tested and validated? What are the key results from the testing?</w:t>
      </w:r>
    </w:p>
  </w:comment>
  <w:comment w:id="675" w:author="Tian, Qing@Energy" w:date="2023-02-02T16:28:00Z" w:initials="TQ">
    <w:p w14:paraId="44975B54" w14:textId="77777777" w:rsidR="00971F1E" w:rsidRDefault="00971F1E" w:rsidP="00971F1E">
      <w:pPr>
        <w:pStyle w:val="CommentText"/>
      </w:pPr>
      <w:r>
        <w:rPr>
          <w:rStyle w:val="CommentReference"/>
        </w:rPr>
        <w:annotationRef/>
      </w:r>
      <w:r>
        <w:t xml:space="preserve">This is great to mention. Hopefully we can make progress with SCE and mention that in the report.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A143D39" w15:done="1"/>
  <w15:commentEx w15:paraId="4825F15B" w15:done="1"/>
  <w15:commentEx w15:paraId="08710A30" w15:done="0"/>
  <w15:commentEx w15:paraId="3CC74E06" w15:done="1"/>
  <w15:commentEx w15:paraId="719F0B43" w15:done="1"/>
  <w15:commentEx w15:paraId="253028FB" w15:done="1"/>
  <w15:commentEx w15:paraId="3ABD0128" w15:done="1"/>
  <w15:commentEx w15:paraId="02718891" w15:done="1"/>
  <w15:commentEx w15:paraId="10F935DD" w15:done="1"/>
  <w15:commentEx w15:paraId="5AE224C9" w15:done="0"/>
  <w15:commentEx w15:paraId="0F2B4DD0" w15:done="1"/>
  <w15:commentEx w15:paraId="2BF914B7" w15:done="1"/>
  <w15:commentEx w15:paraId="0E8ED6F5" w15:paraIdParent="2BF914B7" w15:done="1"/>
  <w15:commentEx w15:paraId="0F8CF41E" w15:done="1"/>
  <w15:commentEx w15:paraId="2D7DE80F" w15:done="1"/>
  <w15:commentEx w15:paraId="523C5406" w15:done="1"/>
  <w15:commentEx w15:paraId="6F705C71" w15:done="1"/>
  <w15:commentEx w15:paraId="44975B54"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8619C0" w16cex:dateUtc="2023-02-02T19:15:00Z"/>
  <w16cex:commentExtensible w16cex:durableId="27861977" w16cex:dateUtc="2023-02-02T19:13:00Z"/>
  <w16cex:commentExtensible w16cex:durableId="27861AC9" w16cex:dateUtc="2023-02-02T19:19:00Z"/>
  <w16cex:commentExtensible w16cex:durableId="27864136" w16cex:dateUtc="2023-02-02T22:03:00Z"/>
  <w16cex:commentExtensible w16cex:durableId="27865E69" w16cex:dateUtc="2023-02-03T00:08:00Z"/>
  <w16cex:commentExtensible w16cex:durableId="27865EF7" w16cex:dateUtc="2023-02-03T00:10:00Z"/>
  <w16cex:commentExtensible w16cex:durableId="27866011" w16cex:dateUtc="2023-02-03T00:15:00Z"/>
  <w16cex:commentExtensible w16cex:durableId="278662FB" w16cex:dateUtc="2023-02-03T00:27:00Z"/>
  <w16cex:commentExtensible w16cex:durableId="2786634B" w16cex:dateUtc="2023-02-03T00:28:00Z"/>
  <w16cex:commentExtensible w16cex:durableId="278663B9" w16cex:dateUtc="2023-02-03T00:30:00Z"/>
  <w16cex:commentExtensible w16cex:durableId="2786647A" w16cex:dateUtc="2023-02-03T00:34:00Z"/>
  <w16cex:commentExtensible w16cex:durableId="2786699C" w16cex:dateUtc="2023-02-03T00:55:00Z"/>
  <w16cex:commentExtensible w16cex:durableId="282311C8" w16cex:dateUtc="2023-06-01T19:47:00Z"/>
  <w16cex:commentExtensible w16cex:durableId="282C10A3" w16cex:dateUtc="2023-02-03T00:08:00Z"/>
  <w16cex:commentExtensible w16cex:durableId="282C10A2" w16cex:dateUtc="2023-02-03T00:10:00Z"/>
  <w16cex:commentExtensible w16cex:durableId="282C10A1" w16cex:dateUtc="2023-02-03T00:15:00Z"/>
  <w16cex:commentExtensible w16cex:durableId="282C10A0" w16cex:dateUtc="2023-02-03T00:27:00Z"/>
  <w16cex:commentExtensible w16cex:durableId="282C109F" w16cex:dateUtc="2023-02-03T00: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A143D39" w16cid:durableId="278619C0"/>
  <w16cid:commentId w16cid:paraId="4825F15B" w16cid:durableId="27861977"/>
  <w16cid:commentId w16cid:paraId="08710A30" w16cid:durableId="27861AC9"/>
  <w16cid:commentId w16cid:paraId="3CC74E06" w16cid:durableId="27864136"/>
  <w16cid:commentId w16cid:paraId="719F0B43" w16cid:durableId="27865E69"/>
  <w16cid:commentId w16cid:paraId="253028FB" w16cid:durableId="27865EF7"/>
  <w16cid:commentId w16cid:paraId="3ABD0128" w16cid:durableId="27866011"/>
  <w16cid:commentId w16cid:paraId="02718891" w16cid:durableId="278662FB"/>
  <w16cid:commentId w16cid:paraId="10F935DD" w16cid:durableId="2786634B"/>
  <w16cid:commentId w16cid:paraId="5AE224C9" w16cid:durableId="278663B9"/>
  <w16cid:commentId w16cid:paraId="0F2B4DD0" w16cid:durableId="2786647A"/>
  <w16cid:commentId w16cid:paraId="2BF914B7" w16cid:durableId="2786699C"/>
  <w16cid:commentId w16cid:paraId="0E8ED6F5" w16cid:durableId="282311C8"/>
  <w16cid:commentId w16cid:paraId="0F8CF41E" w16cid:durableId="282C10A3"/>
  <w16cid:commentId w16cid:paraId="2D7DE80F" w16cid:durableId="282C10A2"/>
  <w16cid:commentId w16cid:paraId="523C5406" w16cid:durableId="282C10A1"/>
  <w16cid:commentId w16cid:paraId="6F705C71" w16cid:durableId="282C10A0"/>
  <w16cid:commentId w16cid:paraId="44975B54" w16cid:durableId="282C109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A6F637" w14:textId="77777777" w:rsidR="009B245F" w:rsidRDefault="009B245F" w:rsidP="00422107">
      <w:r>
        <w:separator/>
      </w:r>
    </w:p>
  </w:endnote>
  <w:endnote w:type="continuationSeparator" w:id="0">
    <w:p w14:paraId="3463E0DC" w14:textId="77777777" w:rsidR="009B245F" w:rsidRDefault="009B245F" w:rsidP="00422107">
      <w:r>
        <w:continuationSeparator/>
      </w:r>
    </w:p>
  </w:endnote>
  <w:endnote w:type="continuationNotice" w:id="1">
    <w:p w14:paraId="4363FCC2" w14:textId="77777777" w:rsidR="009B245F" w:rsidRDefault="009B245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Wingdings 2">
    <w:panose1 w:val="05020102010507070707"/>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LucidaBright-Demi">
    <w:altName w:val="Calibri"/>
    <w:panose1 w:val="020B0604020202020204"/>
    <w:charset w:val="4D"/>
    <w:family w:val="auto"/>
    <w:notTrueType/>
    <w:pitch w:val="default"/>
    <w:sig w:usb0="00000003" w:usb1="00000000" w:usb2="00000000" w:usb3="00000000" w:csb0="00000001" w:csb1="00000000"/>
  </w:font>
  <w:font w:name="LucidaBright-Italic">
    <w:altName w:val="Calibri"/>
    <w:panose1 w:val="020B0604020202020204"/>
    <w:charset w:val="4D"/>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Lucida Bright">
    <w:panose1 w:val="02040602050505020304"/>
    <w:charset w:val="4D"/>
    <w:family w:val="roman"/>
    <w:pitch w:val="variable"/>
    <w:sig w:usb0="00000003" w:usb1="00000000" w:usb2="00000000" w:usb3="00000000" w:csb0="00000001" w:csb1="00000000"/>
  </w:font>
  <w:font w:name="Times-Roman">
    <w:altName w:val="Times New Roman"/>
    <w:panose1 w:val="00000500000000020000"/>
    <w:charset w:val="00"/>
    <w:family w:val="roman"/>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143E6" w14:textId="34E8D996" w:rsidR="00610557" w:rsidRDefault="00610557">
    <w:pPr>
      <w:jc w:val="center"/>
    </w:pPr>
  </w:p>
  <w:p w14:paraId="5AD6BB0D" w14:textId="77777777" w:rsidR="00610557" w:rsidRDefault="0061055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0E872" w14:textId="28C478CB" w:rsidR="00610557" w:rsidRDefault="00610557">
    <w:pPr>
      <w:jc w:val="center"/>
    </w:pPr>
    <w:r>
      <w:rPr>
        <w:noProof/>
      </w:rPr>
      <w:drawing>
        <wp:anchor distT="0" distB="0" distL="114300" distR="114300" simplePos="0" relativeHeight="251658241" behindDoc="0" locked="0" layoutInCell="1" allowOverlap="1" wp14:anchorId="608C9735" wp14:editId="4ABD7E0B">
          <wp:simplePos x="0" y="0"/>
          <wp:positionH relativeFrom="page">
            <wp:posOffset>-152400</wp:posOffset>
          </wp:positionH>
          <wp:positionV relativeFrom="paragraph">
            <wp:posOffset>-961390</wp:posOffset>
          </wp:positionV>
          <wp:extent cx="8120797" cy="2122123"/>
          <wp:effectExtent l="0" t="0" r="0" b="0"/>
          <wp:wrapNone/>
          <wp:docPr id="1263840769" name="Picture 1263840769" descr="Footer stly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ttom.png"/>
                  <pic:cNvPicPr/>
                </pic:nvPicPr>
                <pic:blipFill>
                  <a:blip r:embed="rId1">
                    <a:extLst>
                      <a:ext uri="{28A0092B-C50C-407E-A947-70E740481C1C}">
                        <a14:useLocalDpi xmlns:a14="http://schemas.microsoft.com/office/drawing/2010/main" val="0"/>
                      </a:ext>
                    </a:extLst>
                  </a:blip>
                  <a:stretch>
                    <a:fillRect/>
                  </a:stretch>
                </pic:blipFill>
                <pic:spPr>
                  <a:xfrm>
                    <a:off x="0" y="0"/>
                    <a:ext cx="8120797" cy="2122123"/>
                  </a:xfrm>
                  <a:prstGeom prst="rect">
                    <a:avLst/>
                  </a:prstGeom>
                </pic:spPr>
              </pic:pic>
            </a:graphicData>
          </a:graphic>
        </wp:anchor>
      </w:drawing>
    </w:r>
  </w:p>
  <w:p w14:paraId="4DC229FE" w14:textId="77777777" w:rsidR="00610557" w:rsidRDefault="00610557"/>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3474235"/>
      <w:docPartObj>
        <w:docPartGallery w:val="Page Numbers (Bottom of Page)"/>
        <w:docPartUnique/>
      </w:docPartObj>
    </w:sdtPr>
    <w:sdtEndPr>
      <w:rPr>
        <w:noProof/>
      </w:rPr>
    </w:sdtEndPr>
    <w:sdtContent>
      <w:p w14:paraId="05ECB544" w14:textId="620FAC2C" w:rsidR="00610557" w:rsidRDefault="00610557" w:rsidP="00422107">
        <w:pPr>
          <w:jc w:val="center"/>
        </w:pPr>
        <w:r>
          <w:fldChar w:fldCharType="begin"/>
        </w:r>
        <w:r>
          <w:instrText xml:space="preserve"> PAGE   \* MERGEFORMAT </w:instrText>
        </w:r>
        <w:r>
          <w:fldChar w:fldCharType="separate"/>
        </w:r>
        <w:r w:rsidR="000926D3">
          <w:rPr>
            <w:noProof/>
          </w:rPr>
          <w:t>ii</w:t>
        </w:r>
        <w:r>
          <w:rPr>
            <w:noProof/>
          </w:rPr>
          <w:fldChar w:fldCharType="end"/>
        </w:r>
      </w:p>
    </w:sdtContent>
  </w:sdt>
  <w:p w14:paraId="64F2A3FA" w14:textId="77777777" w:rsidR="00610557" w:rsidRDefault="00610557"/>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695BD" w14:textId="0A96F6DD" w:rsidR="00610557" w:rsidRDefault="00610557">
    <w:pPr>
      <w:pStyle w:val="Footer"/>
      <w:jc w:val="center"/>
    </w:pPr>
    <w:r>
      <w:fldChar w:fldCharType="begin"/>
    </w:r>
    <w:r>
      <w:instrText xml:space="preserve"> PAGE   \* MERGEFORMAT </w:instrText>
    </w:r>
    <w:r>
      <w:fldChar w:fldCharType="separate"/>
    </w:r>
    <w:r w:rsidR="00045499">
      <w:rPr>
        <w:noProof/>
      </w:rPr>
      <w:t>10</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BCD99" w14:textId="346A6EAE" w:rsidR="00610557" w:rsidRDefault="00610557">
    <w:pPr>
      <w:pStyle w:val="Footer"/>
      <w:jc w:val="center"/>
    </w:pPr>
    <w:r>
      <w:t>A-</w:t>
    </w:r>
    <w:r>
      <w:fldChar w:fldCharType="begin"/>
    </w:r>
    <w:r>
      <w:instrText xml:space="preserve"> PAGE   \* MERGEFORMAT </w:instrText>
    </w:r>
    <w:r>
      <w:fldChar w:fldCharType="separate"/>
    </w:r>
    <w:r w:rsidR="00AF41D6">
      <w:rPr>
        <w:noProof/>
      </w:rPr>
      <w:t>1</w:t>
    </w:r>
    <w:r>
      <w:rPr>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8722789"/>
      <w:docPartObj>
        <w:docPartGallery w:val="Page Numbers (Bottom of Page)"/>
        <w:docPartUnique/>
      </w:docPartObj>
    </w:sdtPr>
    <w:sdtEndPr>
      <w:rPr>
        <w:noProof/>
      </w:rPr>
    </w:sdtEndPr>
    <w:sdtContent>
      <w:p w14:paraId="653A6500" w14:textId="756F10E5" w:rsidR="00610557" w:rsidRDefault="00610557" w:rsidP="00E31AE5">
        <w:pPr>
          <w:pStyle w:val="Footer"/>
          <w:jc w:val="center"/>
        </w:pPr>
        <w:r>
          <w:fldChar w:fldCharType="begin"/>
        </w:r>
        <w:r>
          <w:instrText xml:space="preserve"> PAGE   \* MERGEFORMAT </w:instrText>
        </w:r>
        <w:r>
          <w:fldChar w:fldCharType="separate"/>
        </w:r>
        <w:r w:rsidR="000926D3">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C74413" w14:textId="77777777" w:rsidR="009B245F" w:rsidRDefault="009B245F" w:rsidP="00422107">
      <w:r>
        <w:separator/>
      </w:r>
    </w:p>
  </w:footnote>
  <w:footnote w:type="continuationSeparator" w:id="0">
    <w:p w14:paraId="2FDEBD78" w14:textId="77777777" w:rsidR="009B245F" w:rsidRDefault="009B245F" w:rsidP="00422107">
      <w:r>
        <w:continuationSeparator/>
      </w:r>
    </w:p>
  </w:footnote>
  <w:footnote w:type="continuationNotice" w:id="1">
    <w:p w14:paraId="0F80465C" w14:textId="77777777" w:rsidR="009B245F" w:rsidRDefault="009B245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3D5FA" w14:textId="048F2DE9" w:rsidR="00610557" w:rsidRDefault="00610557">
    <w:pPr>
      <w:pStyle w:val="Header"/>
    </w:pPr>
    <w:r>
      <w:rPr>
        <w:noProof/>
      </w:rPr>
      <w:drawing>
        <wp:anchor distT="0" distB="0" distL="114300" distR="114300" simplePos="0" relativeHeight="251658240" behindDoc="0" locked="0" layoutInCell="1" allowOverlap="1" wp14:anchorId="48117F2A" wp14:editId="00BD7498">
          <wp:simplePos x="0" y="0"/>
          <wp:positionH relativeFrom="page">
            <wp:posOffset>82550</wp:posOffset>
          </wp:positionH>
          <wp:positionV relativeFrom="paragraph">
            <wp:posOffset>-438150</wp:posOffset>
          </wp:positionV>
          <wp:extent cx="7600950" cy="1017762"/>
          <wp:effectExtent l="0" t="0" r="0" b="0"/>
          <wp:wrapNone/>
          <wp:docPr id="1348511621" name="Picture 1348511621"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background patter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600950" cy="1017762"/>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D965F" w14:textId="0B574AED" w:rsidR="00610557" w:rsidRDefault="006105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E"/>
    <w:multiLevelType w:val="singleLevel"/>
    <w:tmpl w:val="3FC4BBB8"/>
    <w:lvl w:ilvl="0">
      <w:start w:val="1"/>
      <w:numFmt w:val="lowerRoman"/>
      <w:pStyle w:val="ListNumber3"/>
      <w:lvlText w:val="%1."/>
      <w:lvlJc w:val="left"/>
      <w:pPr>
        <w:ind w:left="936" w:hanging="360"/>
      </w:pPr>
    </w:lvl>
  </w:abstractNum>
  <w:abstractNum w:abstractNumId="1" w15:restartNumberingAfterBreak="0">
    <w:nsid w:val="FFFFFF7F"/>
    <w:multiLevelType w:val="singleLevel"/>
    <w:tmpl w:val="FFC026A0"/>
    <w:lvl w:ilvl="0">
      <w:start w:val="1"/>
      <w:numFmt w:val="lowerLetter"/>
      <w:pStyle w:val="ListNumber2"/>
      <w:lvlText w:val="(%1)"/>
      <w:lvlJc w:val="left"/>
      <w:pPr>
        <w:ind w:left="1152" w:hanging="576"/>
      </w:pPr>
      <w:rPr>
        <w:rFonts w:hint="default"/>
      </w:rPr>
    </w:lvl>
  </w:abstractNum>
  <w:abstractNum w:abstractNumId="2" w15:restartNumberingAfterBreak="0">
    <w:nsid w:val="FFFFFF88"/>
    <w:multiLevelType w:val="singleLevel"/>
    <w:tmpl w:val="85709166"/>
    <w:lvl w:ilvl="0">
      <w:start w:val="1"/>
      <w:numFmt w:val="decimal"/>
      <w:pStyle w:val="ListNumber"/>
      <w:lvlText w:val="%1."/>
      <w:lvlJc w:val="left"/>
      <w:pPr>
        <w:ind w:left="576" w:hanging="576"/>
      </w:pPr>
      <w:rPr>
        <w:rFonts w:hint="default"/>
      </w:rPr>
    </w:lvl>
  </w:abstractNum>
  <w:abstractNum w:abstractNumId="3" w15:restartNumberingAfterBreak="0">
    <w:nsid w:val="076B536D"/>
    <w:multiLevelType w:val="hybridMultilevel"/>
    <w:tmpl w:val="906C1EF4"/>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F04126"/>
    <w:multiLevelType w:val="multilevel"/>
    <w:tmpl w:val="FDF2D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C51E58"/>
    <w:multiLevelType w:val="hybridMultilevel"/>
    <w:tmpl w:val="B4581636"/>
    <w:lvl w:ilvl="0" w:tplc="04090003">
      <w:start w:val="1"/>
      <w:numFmt w:val="bullet"/>
      <w:lvlText w:val="o"/>
      <w:lvlJc w:val="left"/>
      <w:pPr>
        <w:ind w:left="1260" w:hanging="360"/>
      </w:pPr>
      <w:rPr>
        <w:rFonts w:ascii="Courier New" w:hAnsi="Courier New" w:cs="Courier New"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 w15:restartNumberingAfterBreak="0">
    <w:nsid w:val="107912F0"/>
    <w:multiLevelType w:val="hybridMultilevel"/>
    <w:tmpl w:val="75166C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0734FA"/>
    <w:multiLevelType w:val="multilevel"/>
    <w:tmpl w:val="8B62C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5A7EA1"/>
    <w:multiLevelType w:val="hybridMultilevel"/>
    <w:tmpl w:val="5F3027BE"/>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D54DB5"/>
    <w:multiLevelType w:val="hybridMultilevel"/>
    <w:tmpl w:val="1928825C"/>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833B84"/>
    <w:multiLevelType w:val="multilevel"/>
    <w:tmpl w:val="DA966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3340296"/>
    <w:multiLevelType w:val="hybridMultilevel"/>
    <w:tmpl w:val="CDEC8536"/>
    <w:lvl w:ilvl="0" w:tplc="04090001">
      <w:start w:val="1"/>
      <w:numFmt w:val="bullet"/>
      <w:lvlText w:val=""/>
      <w:lvlJc w:val="left"/>
      <w:pPr>
        <w:ind w:left="630" w:hanging="360"/>
      </w:pPr>
      <w:rPr>
        <w:rFonts w:ascii="Symbol" w:hAnsi="Symbol" w:hint="default"/>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2" w15:restartNumberingAfterBreak="0">
    <w:nsid w:val="34530D9E"/>
    <w:multiLevelType w:val="hybridMultilevel"/>
    <w:tmpl w:val="9D869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626813"/>
    <w:multiLevelType w:val="hybridMultilevel"/>
    <w:tmpl w:val="0409001D"/>
    <w:styleLink w:val="Bullets"/>
    <w:lvl w:ilvl="0" w:tplc="42949606">
      <w:start w:val="1"/>
      <w:numFmt w:val="bullet"/>
      <w:lvlText w:val=""/>
      <w:lvlJc w:val="left"/>
      <w:pPr>
        <w:tabs>
          <w:tab w:val="num" w:pos="360"/>
        </w:tabs>
        <w:ind w:left="720" w:hanging="360"/>
      </w:pPr>
      <w:rPr>
        <w:rFonts w:ascii="Symbol" w:hAnsi="Symbol" w:hint="default"/>
        <w:color w:val="auto"/>
        <w:sz w:val="24"/>
      </w:rPr>
    </w:lvl>
    <w:lvl w:ilvl="1" w:tplc="122A1202">
      <w:start w:val="1"/>
      <w:numFmt w:val="lowerLetter"/>
      <w:lvlText w:val="%2)"/>
      <w:lvlJc w:val="left"/>
      <w:pPr>
        <w:tabs>
          <w:tab w:val="num" w:pos="720"/>
        </w:tabs>
        <w:ind w:left="720" w:hanging="360"/>
      </w:pPr>
    </w:lvl>
    <w:lvl w:ilvl="2" w:tplc="4B5C78C2">
      <w:start w:val="1"/>
      <w:numFmt w:val="lowerRoman"/>
      <w:lvlText w:val="%3)"/>
      <w:lvlJc w:val="left"/>
      <w:pPr>
        <w:tabs>
          <w:tab w:val="num" w:pos="1080"/>
        </w:tabs>
        <w:ind w:left="1080" w:hanging="360"/>
      </w:pPr>
    </w:lvl>
    <w:lvl w:ilvl="3" w:tplc="28687E4C">
      <w:start w:val="1"/>
      <w:numFmt w:val="decimal"/>
      <w:lvlText w:val="(%4)"/>
      <w:lvlJc w:val="left"/>
      <w:pPr>
        <w:tabs>
          <w:tab w:val="num" w:pos="1440"/>
        </w:tabs>
        <w:ind w:left="1440" w:hanging="360"/>
      </w:pPr>
    </w:lvl>
    <w:lvl w:ilvl="4" w:tplc="B4B05214">
      <w:start w:val="1"/>
      <w:numFmt w:val="lowerLetter"/>
      <w:lvlText w:val="(%5)"/>
      <w:lvlJc w:val="left"/>
      <w:pPr>
        <w:tabs>
          <w:tab w:val="num" w:pos="1800"/>
        </w:tabs>
        <w:ind w:left="1800" w:hanging="360"/>
      </w:pPr>
    </w:lvl>
    <w:lvl w:ilvl="5" w:tplc="4AA60FAA">
      <w:start w:val="1"/>
      <w:numFmt w:val="lowerRoman"/>
      <w:lvlText w:val="(%6)"/>
      <w:lvlJc w:val="left"/>
      <w:pPr>
        <w:tabs>
          <w:tab w:val="num" w:pos="2160"/>
        </w:tabs>
        <w:ind w:left="2160" w:hanging="360"/>
      </w:pPr>
    </w:lvl>
    <w:lvl w:ilvl="6" w:tplc="2E468B84">
      <w:start w:val="1"/>
      <w:numFmt w:val="decimal"/>
      <w:lvlText w:val="%7."/>
      <w:lvlJc w:val="left"/>
      <w:pPr>
        <w:tabs>
          <w:tab w:val="num" w:pos="2520"/>
        </w:tabs>
        <w:ind w:left="2520" w:hanging="360"/>
      </w:pPr>
    </w:lvl>
    <w:lvl w:ilvl="7" w:tplc="B062490C">
      <w:start w:val="1"/>
      <w:numFmt w:val="lowerLetter"/>
      <w:lvlText w:val="%8."/>
      <w:lvlJc w:val="left"/>
      <w:pPr>
        <w:tabs>
          <w:tab w:val="num" w:pos="2880"/>
        </w:tabs>
        <w:ind w:left="2880" w:hanging="360"/>
      </w:pPr>
    </w:lvl>
    <w:lvl w:ilvl="8" w:tplc="AC328216">
      <w:start w:val="1"/>
      <w:numFmt w:val="lowerRoman"/>
      <w:lvlText w:val="%9."/>
      <w:lvlJc w:val="left"/>
      <w:pPr>
        <w:tabs>
          <w:tab w:val="num" w:pos="3240"/>
        </w:tabs>
        <w:ind w:left="3240" w:hanging="360"/>
      </w:pPr>
    </w:lvl>
  </w:abstractNum>
  <w:abstractNum w:abstractNumId="14" w15:restartNumberingAfterBreak="0">
    <w:nsid w:val="3B5147FA"/>
    <w:multiLevelType w:val="hybridMultilevel"/>
    <w:tmpl w:val="D230263A"/>
    <w:lvl w:ilvl="0" w:tplc="FFFFFFFF">
      <w:start w:val="1"/>
      <w:numFmt w:val="bullet"/>
      <w:pStyle w:val="ListParagraph"/>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D70BA8"/>
    <w:multiLevelType w:val="hybridMultilevel"/>
    <w:tmpl w:val="E0943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855177"/>
    <w:multiLevelType w:val="multilevel"/>
    <w:tmpl w:val="EF3A4B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0450CA"/>
    <w:multiLevelType w:val="hybridMultilevel"/>
    <w:tmpl w:val="FE6C06EE"/>
    <w:lvl w:ilvl="0" w:tplc="04090003">
      <w:start w:val="1"/>
      <w:numFmt w:val="bullet"/>
      <w:lvlText w:val="o"/>
      <w:lvlJc w:val="left"/>
      <w:pPr>
        <w:ind w:left="1296" w:hanging="360"/>
      </w:pPr>
      <w:rPr>
        <w:rFonts w:ascii="Courier New" w:hAnsi="Courier New" w:cs="Courier New"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8" w15:restartNumberingAfterBreak="0">
    <w:nsid w:val="461B477B"/>
    <w:multiLevelType w:val="multilevel"/>
    <w:tmpl w:val="DA966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86F0C09"/>
    <w:multiLevelType w:val="hybridMultilevel"/>
    <w:tmpl w:val="F42280C8"/>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0" w15:restartNumberingAfterBreak="0">
    <w:nsid w:val="4AB431B2"/>
    <w:multiLevelType w:val="hybridMultilevel"/>
    <w:tmpl w:val="9B6CEFA6"/>
    <w:lvl w:ilvl="0" w:tplc="04090003">
      <w:start w:val="1"/>
      <w:numFmt w:val="bullet"/>
      <w:lvlText w:val="o"/>
      <w:lvlJc w:val="left"/>
      <w:pPr>
        <w:ind w:left="1296" w:hanging="360"/>
      </w:pPr>
      <w:rPr>
        <w:rFonts w:ascii="Courier New" w:hAnsi="Courier New" w:cs="Courier New"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1" w15:restartNumberingAfterBreak="0">
    <w:nsid w:val="4CCF5BBF"/>
    <w:multiLevelType w:val="multilevel"/>
    <w:tmpl w:val="DA966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E5D18EF"/>
    <w:multiLevelType w:val="multilevel"/>
    <w:tmpl w:val="8B62C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12B3364"/>
    <w:multiLevelType w:val="hybridMultilevel"/>
    <w:tmpl w:val="09BE0C12"/>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4" w15:restartNumberingAfterBreak="0">
    <w:nsid w:val="5171122F"/>
    <w:multiLevelType w:val="multilevel"/>
    <w:tmpl w:val="8A6E0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4243FCD"/>
    <w:multiLevelType w:val="hybridMultilevel"/>
    <w:tmpl w:val="06AC33E4"/>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DA07C1"/>
    <w:multiLevelType w:val="hybridMultilevel"/>
    <w:tmpl w:val="5A9EB1D4"/>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E31A5E"/>
    <w:multiLevelType w:val="multilevel"/>
    <w:tmpl w:val="663EF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9C35FFB"/>
    <w:multiLevelType w:val="hybridMultilevel"/>
    <w:tmpl w:val="5DC6CB1E"/>
    <w:lvl w:ilvl="0" w:tplc="04090001">
      <w:start w:val="1"/>
      <w:numFmt w:val="bullet"/>
      <w:lvlText w:val=""/>
      <w:lvlJc w:val="left"/>
      <w:pPr>
        <w:ind w:left="810" w:hanging="360"/>
      </w:pPr>
      <w:rPr>
        <w:rFonts w:ascii="Symbol" w:hAnsi="Symbol" w:hint="default"/>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9" w15:restartNumberingAfterBreak="0">
    <w:nsid w:val="5EC163FA"/>
    <w:multiLevelType w:val="hybridMultilevel"/>
    <w:tmpl w:val="302A2560"/>
    <w:lvl w:ilvl="0" w:tplc="FFFFFFFF">
      <w:start w:val="1"/>
      <w:numFmt w:val="bullet"/>
      <w:lvlText w:val=""/>
      <w:lvlJc w:val="left"/>
      <w:pPr>
        <w:ind w:left="810" w:hanging="360"/>
      </w:pPr>
      <w:rPr>
        <w:rFonts w:ascii="Symbol" w:hAnsi="Symbol" w:hint="default"/>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0" w15:restartNumberingAfterBreak="0">
    <w:nsid w:val="5FC13C49"/>
    <w:multiLevelType w:val="hybridMultilevel"/>
    <w:tmpl w:val="FFFFFFFF"/>
    <w:lvl w:ilvl="0" w:tplc="D3E227C8">
      <w:start w:val="1"/>
      <w:numFmt w:val="bullet"/>
      <w:lvlText w:val=""/>
      <w:lvlJc w:val="left"/>
      <w:pPr>
        <w:ind w:left="720" w:hanging="360"/>
      </w:pPr>
      <w:rPr>
        <w:rFonts w:ascii="Symbol" w:hAnsi="Symbol" w:hint="default"/>
      </w:rPr>
    </w:lvl>
    <w:lvl w:ilvl="1" w:tplc="983A6806">
      <w:start w:val="1"/>
      <w:numFmt w:val="bullet"/>
      <w:lvlText w:val="o"/>
      <w:lvlJc w:val="left"/>
      <w:pPr>
        <w:ind w:left="1440" w:hanging="360"/>
      </w:pPr>
      <w:rPr>
        <w:rFonts w:ascii="Courier New" w:hAnsi="Courier New" w:hint="default"/>
      </w:rPr>
    </w:lvl>
    <w:lvl w:ilvl="2" w:tplc="17546F34">
      <w:start w:val="1"/>
      <w:numFmt w:val="bullet"/>
      <w:lvlText w:val=""/>
      <w:lvlJc w:val="left"/>
      <w:pPr>
        <w:ind w:left="2160" w:hanging="360"/>
      </w:pPr>
      <w:rPr>
        <w:rFonts w:ascii="Wingdings" w:hAnsi="Wingdings" w:hint="default"/>
      </w:rPr>
    </w:lvl>
    <w:lvl w:ilvl="3" w:tplc="95206DB8">
      <w:start w:val="1"/>
      <w:numFmt w:val="bullet"/>
      <w:lvlText w:val=""/>
      <w:lvlJc w:val="left"/>
      <w:pPr>
        <w:ind w:left="2880" w:hanging="360"/>
      </w:pPr>
      <w:rPr>
        <w:rFonts w:ascii="Symbol" w:hAnsi="Symbol" w:hint="default"/>
      </w:rPr>
    </w:lvl>
    <w:lvl w:ilvl="4" w:tplc="8C5C1194">
      <w:start w:val="1"/>
      <w:numFmt w:val="bullet"/>
      <w:lvlText w:val="o"/>
      <w:lvlJc w:val="left"/>
      <w:pPr>
        <w:ind w:left="3600" w:hanging="360"/>
      </w:pPr>
      <w:rPr>
        <w:rFonts w:ascii="Courier New" w:hAnsi="Courier New" w:hint="default"/>
      </w:rPr>
    </w:lvl>
    <w:lvl w:ilvl="5" w:tplc="DB2495FE">
      <w:start w:val="1"/>
      <w:numFmt w:val="bullet"/>
      <w:lvlText w:val=""/>
      <w:lvlJc w:val="left"/>
      <w:pPr>
        <w:ind w:left="4320" w:hanging="360"/>
      </w:pPr>
      <w:rPr>
        <w:rFonts w:ascii="Wingdings" w:hAnsi="Wingdings" w:hint="default"/>
      </w:rPr>
    </w:lvl>
    <w:lvl w:ilvl="6" w:tplc="AC6C16FA">
      <w:start w:val="1"/>
      <w:numFmt w:val="bullet"/>
      <w:lvlText w:val=""/>
      <w:lvlJc w:val="left"/>
      <w:pPr>
        <w:ind w:left="5040" w:hanging="360"/>
      </w:pPr>
      <w:rPr>
        <w:rFonts w:ascii="Symbol" w:hAnsi="Symbol" w:hint="default"/>
      </w:rPr>
    </w:lvl>
    <w:lvl w:ilvl="7" w:tplc="D5D84912">
      <w:start w:val="1"/>
      <w:numFmt w:val="bullet"/>
      <w:lvlText w:val="o"/>
      <w:lvlJc w:val="left"/>
      <w:pPr>
        <w:ind w:left="5760" w:hanging="360"/>
      </w:pPr>
      <w:rPr>
        <w:rFonts w:ascii="Courier New" w:hAnsi="Courier New" w:hint="default"/>
      </w:rPr>
    </w:lvl>
    <w:lvl w:ilvl="8" w:tplc="89BA4774">
      <w:start w:val="1"/>
      <w:numFmt w:val="bullet"/>
      <w:lvlText w:val=""/>
      <w:lvlJc w:val="left"/>
      <w:pPr>
        <w:ind w:left="6480" w:hanging="360"/>
      </w:pPr>
      <w:rPr>
        <w:rFonts w:ascii="Wingdings" w:hAnsi="Wingdings" w:hint="default"/>
      </w:rPr>
    </w:lvl>
  </w:abstractNum>
  <w:abstractNum w:abstractNumId="31" w15:restartNumberingAfterBreak="0">
    <w:nsid w:val="64B2594D"/>
    <w:multiLevelType w:val="hybridMultilevel"/>
    <w:tmpl w:val="83F4B332"/>
    <w:lvl w:ilvl="0" w:tplc="04090001">
      <w:start w:val="1"/>
      <w:numFmt w:val="bullet"/>
      <w:lvlText w:val=""/>
      <w:lvlJc w:val="left"/>
      <w:pPr>
        <w:ind w:left="810" w:hanging="360"/>
      </w:pPr>
      <w:rPr>
        <w:rFonts w:ascii="Symbol" w:hAnsi="Symbol" w:hint="default"/>
      </w:rPr>
    </w:lvl>
    <w:lvl w:ilvl="1" w:tplc="FFFFFFFF">
      <w:start w:val="1"/>
      <w:numFmt w:val="bullet"/>
      <w:lvlText w:val=""/>
      <w:lvlJc w:val="left"/>
      <w:pPr>
        <w:ind w:left="810" w:hanging="360"/>
      </w:pPr>
      <w:rPr>
        <w:rFonts w:ascii="Symbol" w:hAnsi="Symbol"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2" w15:restartNumberingAfterBreak="0">
    <w:nsid w:val="64CD66B1"/>
    <w:multiLevelType w:val="hybridMultilevel"/>
    <w:tmpl w:val="7D54A21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3" w15:restartNumberingAfterBreak="0">
    <w:nsid w:val="689F6327"/>
    <w:multiLevelType w:val="multilevel"/>
    <w:tmpl w:val="4F96B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C3628F7"/>
    <w:multiLevelType w:val="hybridMultilevel"/>
    <w:tmpl w:val="8F3ECA6C"/>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C990783"/>
    <w:multiLevelType w:val="hybridMultilevel"/>
    <w:tmpl w:val="C5887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F4B5057"/>
    <w:multiLevelType w:val="hybridMultilevel"/>
    <w:tmpl w:val="9A7AB4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0F70040"/>
    <w:multiLevelType w:val="multilevel"/>
    <w:tmpl w:val="836C5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12731DD"/>
    <w:multiLevelType w:val="multilevel"/>
    <w:tmpl w:val="4314B0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3A54C58"/>
    <w:multiLevelType w:val="multilevel"/>
    <w:tmpl w:val="1FA8CEF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8356D68"/>
    <w:multiLevelType w:val="multilevel"/>
    <w:tmpl w:val="E4C04DB8"/>
    <w:styleLink w:val="AspenBullets"/>
    <w:lvl w:ilvl="0">
      <w:start w:val="1"/>
      <w:numFmt w:val="bullet"/>
      <w:lvlText w:val=""/>
      <w:lvlJc w:val="left"/>
      <w:pPr>
        <w:ind w:left="1800" w:hanging="288"/>
      </w:pPr>
      <w:rPr>
        <w:rFonts w:ascii="Wingdings 2" w:hAnsi="Wingdings 2" w:hint="default"/>
        <w:color w:val="auto"/>
        <w:sz w:val="20"/>
        <w:szCs w:val="18"/>
      </w:rPr>
    </w:lvl>
    <w:lvl w:ilvl="1">
      <w:start w:val="1"/>
      <w:numFmt w:val="bullet"/>
      <w:lvlText w:val="–"/>
      <w:lvlJc w:val="left"/>
      <w:pPr>
        <w:ind w:left="432" w:hanging="216"/>
      </w:pPr>
      <w:rPr>
        <w:rFonts w:ascii="Calibri" w:hAnsi="Calibri" w:hint="default"/>
        <w:b/>
        <w:sz w:val="22"/>
      </w:rPr>
    </w:lvl>
    <w:lvl w:ilvl="2">
      <w:start w:val="1"/>
      <w:numFmt w:val="bullet"/>
      <w:lvlText w:val=""/>
      <w:lvlJc w:val="left"/>
      <w:pPr>
        <w:ind w:left="144" w:hanging="144"/>
      </w:pPr>
      <w:rPr>
        <w:rFonts w:ascii="Wingdings" w:hAnsi="Wingdings" w:hint="default"/>
        <w:sz w:val="20"/>
      </w:rPr>
    </w:lvl>
    <w:lvl w:ilvl="3">
      <w:start w:val="1"/>
      <w:numFmt w:val="bullet"/>
      <w:lvlText w:val="–"/>
      <w:lvlJc w:val="left"/>
      <w:pPr>
        <w:ind w:left="360" w:hanging="216"/>
      </w:pPr>
      <w:rPr>
        <w:rFonts w:ascii="Arial Narrow" w:hAnsi="Arial Narrow" w:hint="default"/>
        <w:b/>
        <w:sz w:val="20"/>
      </w:rPr>
    </w:lvl>
    <w:lvl w:ilvl="4">
      <w:start w:val="1"/>
      <w:numFmt w:val="bullet"/>
      <w:lvlText w:val="o"/>
      <w:lvlJc w:val="left"/>
      <w:pPr>
        <w:tabs>
          <w:tab w:val="num" w:pos="3744"/>
        </w:tabs>
        <w:ind w:left="3744" w:hanging="360"/>
      </w:pPr>
      <w:rPr>
        <w:rFonts w:ascii="Courier New" w:hAnsi="Courier New" w:hint="default"/>
      </w:rPr>
    </w:lvl>
    <w:lvl w:ilvl="5">
      <w:start w:val="1"/>
      <w:numFmt w:val="bullet"/>
      <w:lvlText w:val=""/>
      <w:lvlJc w:val="left"/>
      <w:pPr>
        <w:tabs>
          <w:tab w:val="num" w:pos="4464"/>
        </w:tabs>
        <w:ind w:left="4464" w:hanging="360"/>
      </w:pPr>
      <w:rPr>
        <w:rFonts w:ascii="Wingdings" w:hAnsi="Wingdings" w:hint="default"/>
      </w:rPr>
    </w:lvl>
    <w:lvl w:ilvl="6">
      <w:start w:val="1"/>
      <w:numFmt w:val="bullet"/>
      <w:lvlText w:val=""/>
      <w:lvlJc w:val="left"/>
      <w:pPr>
        <w:tabs>
          <w:tab w:val="num" w:pos="5184"/>
        </w:tabs>
        <w:ind w:left="5184" w:hanging="360"/>
      </w:pPr>
      <w:rPr>
        <w:rFonts w:ascii="Symbol" w:hAnsi="Symbol" w:hint="default"/>
      </w:rPr>
    </w:lvl>
    <w:lvl w:ilvl="7">
      <w:start w:val="1"/>
      <w:numFmt w:val="bullet"/>
      <w:lvlText w:val=""/>
      <w:lvlJc w:val="left"/>
      <w:pPr>
        <w:ind w:left="1656" w:hanging="216"/>
      </w:pPr>
      <w:rPr>
        <w:rFonts w:ascii="Wingdings 2" w:hAnsi="Wingdings 2" w:hint="default"/>
        <w:color w:val="auto"/>
        <w:sz w:val="20"/>
      </w:rPr>
    </w:lvl>
    <w:lvl w:ilvl="8">
      <w:start w:val="1"/>
      <w:numFmt w:val="bullet"/>
      <w:lvlText w:val="–"/>
      <w:lvlJc w:val="left"/>
      <w:pPr>
        <w:ind w:left="1872" w:hanging="216"/>
      </w:pPr>
      <w:rPr>
        <w:rFonts w:ascii="Calibri" w:hAnsi="Calibri" w:hint="default"/>
        <w:b/>
        <w:sz w:val="22"/>
      </w:rPr>
    </w:lvl>
  </w:abstractNum>
  <w:abstractNum w:abstractNumId="41" w15:restartNumberingAfterBreak="0">
    <w:nsid w:val="79EA4BD5"/>
    <w:multiLevelType w:val="hybridMultilevel"/>
    <w:tmpl w:val="C87E1292"/>
    <w:lvl w:ilvl="0" w:tplc="04090003">
      <w:start w:val="1"/>
      <w:numFmt w:val="bullet"/>
      <w:lvlText w:val="o"/>
      <w:lvlJc w:val="left"/>
      <w:pPr>
        <w:ind w:left="1260" w:hanging="360"/>
      </w:pPr>
      <w:rPr>
        <w:rFonts w:ascii="Courier New" w:hAnsi="Courier New" w:cs="Courier New"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num w:numId="1" w16cid:durableId="570772263">
    <w:abstractNumId w:val="13"/>
  </w:num>
  <w:num w:numId="2" w16cid:durableId="227812184">
    <w:abstractNumId w:val="14"/>
  </w:num>
  <w:num w:numId="3" w16cid:durableId="1153329356">
    <w:abstractNumId w:val="40"/>
  </w:num>
  <w:num w:numId="4" w16cid:durableId="603851231">
    <w:abstractNumId w:val="3"/>
  </w:num>
  <w:num w:numId="5" w16cid:durableId="389698087">
    <w:abstractNumId w:val="34"/>
  </w:num>
  <w:num w:numId="6" w16cid:durableId="517080891">
    <w:abstractNumId w:val="8"/>
  </w:num>
  <w:num w:numId="7" w16cid:durableId="1528566801">
    <w:abstractNumId w:val="25"/>
  </w:num>
  <w:num w:numId="8" w16cid:durableId="708845614">
    <w:abstractNumId w:val="36"/>
  </w:num>
  <w:num w:numId="9" w16cid:durableId="7754539">
    <w:abstractNumId w:val="2"/>
  </w:num>
  <w:num w:numId="10" w16cid:durableId="316955112">
    <w:abstractNumId w:val="0"/>
  </w:num>
  <w:num w:numId="11" w16cid:durableId="316301390">
    <w:abstractNumId w:val="32"/>
  </w:num>
  <w:num w:numId="12" w16cid:durableId="1226721247">
    <w:abstractNumId w:val="29"/>
  </w:num>
  <w:num w:numId="13" w16cid:durableId="515576951">
    <w:abstractNumId w:val="23"/>
  </w:num>
  <w:num w:numId="14" w16cid:durableId="1080450361">
    <w:abstractNumId w:val="31"/>
  </w:num>
  <w:num w:numId="15" w16cid:durableId="1628661106">
    <w:abstractNumId w:val="28"/>
  </w:num>
  <w:num w:numId="16" w16cid:durableId="691498760">
    <w:abstractNumId w:val="19"/>
  </w:num>
  <w:num w:numId="17" w16cid:durableId="860583784">
    <w:abstractNumId w:val="12"/>
  </w:num>
  <w:num w:numId="18" w16cid:durableId="978799791">
    <w:abstractNumId w:val="11"/>
  </w:num>
  <w:num w:numId="19" w16cid:durableId="1194345097">
    <w:abstractNumId w:val="17"/>
  </w:num>
  <w:num w:numId="20" w16cid:durableId="1186098281">
    <w:abstractNumId w:val="35"/>
  </w:num>
  <w:num w:numId="21" w16cid:durableId="1131900564">
    <w:abstractNumId w:val="6"/>
  </w:num>
  <w:num w:numId="22" w16cid:durableId="480192998">
    <w:abstractNumId w:val="9"/>
  </w:num>
  <w:num w:numId="23" w16cid:durableId="1216159548">
    <w:abstractNumId w:val="20"/>
  </w:num>
  <w:num w:numId="24" w16cid:durableId="1827428817">
    <w:abstractNumId w:val="5"/>
  </w:num>
  <w:num w:numId="25" w16cid:durableId="1848400971">
    <w:abstractNumId w:val="41"/>
  </w:num>
  <w:num w:numId="26" w16cid:durableId="164787739">
    <w:abstractNumId w:val="30"/>
  </w:num>
  <w:num w:numId="27" w16cid:durableId="1963609021">
    <w:abstractNumId w:val="26"/>
  </w:num>
  <w:num w:numId="28" w16cid:durableId="1033072761">
    <w:abstractNumId w:val="1"/>
  </w:num>
  <w:num w:numId="29" w16cid:durableId="1024136789">
    <w:abstractNumId w:val="15"/>
  </w:num>
  <w:num w:numId="30" w16cid:durableId="2115711443">
    <w:abstractNumId w:val="37"/>
  </w:num>
  <w:num w:numId="31" w16cid:durableId="555974550">
    <w:abstractNumId w:val="39"/>
  </w:num>
  <w:num w:numId="32" w16cid:durableId="158156455">
    <w:abstractNumId w:val="39"/>
  </w:num>
  <w:num w:numId="33" w16cid:durableId="1388841945">
    <w:abstractNumId w:val="18"/>
  </w:num>
  <w:num w:numId="34" w16cid:durableId="1440490797">
    <w:abstractNumId w:val="22"/>
  </w:num>
  <w:num w:numId="35" w16cid:durableId="2120102815">
    <w:abstractNumId w:val="38"/>
  </w:num>
  <w:num w:numId="36" w16cid:durableId="2038575862">
    <w:abstractNumId w:val="4"/>
  </w:num>
  <w:num w:numId="37" w16cid:durableId="563024940">
    <w:abstractNumId w:val="27"/>
  </w:num>
  <w:num w:numId="38" w16cid:durableId="1754011551">
    <w:abstractNumId w:val="16"/>
  </w:num>
  <w:num w:numId="39" w16cid:durableId="1878934200">
    <w:abstractNumId w:val="33"/>
  </w:num>
  <w:num w:numId="40" w16cid:durableId="1619872700">
    <w:abstractNumId w:val="24"/>
  </w:num>
  <w:num w:numId="41" w16cid:durableId="317072501">
    <w:abstractNumId w:val="7"/>
  </w:num>
  <w:num w:numId="42" w16cid:durableId="1141339924">
    <w:abstractNumId w:val="21"/>
  </w:num>
  <w:num w:numId="43" w16cid:durableId="516770540">
    <w:abstractNumId w:val="10"/>
  </w:num>
  <w:numIdMacAtCleanup w:val="3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assin, David P">
    <w15:presenceInfo w15:providerId="AD" w15:userId="S::dchassin@slac.stanford.edu::a34572de-f0a9-4200-bb7b-db780ea87b34"/>
  </w15:person>
  <w15:person w15:author="Tian, Qing@Energy">
    <w15:presenceInfo w15:providerId="AD" w15:userId="S::Qing.Tian@energy.ca.gov::7190f10e-2f7f-4cb3-95ee-62547f7b44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hideSpellingErrors/>
  <w:hideGrammaticalErrors/>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ocumentProtection w:edit="readOnly" w:enforcement="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1DDB"/>
    <w:rsid w:val="00001AAD"/>
    <w:rsid w:val="000037FF"/>
    <w:rsid w:val="000038BD"/>
    <w:rsid w:val="00004AFE"/>
    <w:rsid w:val="00008AA7"/>
    <w:rsid w:val="000106F7"/>
    <w:rsid w:val="000113D9"/>
    <w:rsid w:val="00011DC4"/>
    <w:rsid w:val="0001685D"/>
    <w:rsid w:val="00016C9F"/>
    <w:rsid w:val="00020D0E"/>
    <w:rsid w:val="000214A0"/>
    <w:rsid w:val="00021A0C"/>
    <w:rsid w:val="000225C7"/>
    <w:rsid w:val="00022863"/>
    <w:rsid w:val="00024FD6"/>
    <w:rsid w:val="000254D3"/>
    <w:rsid w:val="0002567C"/>
    <w:rsid w:val="0002669F"/>
    <w:rsid w:val="00026CA5"/>
    <w:rsid w:val="00026CD7"/>
    <w:rsid w:val="000272DE"/>
    <w:rsid w:val="00027954"/>
    <w:rsid w:val="00031699"/>
    <w:rsid w:val="00032292"/>
    <w:rsid w:val="00032E18"/>
    <w:rsid w:val="0003311F"/>
    <w:rsid w:val="0003579F"/>
    <w:rsid w:val="000357D6"/>
    <w:rsid w:val="00035AC9"/>
    <w:rsid w:val="00035C74"/>
    <w:rsid w:val="00036D42"/>
    <w:rsid w:val="00037318"/>
    <w:rsid w:val="000373CA"/>
    <w:rsid w:val="000374AC"/>
    <w:rsid w:val="00037FD3"/>
    <w:rsid w:val="0004175A"/>
    <w:rsid w:val="00042302"/>
    <w:rsid w:val="000432ED"/>
    <w:rsid w:val="0004406E"/>
    <w:rsid w:val="000443EC"/>
    <w:rsid w:val="000447F4"/>
    <w:rsid w:val="0004522A"/>
    <w:rsid w:val="00045499"/>
    <w:rsid w:val="00046EF4"/>
    <w:rsid w:val="0004748B"/>
    <w:rsid w:val="000474E1"/>
    <w:rsid w:val="000479A4"/>
    <w:rsid w:val="00047AF0"/>
    <w:rsid w:val="00047ED1"/>
    <w:rsid w:val="00047FCE"/>
    <w:rsid w:val="0005077E"/>
    <w:rsid w:val="0005084D"/>
    <w:rsid w:val="00050E91"/>
    <w:rsid w:val="00050F76"/>
    <w:rsid w:val="000525D0"/>
    <w:rsid w:val="000527CC"/>
    <w:rsid w:val="00053122"/>
    <w:rsid w:val="00054657"/>
    <w:rsid w:val="00056427"/>
    <w:rsid w:val="00056C3E"/>
    <w:rsid w:val="00061AFD"/>
    <w:rsid w:val="00063BF3"/>
    <w:rsid w:val="00063EEB"/>
    <w:rsid w:val="00065EFC"/>
    <w:rsid w:val="0006646A"/>
    <w:rsid w:val="0006661F"/>
    <w:rsid w:val="000668EE"/>
    <w:rsid w:val="00066C83"/>
    <w:rsid w:val="00067CB5"/>
    <w:rsid w:val="00070522"/>
    <w:rsid w:val="00070668"/>
    <w:rsid w:val="00070EAA"/>
    <w:rsid w:val="000712D6"/>
    <w:rsid w:val="00072F58"/>
    <w:rsid w:val="00073CCE"/>
    <w:rsid w:val="00075FE5"/>
    <w:rsid w:val="000762CB"/>
    <w:rsid w:val="0007644F"/>
    <w:rsid w:val="00076C30"/>
    <w:rsid w:val="000779E2"/>
    <w:rsid w:val="00077D75"/>
    <w:rsid w:val="00077DBC"/>
    <w:rsid w:val="00083955"/>
    <w:rsid w:val="00084A80"/>
    <w:rsid w:val="00084CA8"/>
    <w:rsid w:val="000855E2"/>
    <w:rsid w:val="00085975"/>
    <w:rsid w:val="00085EC8"/>
    <w:rsid w:val="000861DC"/>
    <w:rsid w:val="000878BE"/>
    <w:rsid w:val="00091E41"/>
    <w:rsid w:val="00091F26"/>
    <w:rsid w:val="000926D3"/>
    <w:rsid w:val="00094DD5"/>
    <w:rsid w:val="00095383"/>
    <w:rsid w:val="00095DEE"/>
    <w:rsid w:val="00097A6A"/>
    <w:rsid w:val="000A06D2"/>
    <w:rsid w:val="000A188C"/>
    <w:rsid w:val="000A1957"/>
    <w:rsid w:val="000A2048"/>
    <w:rsid w:val="000A2B23"/>
    <w:rsid w:val="000A3F92"/>
    <w:rsid w:val="000A4267"/>
    <w:rsid w:val="000A464F"/>
    <w:rsid w:val="000A6180"/>
    <w:rsid w:val="000A6C5C"/>
    <w:rsid w:val="000A7D62"/>
    <w:rsid w:val="000B0B8C"/>
    <w:rsid w:val="000B12D5"/>
    <w:rsid w:val="000B1804"/>
    <w:rsid w:val="000B2F0A"/>
    <w:rsid w:val="000B3D81"/>
    <w:rsid w:val="000B3E68"/>
    <w:rsid w:val="000B4790"/>
    <w:rsid w:val="000B4792"/>
    <w:rsid w:val="000B51F2"/>
    <w:rsid w:val="000B5E97"/>
    <w:rsid w:val="000B62DF"/>
    <w:rsid w:val="000B662C"/>
    <w:rsid w:val="000B742B"/>
    <w:rsid w:val="000C1411"/>
    <w:rsid w:val="000C17C9"/>
    <w:rsid w:val="000C1D68"/>
    <w:rsid w:val="000C23B5"/>
    <w:rsid w:val="000C284F"/>
    <w:rsid w:val="000C287F"/>
    <w:rsid w:val="000C354A"/>
    <w:rsid w:val="000C44AA"/>
    <w:rsid w:val="000C7BF6"/>
    <w:rsid w:val="000C7EDB"/>
    <w:rsid w:val="000D03AC"/>
    <w:rsid w:val="000D165B"/>
    <w:rsid w:val="000D3061"/>
    <w:rsid w:val="000D39DF"/>
    <w:rsid w:val="000D43B3"/>
    <w:rsid w:val="000D4701"/>
    <w:rsid w:val="000D4B2B"/>
    <w:rsid w:val="000D5834"/>
    <w:rsid w:val="000D6463"/>
    <w:rsid w:val="000D6519"/>
    <w:rsid w:val="000D6CC2"/>
    <w:rsid w:val="000D7503"/>
    <w:rsid w:val="000E0EB2"/>
    <w:rsid w:val="000E15A8"/>
    <w:rsid w:val="000E165C"/>
    <w:rsid w:val="000E2863"/>
    <w:rsid w:val="000E28E9"/>
    <w:rsid w:val="000E292C"/>
    <w:rsid w:val="000E495C"/>
    <w:rsid w:val="000E6FC1"/>
    <w:rsid w:val="000E773B"/>
    <w:rsid w:val="000E7A81"/>
    <w:rsid w:val="000F020E"/>
    <w:rsid w:val="000F03D7"/>
    <w:rsid w:val="000F08FF"/>
    <w:rsid w:val="000F09F9"/>
    <w:rsid w:val="000F1C20"/>
    <w:rsid w:val="000F2C67"/>
    <w:rsid w:val="000F2CA9"/>
    <w:rsid w:val="000F2F24"/>
    <w:rsid w:val="000F414A"/>
    <w:rsid w:val="000F4C14"/>
    <w:rsid w:val="000F5AD9"/>
    <w:rsid w:val="000F6195"/>
    <w:rsid w:val="000F63DD"/>
    <w:rsid w:val="000F7248"/>
    <w:rsid w:val="000F7DE4"/>
    <w:rsid w:val="0010047D"/>
    <w:rsid w:val="00100EEC"/>
    <w:rsid w:val="00101FAB"/>
    <w:rsid w:val="00102342"/>
    <w:rsid w:val="0010298C"/>
    <w:rsid w:val="00103D23"/>
    <w:rsid w:val="00104584"/>
    <w:rsid w:val="001049CE"/>
    <w:rsid w:val="00104E01"/>
    <w:rsid w:val="00105E72"/>
    <w:rsid w:val="0010653F"/>
    <w:rsid w:val="00106D49"/>
    <w:rsid w:val="00106EF1"/>
    <w:rsid w:val="0010742B"/>
    <w:rsid w:val="0010761E"/>
    <w:rsid w:val="00107A35"/>
    <w:rsid w:val="001102B7"/>
    <w:rsid w:val="001109D7"/>
    <w:rsid w:val="00111163"/>
    <w:rsid w:val="001118F4"/>
    <w:rsid w:val="00112796"/>
    <w:rsid w:val="0011351C"/>
    <w:rsid w:val="00113B97"/>
    <w:rsid w:val="00113FAE"/>
    <w:rsid w:val="00114755"/>
    <w:rsid w:val="0011595A"/>
    <w:rsid w:val="00115961"/>
    <w:rsid w:val="00116C9E"/>
    <w:rsid w:val="00116F8B"/>
    <w:rsid w:val="0011747B"/>
    <w:rsid w:val="0012023E"/>
    <w:rsid w:val="0012092F"/>
    <w:rsid w:val="00122485"/>
    <w:rsid w:val="00122D90"/>
    <w:rsid w:val="00124393"/>
    <w:rsid w:val="00124E4D"/>
    <w:rsid w:val="00130589"/>
    <w:rsid w:val="00130994"/>
    <w:rsid w:val="00130BD5"/>
    <w:rsid w:val="00131BDA"/>
    <w:rsid w:val="00131CDB"/>
    <w:rsid w:val="00131E00"/>
    <w:rsid w:val="0013235C"/>
    <w:rsid w:val="00132715"/>
    <w:rsid w:val="00132C6A"/>
    <w:rsid w:val="0013307B"/>
    <w:rsid w:val="0013381C"/>
    <w:rsid w:val="00134253"/>
    <w:rsid w:val="00134EE2"/>
    <w:rsid w:val="00135462"/>
    <w:rsid w:val="0013565D"/>
    <w:rsid w:val="001375C3"/>
    <w:rsid w:val="00137648"/>
    <w:rsid w:val="001402AD"/>
    <w:rsid w:val="001408A7"/>
    <w:rsid w:val="00140A01"/>
    <w:rsid w:val="00141B97"/>
    <w:rsid w:val="00141E2D"/>
    <w:rsid w:val="00141ED1"/>
    <w:rsid w:val="00142E33"/>
    <w:rsid w:val="00142E3D"/>
    <w:rsid w:val="00142FAA"/>
    <w:rsid w:val="00143593"/>
    <w:rsid w:val="00143D89"/>
    <w:rsid w:val="001442E6"/>
    <w:rsid w:val="00144CB3"/>
    <w:rsid w:val="00145101"/>
    <w:rsid w:val="001459E4"/>
    <w:rsid w:val="00145EDF"/>
    <w:rsid w:val="001475D3"/>
    <w:rsid w:val="001477B5"/>
    <w:rsid w:val="001516D3"/>
    <w:rsid w:val="00151ED0"/>
    <w:rsid w:val="00153D82"/>
    <w:rsid w:val="00154080"/>
    <w:rsid w:val="0015583B"/>
    <w:rsid w:val="001568D9"/>
    <w:rsid w:val="00156D0B"/>
    <w:rsid w:val="00157772"/>
    <w:rsid w:val="00157CE9"/>
    <w:rsid w:val="00160F87"/>
    <w:rsid w:val="00162057"/>
    <w:rsid w:val="001626F1"/>
    <w:rsid w:val="00162ACF"/>
    <w:rsid w:val="00163E73"/>
    <w:rsid w:val="00164470"/>
    <w:rsid w:val="00164D6A"/>
    <w:rsid w:val="0016541A"/>
    <w:rsid w:val="0016636E"/>
    <w:rsid w:val="0016641D"/>
    <w:rsid w:val="001669DE"/>
    <w:rsid w:val="00166BBD"/>
    <w:rsid w:val="00166E1C"/>
    <w:rsid w:val="00170B72"/>
    <w:rsid w:val="00172A38"/>
    <w:rsid w:val="001732AE"/>
    <w:rsid w:val="00173E09"/>
    <w:rsid w:val="00175F04"/>
    <w:rsid w:val="00176D38"/>
    <w:rsid w:val="0018496D"/>
    <w:rsid w:val="00184E12"/>
    <w:rsid w:val="001877C9"/>
    <w:rsid w:val="001877E2"/>
    <w:rsid w:val="00187CEB"/>
    <w:rsid w:val="00190D6B"/>
    <w:rsid w:val="00190FC6"/>
    <w:rsid w:val="00193E17"/>
    <w:rsid w:val="00194F32"/>
    <w:rsid w:val="00196FF8"/>
    <w:rsid w:val="001976A5"/>
    <w:rsid w:val="00197A1D"/>
    <w:rsid w:val="00197E42"/>
    <w:rsid w:val="00197E65"/>
    <w:rsid w:val="001A005A"/>
    <w:rsid w:val="001A08D0"/>
    <w:rsid w:val="001A0911"/>
    <w:rsid w:val="001A13BC"/>
    <w:rsid w:val="001A174C"/>
    <w:rsid w:val="001A1AC4"/>
    <w:rsid w:val="001A1C21"/>
    <w:rsid w:val="001A47DD"/>
    <w:rsid w:val="001A52F2"/>
    <w:rsid w:val="001A5DAE"/>
    <w:rsid w:val="001A7B61"/>
    <w:rsid w:val="001B050A"/>
    <w:rsid w:val="001B1529"/>
    <w:rsid w:val="001B2D44"/>
    <w:rsid w:val="001B37B6"/>
    <w:rsid w:val="001B3A80"/>
    <w:rsid w:val="001B5794"/>
    <w:rsid w:val="001B5A3A"/>
    <w:rsid w:val="001B5D1D"/>
    <w:rsid w:val="001B63BB"/>
    <w:rsid w:val="001B6ABB"/>
    <w:rsid w:val="001B7377"/>
    <w:rsid w:val="001C1000"/>
    <w:rsid w:val="001C21B6"/>
    <w:rsid w:val="001C3332"/>
    <w:rsid w:val="001C439E"/>
    <w:rsid w:val="001C4618"/>
    <w:rsid w:val="001C4B59"/>
    <w:rsid w:val="001C4DA7"/>
    <w:rsid w:val="001C5C1B"/>
    <w:rsid w:val="001C5FD6"/>
    <w:rsid w:val="001C7247"/>
    <w:rsid w:val="001D0A25"/>
    <w:rsid w:val="001D0D99"/>
    <w:rsid w:val="001D0F56"/>
    <w:rsid w:val="001D17A8"/>
    <w:rsid w:val="001D20DF"/>
    <w:rsid w:val="001D2BE4"/>
    <w:rsid w:val="001D2F30"/>
    <w:rsid w:val="001D3511"/>
    <w:rsid w:val="001D3A40"/>
    <w:rsid w:val="001D40ED"/>
    <w:rsid w:val="001D4201"/>
    <w:rsid w:val="001D4DDA"/>
    <w:rsid w:val="001D512E"/>
    <w:rsid w:val="001D55FE"/>
    <w:rsid w:val="001D5B00"/>
    <w:rsid w:val="001D5D7F"/>
    <w:rsid w:val="001D7AE0"/>
    <w:rsid w:val="001E065A"/>
    <w:rsid w:val="001E15C9"/>
    <w:rsid w:val="001E1A1D"/>
    <w:rsid w:val="001E2284"/>
    <w:rsid w:val="001E2770"/>
    <w:rsid w:val="001E3401"/>
    <w:rsid w:val="001E3F38"/>
    <w:rsid w:val="001E46C3"/>
    <w:rsid w:val="001E496A"/>
    <w:rsid w:val="001E5F3E"/>
    <w:rsid w:val="001E67F3"/>
    <w:rsid w:val="001E698D"/>
    <w:rsid w:val="001E71F2"/>
    <w:rsid w:val="001F0A71"/>
    <w:rsid w:val="001F2829"/>
    <w:rsid w:val="001F2C5E"/>
    <w:rsid w:val="001F2CF1"/>
    <w:rsid w:val="001F2FBC"/>
    <w:rsid w:val="001F35C2"/>
    <w:rsid w:val="001F4682"/>
    <w:rsid w:val="001F5171"/>
    <w:rsid w:val="001F58C6"/>
    <w:rsid w:val="001F58CA"/>
    <w:rsid w:val="001F7913"/>
    <w:rsid w:val="00200BAD"/>
    <w:rsid w:val="002010F4"/>
    <w:rsid w:val="002011B0"/>
    <w:rsid w:val="00201385"/>
    <w:rsid w:val="00202CAE"/>
    <w:rsid w:val="00202CB6"/>
    <w:rsid w:val="002031B6"/>
    <w:rsid w:val="002031BE"/>
    <w:rsid w:val="0020343C"/>
    <w:rsid w:val="0020364C"/>
    <w:rsid w:val="0020485E"/>
    <w:rsid w:val="00204A44"/>
    <w:rsid w:val="00204BA1"/>
    <w:rsid w:val="0020590C"/>
    <w:rsid w:val="00206506"/>
    <w:rsid w:val="00206736"/>
    <w:rsid w:val="0020736B"/>
    <w:rsid w:val="00207AEE"/>
    <w:rsid w:val="0021058D"/>
    <w:rsid w:val="00211B8B"/>
    <w:rsid w:val="0021335D"/>
    <w:rsid w:val="00214070"/>
    <w:rsid w:val="002157B8"/>
    <w:rsid w:val="00215DEA"/>
    <w:rsid w:val="00215E6E"/>
    <w:rsid w:val="00217241"/>
    <w:rsid w:val="002173DC"/>
    <w:rsid w:val="00217C81"/>
    <w:rsid w:val="0022027A"/>
    <w:rsid w:val="00221155"/>
    <w:rsid w:val="00221492"/>
    <w:rsid w:val="00221B9F"/>
    <w:rsid w:val="002229F9"/>
    <w:rsid w:val="0022347B"/>
    <w:rsid w:val="00223F93"/>
    <w:rsid w:val="00225184"/>
    <w:rsid w:val="00225D98"/>
    <w:rsid w:val="002262DC"/>
    <w:rsid w:val="002266AF"/>
    <w:rsid w:val="002268D9"/>
    <w:rsid w:val="00226D11"/>
    <w:rsid w:val="00230998"/>
    <w:rsid w:val="0023121A"/>
    <w:rsid w:val="00231B38"/>
    <w:rsid w:val="0023260C"/>
    <w:rsid w:val="00232DD6"/>
    <w:rsid w:val="0023335A"/>
    <w:rsid w:val="00233C44"/>
    <w:rsid w:val="00234287"/>
    <w:rsid w:val="002342CE"/>
    <w:rsid w:val="00234FF4"/>
    <w:rsid w:val="00235A1C"/>
    <w:rsid w:val="002362A6"/>
    <w:rsid w:val="00236371"/>
    <w:rsid w:val="00240250"/>
    <w:rsid w:val="00240D3C"/>
    <w:rsid w:val="00241F1F"/>
    <w:rsid w:val="0024283F"/>
    <w:rsid w:val="00243F99"/>
    <w:rsid w:val="00244C60"/>
    <w:rsid w:val="002452DD"/>
    <w:rsid w:val="00245C8D"/>
    <w:rsid w:val="00245CD6"/>
    <w:rsid w:val="002461A3"/>
    <w:rsid w:val="002466CE"/>
    <w:rsid w:val="00246999"/>
    <w:rsid w:val="002500A5"/>
    <w:rsid w:val="0025044B"/>
    <w:rsid w:val="0025191D"/>
    <w:rsid w:val="00251E72"/>
    <w:rsid w:val="00252974"/>
    <w:rsid w:val="00252BE2"/>
    <w:rsid w:val="00253115"/>
    <w:rsid w:val="00253B35"/>
    <w:rsid w:val="00255115"/>
    <w:rsid w:val="002556E4"/>
    <w:rsid w:val="00255C36"/>
    <w:rsid w:val="00256CE6"/>
    <w:rsid w:val="00256DE9"/>
    <w:rsid w:val="00260326"/>
    <w:rsid w:val="00261589"/>
    <w:rsid w:val="00262847"/>
    <w:rsid w:val="00262C12"/>
    <w:rsid w:val="002636A3"/>
    <w:rsid w:val="002637FF"/>
    <w:rsid w:val="002650B4"/>
    <w:rsid w:val="002652E2"/>
    <w:rsid w:val="00265AEB"/>
    <w:rsid w:val="002710F5"/>
    <w:rsid w:val="002711C5"/>
    <w:rsid w:val="002723C6"/>
    <w:rsid w:val="00273DE7"/>
    <w:rsid w:val="00274A0A"/>
    <w:rsid w:val="00274AB8"/>
    <w:rsid w:val="00275846"/>
    <w:rsid w:val="00275DB7"/>
    <w:rsid w:val="00276994"/>
    <w:rsid w:val="00281A21"/>
    <w:rsid w:val="00281D4B"/>
    <w:rsid w:val="002825AE"/>
    <w:rsid w:val="002830D8"/>
    <w:rsid w:val="0028394B"/>
    <w:rsid w:val="00283C82"/>
    <w:rsid w:val="002842AE"/>
    <w:rsid w:val="00284A28"/>
    <w:rsid w:val="0028530A"/>
    <w:rsid w:val="0028593E"/>
    <w:rsid w:val="00286025"/>
    <w:rsid w:val="00286404"/>
    <w:rsid w:val="00286CB8"/>
    <w:rsid w:val="002920A5"/>
    <w:rsid w:val="002925A2"/>
    <w:rsid w:val="00292D88"/>
    <w:rsid w:val="00292EB4"/>
    <w:rsid w:val="002933A6"/>
    <w:rsid w:val="002933F5"/>
    <w:rsid w:val="002935A6"/>
    <w:rsid w:val="0029361D"/>
    <w:rsid w:val="00293E8D"/>
    <w:rsid w:val="002945C1"/>
    <w:rsid w:val="00294C1B"/>
    <w:rsid w:val="00295ED9"/>
    <w:rsid w:val="00296464"/>
    <w:rsid w:val="002967F3"/>
    <w:rsid w:val="00297D0E"/>
    <w:rsid w:val="002A0DAA"/>
    <w:rsid w:val="002A0E85"/>
    <w:rsid w:val="002A102C"/>
    <w:rsid w:val="002A2918"/>
    <w:rsid w:val="002A2D76"/>
    <w:rsid w:val="002A31B7"/>
    <w:rsid w:val="002A31C9"/>
    <w:rsid w:val="002A41AC"/>
    <w:rsid w:val="002A4A19"/>
    <w:rsid w:val="002A4AB8"/>
    <w:rsid w:val="002A5040"/>
    <w:rsid w:val="002A57B7"/>
    <w:rsid w:val="002A6A84"/>
    <w:rsid w:val="002A6AB9"/>
    <w:rsid w:val="002A6CE9"/>
    <w:rsid w:val="002A7321"/>
    <w:rsid w:val="002A75B6"/>
    <w:rsid w:val="002A790F"/>
    <w:rsid w:val="002A7EE4"/>
    <w:rsid w:val="002B1FFA"/>
    <w:rsid w:val="002B2CFB"/>
    <w:rsid w:val="002B3BBB"/>
    <w:rsid w:val="002B4571"/>
    <w:rsid w:val="002B5DEB"/>
    <w:rsid w:val="002B676C"/>
    <w:rsid w:val="002B6C51"/>
    <w:rsid w:val="002B76B7"/>
    <w:rsid w:val="002B7C17"/>
    <w:rsid w:val="002C03A4"/>
    <w:rsid w:val="002C0802"/>
    <w:rsid w:val="002C0F77"/>
    <w:rsid w:val="002C1022"/>
    <w:rsid w:val="002C154E"/>
    <w:rsid w:val="002C165B"/>
    <w:rsid w:val="002C16BD"/>
    <w:rsid w:val="002C3031"/>
    <w:rsid w:val="002C4AC0"/>
    <w:rsid w:val="002C5109"/>
    <w:rsid w:val="002C5BDC"/>
    <w:rsid w:val="002C6F06"/>
    <w:rsid w:val="002D098A"/>
    <w:rsid w:val="002D0B80"/>
    <w:rsid w:val="002D1334"/>
    <w:rsid w:val="002D2068"/>
    <w:rsid w:val="002D2BF6"/>
    <w:rsid w:val="002D4172"/>
    <w:rsid w:val="002D5279"/>
    <w:rsid w:val="002D5A75"/>
    <w:rsid w:val="002D692F"/>
    <w:rsid w:val="002D71B7"/>
    <w:rsid w:val="002D7234"/>
    <w:rsid w:val="002D73D8"/>
    <w:rsid w:val="002D78FB"/>
    <w:rsid w:val="002D7964"/>
    <w:rsid w:val="002D7BD3"/>
    <w:rsid w:val="002E013C"/>
    <w:rsid w:val="002E06D4"/>
    <w:rsid w:val="002E2115"/>
    <w:rsid w:val="002E2C3A"/>
    <w:rsid w:val="002E317B"/>
    <w:rsid w:val="002E3E92"/>
    <w:rsid w:val="002E45C2"/>
    <w:rsid w:val="002E470C"/>
    <w:rsid w:val="002E6D02"/>
    <w:rsid w:val="002F003E"/>
    <w:rsid w:val="002F00EB"/>
    <w:rsid w:val="002F0308"/>
    <w:rsid w:val="002F07BA"/>
    <w:rsid w:val="002F2190"/>
    <w:rsid w:val="002F4B0F"/>
    <w:rsid w:val="002F5DA3"/>
    <w:rsid w:val="002F64BC"/>
    <w:rsid w:val="002F7521"/>
    <w:rsid w:val="002F7BE3"/>
    <w:rsid w:val="00300402"/>
    <w:rsid w:val="003019EE"/>
    <w:rsid w:val="00301D33"/>
    <w:rsid w:val="00301F81"/>
    <w:rsid w:val="00302223"/>
    <w:rsid w:val="003030E1"/>
    <w:rsid w:val="0030366B"/>
    <w:rsid w:val="0030401D"/>
    <w:rsid w:val="0030405C"/>
    <w:rsid w:val="00304726"/>
    <w:rsid w:val="00306E9B"/>
    <w:rsid w:val="003107B4"/>
    <w:rsid w:val="00311A26"/>
    <w:rsid w:val="0031256D"/>
    <w:rsid w:val="003127D9"/>
    <w:rsid w:val="00313196"/>
    <w:rsid w:val="003136DA"/>
    <w:rsid w:val="00313765"/>
    <w:rsid w:val="003159EA"/>
    <w:rsid w:val="0031614F"/>
    <w:rsid w:val="00316473"/>
    <w:rsid w:val="0031798B"/>
    <w:rsid w:val="00320200"/>
    <w:rsid w:val="0032067C"/>
    <w:rsid w:val="00321406"/>
    <w:rsid w:val="00321D99"/>
    <w:rsid w:val="00322931"/>
    <w:rsid w:val="003231F0"/>
    <w:rsid w:val="003236A5"/>
    <w:rsid w:val="003236A7"/>
    <w:rsid w:val="00323F35"/>
    <w:rsid w:val="003245D9"/>
    <w:rsid w:val="00326FFF"/>
    <w:rsid w:val="003270F1"/>
    <w:rsid w:val="003278AC"/>
    <w:rsid w:val="00327CCF"/>
    <w:rsid w:val="00330B78"/>
    <w:rsid w:val="0033119E"/>
    <w:rsid w:val="00332D27"/>
    <w:rsid w:val="003418A6"/>
    <w:rsid w:val="00341DBC"/>
    <w:rsid w:val="00342572"/>
    <w:rsid w:val="00342DAD"/>
    <w:rsid w:val="0034348A"/>
    <w:rsid w:val="003450D8"/>
    <w:rsid w:val="00345D77"/>
    <w:rsid w:val="00346123"/>
    <w:rsid w:val="003501A2"/>
    <w:rsid w:val="00352215"/>
    <w:rsid w:val="00352676"/>
    <w:rsid w:val="00352D56"/>
    <w:rsid w:val="00353A7F"/>
    <w:rsid w:val="0035438B"/>
    <w:rsid w:val="00355ABE"/>
    <w:rsid w:val="003572A7"/>
    <w:rsid w:val="0035754D"/>
    <w:rsid w:val="0035769A"/>
    <w:rsid w:val="00357FF8"/>
    <w:rsid w:val="00361896"/>
    <w:rsid w:val="00361DDB"/>
    <w:rsid w:val="00362559"/>
    <w:rsid w:val="0036290B"/>
    <w:rsid w:val="00362AC5"/>
    <w:rsid w:val="00362BFB"/>
    <w:rsid w:val="00362E91"/>
    <w:rsid w:val="0036328E"/>
    <w:rsid w:val="00363C70"/>
    <w:rsid w:val="00364B64"/>
    <w:rsid w:val="00367754"/>
    <w:rsid w:val="00370471"/>
    <w:rsid w:val="00370A76"/>
    <w:rsid w:val="0037183C"/>
    <w:rsid w:val="0037303E"/>
    <w:rsid w:val="003736FE"/>
    <w:rsid w:val="00374417"/>
    <w:rsid w:val="003745FB"/>
    <w:rsid w:val="003751E0"/>
    <w:rsid w:val="00375E39"/>
    <w:rsid w:val="00376611"/>
    <w:rsid w:val="00380EA4"/>
    <w:rsid w:val="00381CEE"/>
    <w:rsid w:val="00382440"/>
    <w:rsid w:val="00382D24"/>
    <w:rsid w:val="00383D71"/>
    <w:rsid w:val="00385468"/>
    <w:rsid w:val="00386BF4"/>
    <w:rsid w:val="003876BC"/>
    <w:rsid w:val="00387972"/>
    <w:rsid w:val="003916F2"/>
    <w:rsid w:val="0039328F"/>
    <w:rsid w:val="0039403F"/>
    <w:rsid w:val="00394220"/>
    <w:rsid w:val="00395521"/>
    <w:rsid w:val="00397163"/>
    <w:rsid w:val="003978C2"/>
    <w:rsid w:val="00397A6F"/>
    <w:rsid w:val="003A1D8E"/>
    <w:rsid w:val="003A1FED"/>
    <w:rsid w:val="003A2230"/>
    <w:rsid w:val="003A3775"/>
    <w:rsid w:val="003A3A61"/>
    <w:rsid w:val="003A3A8A"/>
    <w:rsid w:val="003A4C57"/>
    <w:rsid w:val="003A5237"/>
    <w:rsid w:val="003A58B2"/>
    <w:rsid w:val="003A607C"/>
    <w:rsid w:val="003A65A5"/>
    <w:rsid w:val="003A6749"/>
    <w:rsid w:val="003A6917"/>
    <w:rsid w:val="003A709E"/>
    <w:rsid w:val="003B0135"/>
    <w:rsid w:val="003B1887"/>
    <w:rsid w:val="003B24BE"/>
    <w:rsid w:val="003B2880"/>
    <w:rsid w:val="003B2F3F"/>
    <w:rsid w:val="003B2F67"/>
    <w:rsid w:val="003B3FB2"/>
    <w:rsid w:val="003B4FE5"/>
    <w:rsid w:val="003B5BFA"/>
    <w:rsid w:val="003B5D16"/>
    <w:rsid w:val="003B68EF"/>
    <w:rsid w:val="003B74CE"/>
    <w:rsid w:val="003B7F9B"/>
    <w:rsid w:val="003C050E"/>
    <w:rsid w:val="003C2106"/>
    <w:rsid w:val="003C2348"/>
    <w:rsid w:val="003C431D"/>
    <w:rsid w:val="003C5A29"/>
    <w:rsid w:val="003C5EB7"/>
    <w:rsid w:val="003C7B1E"/>
    <w:rsid w:val="003C7B8F"/>
    <w:rsid w:val="003D06C5"/>
    <w:rsid w:val="003D0D4C"/>
    <w:rsid w:val="003D42D4"/>
    <w:rsid w:val="003D45B8"/>
    <w:rsid w:val="003D59A3"/>
    <w:rsid w:val="003D753A"/>
    <w:rsid w:val="003D79DB"/>
    <w:rsid w:val="003D7D5C"/>
    <w:rsid w:val="003E133C"/>
    <w:rsid w:val="003E1C25"/>
    <w:rsid w:val="003E26C3"/>
    <w:rsid w:val="003E2D94"/>
    <w:rsid w:val="003E32CC"/>
    <w:rsid w:val="003E41AE"/>
    <w:rsid w:val="003E515A"/>
    <w:rsid w:val="003E51AB"/>
    <w:rsid w:val="003E63D7"/>
    <w:rsid w:val="003E7A52"/>
    <w:rsid w:val="003F20CB"/>
    <w:rsid w:val="003F27AF"/>
    <w:rsid w:val="003F388A"/>
    <w:rsid w:val="003F3C3C"/>
    <w:rsid w:val="003F3FA8"/>
    <w:rsid w:val="003F4744"/>
    <w:rsid w:val="003F5389"/>
    <w:rsid w:val="003F6218"/>
    <w:rsid w:val="003F6300"/>
    <w:rsid w:val="003F6A90"/>
    <w:rsid w:val="003F7A17"/>
    <w:rsid w:val="004000DF"/>
    <w:rsid w:val="00400A8F"/>
    <w:rsid w:val="00400B53"/>
    <w:rsid w:val="00400FE7"/>
    <w:rsid w:val="0040174C"/>
    <w:rsid w:val="00401A9B"/>
    <w:rsid w:val="00402437"/>
    <w:rsid w:val="00402BE9"/>
    <w:rsid w:val="00402DB7"/>
    <w:rsid w:val="0040307F"/>
    <w:rsid w:val="00404BE0"/>
    <w:rsid w:val="00404E74"/>
    <w:rsid w:val="00404FB7"/>
    <w:rsid w:val="00406406"/>
    <w:rsid w:val="0040784B"/>
    <w:rsid w:val="00407DC8"/>
    <w:rsid w:val="004105CA"/>
    <w:rsid w:val="00411445"/>
    <w:rsid w:val="00412D9E"/>
    <w:rsid w:val="0041321B"/>
    <w:rsid w:val="00414F82"/>
    <w:rsid w:val="004159E6"/>
    <w:rsid w:val="00416063"/>
    <w:rsid w:val="00417C81"/>
    <w:rsid w:val="004207BE"/>
    <w:rsid w:val="00421F54"/>
    <w:rsid w:val="00422107"/>
    <w:rsid w:val="00423571"/>
    <w:rsid w:val="004238F4"/>
    <w:rsid w:val="004251ED"/>
    <w:rsid w:val="00425407"/>
    <w:rsid w:val="00425C8C"/>
    <w:rsid w:val="004278DA"/>
    <w:rsid w:val="00430297"/>
    <w:rsid w:val="004304F3"/>
    <w:rsid w:val="0043277B"/>
    <w:rsid w:val="0043511A"/>
    <w:rsid w:val="00435749"/>
    <w:rsid w:val="00436A42"/>
    <w:rsid w:val="00437C57"/>
    <w:rsid w:val="00440172"/>
    <w:rsid w:val="00440242"/>
    <w:rsid w:val="00440FC4"/>
    <w:rsid w:val="00441449"/>
    <w:rsid w:val="00441914"/>
    <w:rsid w:val="00442228"/>
    <w:rsid w:val="00442375"/>
    <w:rsid w:val="004423B8"/>
    <w:rsid w:val="004434D7"/>
    <w:rsid w:val="00443C2C"/>
    <w:rsid w:val="00450234"/>
    <w:rsid w:val="0045038D"/>
    <w:rsid w:val="00450C60"/>
    <w:rsid w:val="004513BF"/>
    <w:rsid w:val="00451937"/>
    <w:rsid w:val="004521BE"/>
    <w:rsid w:val="004530E1"/>
    <w:rsid w:val="00453220"/>
    <w:rsid w:val="004540C7"/>
    <w:rsid w:val="004547FC"/>
    <w:rsid w:val="00455B34"/>
    <w:rsid w:val="00455F22"/>
    <w:rsid w:val="004566CA"/>
    <w:rsid w:val="00456944"/>
    <w:rsid w:val="004578CC"/>
    <w:rsid w:val="00460BD9"/>
    <w:rsid w:val="00460D7B"/>
    <w:rsid w:val="00462709"/>
    <w:rsid w:val="00462A79"/>
    <w:rsid w:val="00463056"/>
    <w:rsid w:val="00467775"/>
    <w:rsid w:val="00467AA3"/>
    <w:rsid w:val="00467FA0"/>
    <w:rsid w:val="0047092B"/>
    <w:rsid w:val="00470E39"/>
    <w:rsid w:val="00472DE3"/>
    <w:rsid w:val="00473315"/>
    <w:rsid w:val="00473D0E"/>
    <w:rsid w:val="00474214"/>
    <w:rsid w:val="00474A22"/>
    <w:rsid w:val="00476DED"/>
    <w:rsid w:val="00477AF5"/>
    <w:rsid w:val="00477DCC"/>
    <w:rsid w:val="00477FA3"/>
    <w:rsid w:val="00480265"/>
    <w:rsid w:val="004803E5"/>
    <w:rsid w:val="004808E9"/>
    <w:rsid w:val="00482D53"/>
    <w:rsid w:val="0048374E"/>
    <w:rsid w:val="004852ED"/>
    <w:rsid w:val="004860C7"/>
    <w:rsid w:val="00490385"/>
    <w:rsid w:val="00491A61"/>
    <w:rsid w:val="00491BCB"/>
    <w:rsid w:val="00492CF0"/>
    <w:rsid w:val="004954E7"/>
    <w:rsid w:val="0049580A"/>
    <w:rsid w:val="004959DE"/>
    <w:rsid w:val="00495B31"/>
    <w:rsid w:val="00495E4D"/>
    <w:rsid w:val="004968E4"/>
    <w:rsid w:val="00496D14"/>
    <w:rsid w:val="00496F5C"/>
    <w:rsid w:val="0049721E"/>
    <w:rsid w:val="0049736B"/>
    <w:rsid w:val="00497E42"/>
    <w:rsid w:val="004A0869"/>
    <w:rsid w:val="004A0C08"/>
    <w:rsid w:val="004A0FF5"/>
    <w:rsid w:val="004A2230"/>
    <w:rsid w:val="004A27F2"/>
    <w:rsid w:val="004A28B7"/>
    <w:rsid w:val="004A2F02"/>
    <w:rsid w:val="004A3228"/>
    <w:rsid w:val="004A35BB"/>
    <w:rsid w:val="004A3FE7"/>
    <w:rsid w:val="004A492A"/>
    <w:rsid w:val="004A4C4C"/>
    <w:rsid w:val="004A5ABA"/>
    <w:rsid w:val="004A5ECF"/>
    <w:rsid w:val="004A6ECB"/>
    <w:rsid w:val="004A7029"/>
    <w:rsid w:val="004A786E"/>
    <w:rsid w:val="004A7ED1"/>
    <w:rsid w:val="004B040D"/>
    <w:rsid w:val="004B0F5B"/>
    <w:rsid w:val="004B1602"/>
    <w:rsid w:val="004B1854"/>
    <w:rsid w:val="004B190C"/>
    <w:rsid w:val="004B1EC1"/>
    <w:rsid w:val="004B1F4D"/>
    <w:rsid w:val="004B3A64"/>
    <w:rsid w:val="004B3E09"/>
    <w:rsid w:val="004B47FA"/>
    <w:rsid w:val="004B4AD8"/>
    <w:rsid w:val="004B4F96"/>
    <w:rsid w:val="004B5194"/>
    <w:rsid w:val="004B6235"/>
    <w:rsid w:val="004B62B5"/>
    <w:rsid w:val="004B6AEC"/>
    <w:rsid w:val="004B6CEC"/>
    <w:rsid w:val="004B7E16"/>
    <w:rsid w:val="004B7E2C"/>
    <w:rsid w:val="004C1225"/>
    <w:rsid w:val="004C17CB"/>
    <w:rsid w:val="004C2115"/>
    <w:rsid w:val="004C2838"/>
    <w:rsid w:val="004C5A1E"/>
    <w:rsid w:val="004C5E94"/>
    <w:rsid w:val="004C5E97"/>
    <w:rsid w:val="004C7B07"/>
    <w:rsid w:val="004C7B87"/>
    <w:rsid w:val="004C7C5D"/>
    <w:rsid w:val="004D0FFF"/>
    <w:rsid w:val="004D178B"/>
    <w:rsid w:val="004D17AD"/>
    <w:rsid w:val="004D23A9"/>
    <w:rsid w:val="004D2B84"/>
    <w:rsid w:val="004D33A1"/>
    <w:rsid w:val="004D50CC"/>
    <w:rsid w:val="004D5771"/>
    <w:rsid w:val="004D63B8"/>
    <w:rsid w:val="004D651C"/>
    <w:rsid w:val="004D6B06"/>
    <w:rsid w:val="004D6CD6"/>
    <w:rsid w:val="004D6ECE"/>
    <w:rsid w:val="004D7587"/>
    <w:rsid w:val="004D7801"/>
    <w:rsid w:val="004D7A33"/>
    <w:rsid w:val="004D7D61"/>
    <w:rsid w:val="004E030A"/>
    <w:rsid w:val="004E0A2F"/>
    <w:rsid w:val="004E0DBD"/>
    <w:rsid w:val="004E0F10"/>
    <w:rsid w:val="004E1CC4"/>
    <w:rsid w:val="004E357E"/>
    <w:rsid w:val="004E3955"/>
    <w:rsid w:val="004E3D47"/>
    <w:rsid w:val="004E476C"/>
    <w:rsid w:val="004E524E"/>
    <w:rsid w:val="004E5285"/>
    <w:rsid w:val="004E564A"/>
    <w:rsid w:val="004E5FA4"/>
    <w:rsid w:val="004E6646"/>
    <w:rsid w:val="004E6696"/>
    <w:rsid w:val="004E6F81"/>
    <w:rsid w:val="004F0D2D"/>
    <w:rsid w:val="004F0F48"/>
    <w:rsid w:val="004F11EE"/>
    <w:rsid w:val="004F1E45"/>
    <w:rsid w:val="004F20C6"/>
    <w:rsid w:val="004F309A"/>
    <w:rsid w:val="004F4BFB"/>
    <w:rsid w:val="004F5AAD"/>
    <w:rsid w:val="004F6AE8"/>
    <w:rsid w:val="004F781D"/>
    <w:rsid w:val="004F7830"/>
    <w:rsid w:val="004F7EF4"/>
    <w:rsid w:val="00500BFB"/>
    <w:rsid w:val="005018F5"/>
    <w:rsid w:val="00501D57"/>
    <w:rsid w:val="0050222D"/>
    <w:rsid w:val="00502607"/>
    <w:rsid w:val="00502DD0"/>
    <w:rsid w:val="00503A21"/>
    <w:rsid w:val="005041F6"/>
    <w:rsid w:val="0050461C"/>
    <w:rsid w:val="005053C9"/>
    <w:rsid w:val="00505F55"/>
    <w:rsid w:val="00506215"/>
    <w:rsid w:val="00507B19"/>
    <w:rsid w:val="00507BC4"/>
    <w:rsid w:val="00507F78"/>
    <w:rsid w:val="005106EC"/>
    <w:rsid w:val="005115F8"/>
    <w:rsid w:val="00511B1B"/>
    <w:rsid w:val="00512A99"/>
    <w:rsid w:val="0051321D"/>
    <w:rsid w:val="0051332B"/>
    <w:rsid w:val="00513B7C"/>
    <w:rsid w:val="005148BB"/>
    <w:rsid w:val="00515706"/>
    <w:rsid w:val="00515726"/>
    <w:rsid w:val="00515C5D"/>
    <w:rsid w:val="0051625E"/>
    <w:rsid w:val="00516C42"/>
    <w:rsid w:val="00517629"/>
    <w:rsid w:val="00517671"/>
    <w:rsid w:val="00517B28"/>
    <w:rsid w:val="00520692"/>
    <w:rsid w:val="00521D2D"/>
    <w:rsid w:val="00521DC3"/>
    <w:rsid w:val="005223C9"/>
    <w:rsid w:val="0052380C"/>
    <w:rsid w:val="00523E30"/>
    <w:rsid w:val="0052478D"/>
    <w:rsid w:val="0052488F"/>
    <w:rsid w:val="00524BAC"/>
    <w:rsid w:val="005250CE"/>
    <w:rsid w:val="0052548D"/>
    <w:rsid w:val="0052613F"/>
    <w:rsid w:val="005269FF"/>
    <w:rsid w:val="0053009E"/>
    <w:rsid w:val="005307F8"/>
    <w:rsid w:val="00530995"/>
    <w:rsid w:val="00533712"/>
    <w:rsid w:val="0053433B"/>
    <w:rsid w:val="0053460D"/>
    <w:rsid w:val="00534C12"/>
    <w:rsid w:val="00534C21"/>
    <w:rsid w:val="00534EEC"/>
    <w:rsid w:val="0053572E"/>
    <w:rsid w:val="00535B41"/>
    <w:rsid w:val="00535DD0"/>
    <w:rsid w:val="00536BC0"/>
    <w:rsid w:val="00540536"/>
    <w:rsid w:val="00540F33"/>
    <w:rsid w:val="00540F7C"/>
    <w:rsid w:val="00541372"/>
    <w:rsid w:val="00541BB2"/>
    <w:rsid w:val="00543331"/>
    <w:rsid w:val="005448A1"/>
    <w:rsid w:val="00544EDB"/>
    <w:rsid w:val="00545648"/>
    <w:rsid w:val="00546601"/>
    <w:rsid w:val="00546947"/>
    <w:rsid w:val="00546D48"/>
    <w:rsid w:val="00547A85"/>
    <w:rsid w:val="005508D0"/>
    <w:rsid w:val="005510C2"/>
    <w:rsid w:val="005510F4"/>
    <w:rsid w:val="00551CA7"/>
    <w:rsid w:val="00553546"/>
    <w:rsid w:val="00553A67"/>
    <w:rsid w:val="00554443"/>
    <w:rsid w:val="00554845"/>
    <w:rsid w:val="00554A6F"/>
    <w:rsid w:val="005558C2"/>
    <w:rsid w:val="00555DC9"/>
    <w:rsid w:val="005576EE"/>
    <w:rsid w:val="0055770E"/>
    <w:rsid w:val="0055779D"/>
    <w:rsid w:val="00557FEE"/>
    <w:rsid w:val="005609F9"/>
    <w:rsid w:val="00561548"/>
    <w:rsid w:val="00561720"/>
    <w:rsid w:val="00561797"/>
    <w:rsid w:val="00561EC0"/>
    <w:rsid w:val="00561ECD"/>
    <w:rsid w:val="00562101"/>
    <w:rsid w:val="00562EB0"/>
    <w:rsid w:val="00566E11"/>
    <w:rsid w:val="00567243"/>
    <w:rsid w:val="00567FB6"/>
    <w:rsid w:val="00570AE8"/>
    <w:rsid w:val="005710F4"/>
    <w:rsid w:val="00571359"/>
    <w:rsid w:val="00571F56"/>
    <w:rsid w:val="00572980"/>
    <w:rsid w:val="005737CE"/>
    <w:rsid w:val="005744DA"/>
    <w:rsid w:val="0057486D"/>
    <w:rsid w:val="00574968"/>
    <w:rsid w:val="00574A30"/>
    <w:rsid w:val="00575315"/>
    <w:rsid w:val="00575C61"/>
    <w:rsid w:val="005771A3"/>
    <w:rsid w:val="0058079A"/>
    <w:rsid w:val="00580D6E"/>
    <w:rsid w:val="00580FDB"/>
    <w:rsid w:val="0058166F"/>
    <w:rsid w:val="005817A6"/>
    <w:rsid w:val="00581AB3"/>
    <w:rsid w:val="00582B7A"/>
    <w:rsid w:val="00583363"/>
    <w:rsid w:val="00583EE5"/>
    <w:rsid w:val="00584232"/>
    <w:rsid w:val="0058512F"/>
    <w:rsid w:val="0058527D"/>
    <w:rsid w:val="00585FA7"/>
    <w:rsid w:val="00586276"/>
    <w:rsid w:val="0058792E"/>
    <w:rsid w:val="00587B6D"/>
    <w:rsid w:val="0059060D"/>
    <w:rsid w:val="00590854"/>
    <w:rsid w:val="005909B2"/>
    <w:rsid w:val="005919E3"/>
    <w:rsid w:val="005921F2"/>
    <w:rsid w:val="00592765"/>
    <w:rsid w:val="005931ED"/>
    <w:rsid w:val="00593B09"/>
    <w:rsid w:val="00593DE6"/>
    <w:rsid w:val="00593FC9"/>
    <w:rsid w:val="00595C3F"/>
    <w:rsid w:val="00596420"/>
    <w:rsid w:val="005964CD"/>
    <w:rsid w:val="005965A8"/>
    <w:rsid w:val="00597E92"/>
    <w:rsid w:val="00597FEB"/>
    <w:rsid w:val="005A0630"/>
    <w:rsid w:val="005A065E"/>
    <w:rsid w:val="005A162A"/>
    <w:rsid w:val="005A1914"/>
    <w:rsid w:val="005A2408"/>
    <w:rsid w:val="005A3440"/>
    <w:rsid w:val="005A63BB"/>
    <w:rsid w:val="005A75EB"/>
    <w:rsid w:val="005B0432"/>
    <w:rsid w:val="005B0DB2"/>
    <w:rsid w:val="005B0E1B"/>
    <w:rsid w:val="005B10A5"/>
    <w:rsid w:val="005B125C"/>
    <w:rsid w:val="005B1758"/>
    <w:rsid w:val="005B1BC0"/>
    <w:rsid w:val="005B21CB"/>
    <w:rsid w:val="005B2AA5"/>
    <w:rsid w:val="005B33C3"/>
    <w:rsid w:val="005B38F9"/>
    <w:rsid w:val="005B3ECF"/>
    <w:rsid w:val="005B4099"/>
    <w:rsid w:val="005B445F"/>
    <w:rsid w:val="005B480D"/>
    <w:rsid w:val="005B7B52"/>
    <w:rsid w:val="005B7D86"/>
    <w:rsid w:val="005C0478"/>
    <w:rsid w:val="005C0AD4"/>
    <w:rsid w:val="005C1E4E"/>
    <w:rsid w:val="005C251E"/>
    <w:rsid w:val="005C2705"/>
    <w:rsid w:val="005C3ADB"/>
    <w:rsid w:val="005C4417"/>
    <w:rsid w:val="005C4419"/>
    <w:rsid w:val="005C52A9"/>
    <w:rsid w:val="005C545C"/>
    <w:rsid w:val="005C71A1"/>
    <w:rsid w:val="005D006B"/>
    <w:rsid w:val="005D2754"/>
    <w:rsid w:val="005D318B"/>
    <w:rsid w:val="005D426A"/>
    <w:rsid w:val="005D46B2"/>
    <w:rsid w:val="005D4D6B"/>
    <w:rsid w:val="005D4D9A"/>
    <w:rsid w:val="005D68F5"/>
    <w:rsid w:val="005D6901"/>
    <w:rsid w:val="005D7455"/>
    <w:rsid w:val="005E0258"/>
    <w:rsid w:val="005E074B"/>
    <w:rsid w:val="005E1ECB"/>
    <w:rsid w:val="005E2FF0"/>
    <w:rsid w:val="005E4A1C"/>
    <w:rsid w:val="005E4AE0"/>
    <w:rsid w:val="005E56A5"/>
    <w:rsid w:val="005E7914"/>
    <w:rsid w:val="005E7D45"/>
    <w:rsid w:val="005F0B32"/>
    <w:rsid w:val="005F0E08"/>
    <w:rsid w:val="005F113F"/>
    <w:rsid w:val="005F1D2C"/>
    <w:rsid w:val="005F37BB"/>
    <w:rsid w:val="005F407B"/>
    <w:rsid w:val="005F47C2"/>
    <w:rsid w:val="005F5DC5"/>
    <w:rsid w:val="005F61A7"/>
    <w:rsid w:val="005F74FB"/>
    <w:rsid w:val="005F7AB2"/>
    <w:rsid w:val="005F7FC6"/>
    <w:rsid w:val="006000AD"/>
    <w:rsid w:val="006009FF"/>
    <w:rsid w:val="006010B7"/>
    <w:rsid w:val="00601EC4"/>
    <w:rsid w:val="0060236E"/>
    <w:rsid w:val="0060237D"/>
    <w:rsid w:val="006027FC"/>
    <w:rsid w:val="00603381"/>
    <w:rsid w:val="006038D3"/>
    <w:rsid w:val="0060444F"/>
    <w:rsid w:val="00604A7A"/>
    <w:rsid w:val="00604FA7"/>
    <w:rsid w:val="006053F2"/>
    <w:rsid w:val="006055C3"/>
    <w:rsid w:val="00605D8A"/>
    <w:rsid w:val="006071C4"/>
    <w:rsid w:val="00607218"/>
    <w:rsid w:val="00607874"/>
    <w:rsid w:val="00610557"/>
    <w:rsid w:val="0061062B"/>
    <w:rsid w:val="00611936"/>
    <w:rsid w:val="00611CD4"/>
    <w:rsid w:val="00611DA0"/>
    <w:rsid w:val="00612A13"/>
    <w:rsid w:val="006145C9"/>
    <w:rsid w:val="006149C4"/>
    <w:rsid w:val="006166C3"/>
    <w:rsid w:val="006177F5"/>
    <w:rsid w:val="00617A1D"/>
    <w:rsid w:val="006218EA"/>
    <w:rsid w:val="0062260C"/>
    <w:rsid w:val="00622627"/>
    <w:rsid w:val="00622A09"/>
    <w:rsid w:val="00622EBF"/>
    <w:rsid w:val="00623834"/>
    <w:rsid w:val="00623882"/>
    <w:rsid w:val="00623AA7"/>
    <w:rsid w:val="0062413A"/>
    <w:rsid w:val="00624DAF"/>
    <w:rsid w:val="00625EC3"/>
    <w:rsid w:val="00627D32"/>
    <w:rsid w:val="00630DD7"/>
    <w:rsid w:val="00631E60"/>
    <w:rsid w:val="00632DC3"/>
    <w:rsid w:val="00633149"/>
    <w:rsid w:val="00633974"/>
    <w:rsid w:val="00633B5C"/>
    <w:rsid w:val="00633C1E"/>
    <w:rsid w:val="00633E40"/>
    <w:rsid w:val="00634A6C"/>
    <w:rsid w:val="00635934"/>
    <w:rsid w:val="00640DB6"/>
    <w:rsid w:val="00640E65"/>
    <w:rsid w:val="00642FBA"/>
    <w:rsid w:val="00643186"/>
    <w:rsid w:val="00643906"/>
    <w:rsid w:val="0064403D"/>
    <w:rsid w:val="0064450A"/>
    <w:rsid w:val="00645C62"/>
    <w:rsid w:val="00646C77"/>
    <w:rsid w:val="00647A6B"/>
    <w:rsid w:val="00647CC5"/>
    <w:rsid w:val="00647CFC"/>
    <w:rsid w:val="00647D8C"/>
    <w:rsid w:val="0065089F"/>
    <w:rsid w:val="00650BD5"/>
    <w:rsid w:val="00651DA7"/>
    <w:rsid w:val="00651F22"/>
    <w:rsid w:val="0065290E"/>
    <w:rsid w:val="00652A23"/>
    <w:rsid w:val="00652D65"/>
    <w:rsid w:val="00652E49"/>
    <w:rsid w:val="0065401E"/>
    <w:rsid w:val="00654501"/>
    <w:rsid w:val="00655308"/>
    <w:rsid w:val="00655704"/>
    <w:rsid w:val="00655EC8"/>
    <w:rsid w:val="0065683A"/>
    <w:rsid w:val="00660CF6"/>
    <w:rsid w:val="006611D9"/>
    <w:rsid w:val="006614B7"/>
    <w:rsid w:val="00661996"/>
    <w:rsid w:val="00662644"/>
    <w:rsid w:val="0066390F"/>
    <w:rsid w:val="00663EDE"/>
    <w:rsid w:val="006650EB"/>
    <w:rsid w:val="0066550F"/>
    <w:rsid w:val="006661EE"/>
    <w:rsid w:val="00667FEB"/>
    <w:rsid w:val="006705D3"/>
    <w:rsid w:val="00670617"/>
    <w:rsid w:val="00670BA1"/>
    <w:rsid w:val="00671079"/>
    <w:rsid w:val="0067191E"/>
    <w:rsid w:val="00671F2D"/>
    <w:rsid w:val="006721B2"/>
    <w:rsid w:val="0067354F"/>
    <w:rsid w:val="00673562"/>
    <w:rsid w:val="00673AC2"/>
    <w:rsid w:val="00674D41"/>
    <w:rsid w:val="00674E21"/>
    <w:rsid w:val="006755C0"/>
    <w:rsid w:val="0068020E"/>
    <w:rsid w:val="00680220"/>
    <w:rsid w:val="00680869"/>
    <w:rsid w:val="00681E5F"/>
    <w:rsid w:val="00684B43"/>
    <w:rsid w:val="006853CA"/>
    <w:rsid w:val="00685B32"/>
    <w:rsid w:val="00686229"/>
    <w:rsid w:val="006869BB"/>
    <w:rsid w:val="006904C0"/>
    <w:rsid w:val="00691884"/>
    <w:rsid w:val="006918E1"/>
    <w:rsid w:val="00692EFD"/>
    <w:rsid w:val="006938D0"/>
    <w:rsid w:val="00693CF7"/>
    <w:rsid w:val="006942D8"/>
    <w:rsid w:val="006949C2"/>
    <w:rsid w:val="00694E8E"/>
    <w:rsid w:val="00695342"/>
    <w:rsid w:val="00696920"/>
    <w:rsid w:val="0069753B"/>
    <w:rsid w:val="006976EA"/>
    <w:rsid w:val="0069779F"/>
    <w:rsid w:val="00697CC9"/>
    <w:rsid w:val="00697D3C"/>
    <w:rsid w:val="006A0967"/>
    <w:rsid w:val="006A15EB"/>
    <w:rsid w:val="006A2F0B"/>
    <w:rsid w:val="006A5EF7"/>
    <w:rsid w:val="006A7CFE"/>
    <w:rsid w:val="006B0095"/>
    <w:rsid w:val="006B0A29"/>
    <w:rsid w:val="006B2120"/>
    <w:rsid w:val="006B337D"/>
    <w:rsid w:val="006B4988"/>
    <w:rsid w:val="006B6595"/>
    <w:rsid w:val="006C096D"/>
    <w:rsid w:val="006C13CC"/>
    <w:rsid w:val="006C140E"/>
    <w:rsid w:val="006C1544"/>
    <w:rsid w:val="006C188B"/>
    <w:rsid w:val="006C1D22"/>
    <w:rsid w:val="006C1D73"/>
    <w:rsid w:val="006C1FE7"/>
    <w:rsid w:val="006C2034"/>
    <w:rsid w:val="006C2F41"/>
    <w:rsid w:val="006C2FA9"/>
    <w:rsid w:val="006C3053"/>
    <w:rsid w:val="006C312E"/>
    <w:rsid w:val="006C3137"/>
    <w:rsid w:val="006C369A"/>
    <w:rsid w:val="006C624B"/>
    <w:rsid w:val="006C6361"/>
    <w:rsid w:val="006C6936"/>
    <w:rsid w:val="006C6C72"/>
    <w:rsid w:val="006C7C54"/>
    <w:rsid w:val="006C7E6A"/>
    <w:rsid w:val="006D0018"/>
    <w:rsid w:val="006D10D0"/>
    <w:rsid w:val="006D258E"/>
    <w:rsid w:val="006D290F"/>
    <w:rsid w:val="006D33A6"/>
    <w:rsid w:val="006D400B"/>
    <w:rsid w:val="006D4591"/>
    <w:rsid w:val="006D4FA8"/>
    <w:rsid w:val="006D5385"/>
    <w:rsid w:val="006D5929"/>
    <w:rsid w:val="006D5B8F"/>
    <w:rsid w:val="006D61B4"/>
    <w:rsid w:val="006D72C3"/>
    <w:rsid w:val="006E0AF1"/>
    <w:rsid w:val="006E1883"/>
    <w:rsid w:val="006E2330"/>
    <w:rsid w:val="006E30EF"/>
    <w:rsid w:val="006E349C"/>
    <w:rsid w:val="006E5794"/>
    <w:rsid w:val="006E5D86"/>
    <w:rsid w:val="006F0715"/>
    <w:rsid w:val="006F0924"/>
    <w:rsid w:val="006F1016"/>
    <w:rsid w:val="006F3FEE"/>
    <w:rsid w:val="006F52A5"/>
    <w:rsid w:val="006F556F"/>
    <w:rsid w:val="006F5A06"/>
    <w:rsid w:val="006F745C"/>
    <w:rsid w:val="006F758F"/>
    <w:rsid w:val="00700732"/>
    <w:rsid w:val="00701049"/>
    <w:rsid w:val="007013A7"/>
    <w:rsid w:val="007014FE"/>
    <w:rsid w:val="007021D1"/>
    <w:rsid w:val="00702A15"/>
    <w:rsid w:val="00702D99"/>
    <w:rsid w:val="007032CC"/>
    <w:rsid w:val="007033A0"/>
    <w:rsid w:val="00705514"/>
    <w:rsid w:val="0071074B"/>
    <w:rsid w:val="0071074E"/>
    <w:rsid w:val="00710AF6"/>
    <w:rsid w:val="00712069"/>
    <w:rsid w:val="0071283C"/>
    <w:rsid w:val="00713758"/>
    <w:rsid w:val="00713793"/>
    <w:rsid w:val="00713BD2"/>
    <w:rsid w:val="00713BE5"/>
    <w:rsid w:val="00715879"/>
    <w:rsid w:val="007158EC"/>
    <w:rsid w:val="00715F8C"/>
    <w:rsid w:val="0071607F"/>
    <w:rsid w:val="0071671D"/>
    <w:rsid w:val="0071751C"/>
    <w:rsid w:val="00717C60"/>
    <w:rsid w:val="00717ED8"/>
    <w:rsid w:val="007202A1"/>
    <w:rsid w:val="0072092E"/>
    <w:rsid w:val="00721170"/>
    <w:rsid w:val="00721325"/>
    <w:rsid w:val="00721EA9"/>
    <w:rsid w:val="0072387C"/>
    <w:rsid w:val="0072427C"/>
    <w:rsid w:val="007247D1"/>
    <w:rsid w:val="007249A9"/>
    <w:rsid w:val="00725F6C"/>
    <w:rsid w:val="007262DE"/>
    <w:rsid w:val="00727059"/>
    <w:rsid w:val="00730291"/>
    <w:rsid w:val="007327B3"/>
    <w:rsid w:val="00734A11"/>
    <w:rsid w:val="0073576A"/>
    <w:rsid w:val="007358BA"/>
    <w:rsid w:val="00736154"/>
    <w:rsid w:val="007369C1"/>
    <w:rsid w:val="007371CB"/>
    <w:rsid w:val="007371DE"/>
    <w:rsid w:val="007431DE"/>
    <w:rsid w:val="00743A69"/>
    <w:rsid w:val="00743FE7"/>
    <w:rsid w:val="00744C8A"/>
    <w:rsid w:val="007454B8"/>
    <w:rsid w:val="00745581"/>
    <w:rsid w:val="00745D20"/>
    <w:rsid w:val="0075061A"/>
    <w:rsid w:val="0075067E"/>
    <w:rsid w:val="007510D7"/>
    <w:rsid w:val="007513DB"/>
    <w:rsid w:val="00751452"/>
    <w:rsid w:val="00751DBA"/>
    <w:rsid w:val="00752471"/>
    <w:rsid w:val="00752702"/>
    <w:rsid w:val="00752C00"/>
    <w:rsid w:val="00753CA0"/>
    <w:rsid w:val="0075401D"/>
    <w:rsid w:val="00755681"/>
    <w:rsid w:val="00755A8B"/>
    <w:rsid w:val="00755F24"/>
    <w:rsid w:val="0075618B"/>
    <w:rsid w:val="007565B0"/>
    <w:rsid w:val="00756CE9"/>
    <w:rsid w:val="00757819"/>
    <w:rsid w:val="00760115"/>
    <w:rsid w:val="007609B5"/>
    <w:rsid w:val="00761779"/>
    <w:rsid w:val="00761E8D"/>
    <w:rsid w:val="00762113"/>
    <w:rsid w:val="00762298"/>
    <w:rsid w:val="00762F0D"/>
    <w:rsid w:val="00764225"/>
    <w:rsid w:val="007668AD"/>
    <w:rsid w:val="00767EBD"/>
    <w:rsid w:val="0077047C"/>
    <w:rsid w:val="007711B5"/>
    <w:rsid w:val="00771996"/>
    <w:rsid w:val="00771C17"/>
    <w:rsid w:val="007720A1"/>
    <w:rsid w:val="00773E0D"/>
    <w:rsid w:val="007741C4"/>
    <w:rsid w:val="0077439A"/>
    <w:rsid w:val="00774EA7"/>
    <w:rsid w:val="00775F3D"/>
    <w:rsid w:val="00776724"/>
    <w:rsid w:val="00777243"/>
    <w:rsid w:val="00777606"/>
    <w:rsid w:val="0077767B"/>
    <w:rsid w:val="00777926"/>
    <w:rsid w:val="007804AA"/>
    <w:rsid w:val="0078088E"/>
    <w:rsid w:val="00782466"/>
    <w:rsid w:val="00783F1C"/>
    <w:rsid w:val="00784208"/>
    <w:rsid w:val="0078452F"/>
    <w:rsid w:val="00784BCC"/>
    <w:rsid w:val="00785C1D"/>
    <w:rsid w:val="007869FA"/>
    <w:rsid w:val="00790086"/>
    <w:rsid w:val="007901A4"/>
    <w:rsid w:val="007901EC"/>
    <w:rsid w:val="0079229F"/>
    <w:rsid w:val="00792CC0"/>
    <w:rsid w:val="00792EF6"/>
    <w:rsid w:val="0079483A"/>
    <w:rsid w:val="00795337"/>
    <w:rsid w:val="00796757"/>
    <w:rsid w:val="007970CF"/>
    <w:rsid w:val="007A107C"/>
    <w:rsid w:val="007A1451"/>
    <w:rsid w:val="007A1BDD"/>
    <w:rsid w:val="007A1C35"/>
    <w:rsid w:val="007A1C6E"/>
    <w:rsid w:val="007A1F69"/>
    <w:rsid w:val="007A56FD"/>
    <w:rsid w:val="007A5ACB"/>
    <w:rsid w:val="007A5D38"/>
    <w:rsid w:val="007A5EF9"/>
    <w:rsid w:val="007A5F1E"/>
    <w:rsid w:val="007A6307"/>
    <w:rsid w:val="007A6557"/>
    <w:rsid w:val="007A71A0"/>
    <w:rsid w:val="007A78A4"/>
    <w:rsid w:val="007A78AE"/>
    <w:rsid w:val="007B06F6"/>
    <w:rsid w:val="007B0986"/>
    <w:rsid w:val="007B2B11"/>
    <w:rsid w:val="007B2CBA"/>
    <w:rsid w:val="007B3148"/>
    <w:rsid w:val="007B46D6"/>
    <w:rsid w:val="007B5AD9"/>
    <w:rsid w:val="007B617A"/>
    <w:rsid w:val="007B62CA"/>
    <w:rsid w:val="007B65E1"/>
    <w:rsid w:val="007C036A"/>
    <w:rsid w:val="007C10B5"/>
    <w:rsid w:val="007C385A"/>
    <w:rsid w:val="007C4AD9"/>
    <w:rsid w:val="007C537F"/>
    <w:rsid w:val="007C61C4"/>
    <w:rsid w:val="007C6FDD"/>
    <w:rsid w:val="007C7267"/>
    <w:rsid w:val="007C7274"/>
    <w:rsid w:val="007C7870"/>
    <w:rsid w:val="007C7FD2"/>
    <w:rsid w:val="007D0120"/>
    <w:rsid w:val="007D06F7"/>
    <w:rsid w:val="007D1621"/>
    <w:rsid w:val="007D3D77"/>
    <w:rsid w:val="007D5EA2"/>
    <w:rsid w:val="007D653E"/>
    <w:rsid w:val="007D7980"/>
    <w:rsid w:val="007E000B"/>
    <w:rsid w:val="007E0285"/>
    <w:rsid w:val="007E0B02"/>
    <w:rsid w:val="007E4AA2"/>
    <w:rsid w:val="007E548A"/>
    <w:rsid w:val="007E56A7"/>
    <w:rsid w:val="007E7E30"/>
    <w:rsid w:val="007F0B5E"/>
    <w:rsid w:val="007F164E"/>
    <w:rsid w:val="007F1C6F"/>
    <w:rsid w:val="007F24D9"/>
    <w:rsid w:val="007F25BA"/>
    <w:rsid w:val="007F335D"/>
    <w:rsid w:val="007F42BC"/>
    <w:rsid w:val="007F6253"/>
    <w:rsid w:val="007F6B9B"/>
    <w:rsid w:val="007F6F71"/>
    <w:rsid w:val="0080129F"/>
    <w:rsid w:val="00801ED4"/>
    <w:rsid w:val="00801F5A"/>
    <w:rsid w:val="00802E40"/>
    <w:rsid w:val="00803046"/>
    <w:rsid w:val="00803816"/>
    <w:rsid w:val="00804A9E"/>
    <w:rsid w:val="00805EED"/>
    <w:rsid w:val="008061CE"/>
    <w:rsid w:val="008069EE"/>
    <w:rsid w:val="00806B1F"/>
    <w:rsid w:val="00806BE2"/>
    <w:rsid w:val="00807530"/>
    <w:rsid w:val="00807776"/>
    <w:rsid w:val="00810454"/>
    <w:rsid w:val="00810BEB"/>
    <w:rsid w:val="008122AB"/>
    <w:rsid w:val="008134C0"/>
    <w:rsid w:val="00814578"/>
    <w:rsid w:val="008147DA"/>
    <w:rsid w:val="00814C7E"/>
    <w:rsid w:val="00816FC6"/>
    <w:rsid w:val="008173FC"/>
    <w:rsid w:val="00817B56"/>
    <w:rsid w:val="00821B78"/>
    <w:rsid w:val="00823537"/>
    <w:rsid w:val="00823730"/>
    <w:rsid w:val="00823B47"/>
    <w:rsid w:val="008244A8"/>
    <w:rsid w:val="00824AD0"/>
    <w:rsid w:val="008272F1"/>
    <w:rsid w:val="00827516"/>
    <w:rsid w:val="00827DC9"/>
    <w:rsid w:val="008300B9"/>
    <w:rsid w:val="00830FBC"/>
    <w:rsid w:val="00831077"/>
    <w:rsid w:val="008310A9"/>
    <w:rsid w:val="00831654"/>
    <w:rsid w:val="00831928"/>
    <w:rsid w:val="008324CE"/>
    <w:rsid w:val="00832E03"/>
    <w:rsid w:val="00833D3B"/>
    <w:rsid w:val="00833EB6"/>
    <w:rsid w:val="00836388"/>
    <w:rsid w:val="00836654"/>
    <w:rsid w:val="00836DE7"/>
    <w:rsid w:val="00840644"/>
    <w:rsid w:val="008407FF"/>
    <w:rsid w:val="008408B6"/>
    <w:rsid w:val="008425B4"/>
    <w:rsid w:val="00842947"/>
    <w:rsid w:val="00843302"/>
    <w:rsid w:val="008434C1"/>
    <w:rsid w:val="00843E0A"/>
    <w:rsid w:val="008445D8"/>
    <w:rsid w:val="00845F5B"/>
    <w:rsid w:val="00846117"/>
    <w:rsid w:val="008500BF"/>
    <w:rsid w:val="00851200"/>
    <w:rsid w:val="00852540"/>
    <w:rsid w:val="008529FD"/>
    <w:rsid w:val="00852C37"/>
    <w:rsid w:val="00853F67"/>
    <w:rsid w:val="00854555"/>
    <w:rsid w:val="0085497B"/>
    <w:rsid w:val="00855426"/>
    <w:rsid w:val="008564F8"/>
    <w:rsid w:val="00856851"/>
    <w:rsid w:val="008569D7"/>
    <w:rsid w:val="00857150"/>
    <w:rsid w:val="00857CDD"/>
    <w:rsid w:val="008606C3"/>
    <w:rsid w:val="00863F1B"/>
    <w:rsid w:val="00864847"/>
    <w:rsid w:val="0086505A"/>
    <w:rsid w:val="008665E1"/>
    <w:rsid w:val="00866EB3"/>
    <w:rsid w:val="00867344"/>
    <w:rsid w:val="008679C4"/>
    <w:rsid w:val="00870C58"/>
    <w:rsid w:val="00870CD2"/>
    <w:rsid w:val="00870FA2"/>
    <w:rsid w:val="0087156D"/>
    <w:rsid w:val="008726B8"/>
    <w:rsid w:val="00874BD1"/>
    <w:rsid w:val="00874C1F"/>
    <w:rsid w:val="008766DC"/>
    <w:rsid w:val="00876DFF"/>
    <w:rsid w:val="00877147"/>
    <w:rsid w:val="00877BD9"/>
    <w:rsid w:val="00877CC0"/>
    <w:rsid w:val="008803DA"/>
    <w:rsid w:val="008804BF"/>
    <w:rsid w:val="008814BC"/>
    <w:rsid w:val="00882F84"/>
    <w:rsid w:val="00883713"/>
    <w:rsid w:val="00883854"/>
    <w:rsid w:val="008840EB"/>
    <w:rsid w:val="00884518"/>
    <w:rsid w:val="008848CF"/>
    <w:rsid w:val="00885DD0"/>
    <w:rsid w:val="008866E9"/>
    <w:rsid w:val="00886E9A"/>
    <w:rsid w:val="0088771B"/>
    <w:rsid w:val="00890548"/>
    <w:rsid w:val="0089112B"/>
    <w:rsid w:val="008915CD"/>
    <w:rsid w:val="00891C04"/>
    <w:rsid w:val="008925A0"/>
    <w:rsid w:val="008934FD"/>
    <w:rsid w:val="00893547"/>
    <w:rsid w:val="008936FB"/>
    <w:rsid w:val="00894939"/>
    <w:rsid w:val="00894EB8"/>
    <w:rsid w:val="00897480"/>
    <w:rsid w:val="0089D2DC"/>
    <w:rsid w:val="008A3AE5"/>
    <w:rsid w:val="008A3DB3"/>
    <w:rsid w:val="008A4032"/>
    <w:rsid w:val="008A45D2"/>
    <w:rsid w:val="008A45FC"/>
    <w:rsid w:val="008A553E"/>
    <w:rsid w:val="008A5873"/>
    <w:rsid w:val="008A58F9"/>
    <w:rsid w:val="008A6259"/>
    <w:rsid w:val="008A6CDA"/>
    <w:rsid w:val="008A70AC"/>
    <w:rsid w:val="008A70D2"/>
    <w:rsid w:val="008A71EF"/>
    <w:rsid w:val="008A790E"/>
    <w:rsid w:val="008A7F60"/>
    <w:rsid w:val="008B16E7"/>
    <w:rsid w:val="008B33E3"/>
    <w:rsid w:val="008B3808"/>
    <w:rsid w:val="008B3827"/>
    <w:rsid w:val="008B45D0"/>
    <w:rsid w:val="008B53C3"/>
    <w:rsid w:val="008B53D5"/>
    <w:rsid w:val="008B56E1"/>
    <w:rsid w:val="008C146E"/>
    <w:rsid w:val="008C15BD"/>
    <w:rsid w:val="008C1B06"/>
    <w:rsid w:val="008C3690"/>
    <w:rsid w:val="008C3B77"/>
    <w:rsid w:val="008C53D1"/>
    <w:rsid w:val="008C559B"/>
    <w:rsid w:val="008C6432"/>
    <w:rsid w:val="008C684B"/>
    <w:rsid w:val="008C6E91"/>
    <w:rsid w:val="008D0432"/>
    <w:rsid w:val="008D0AE7"/>
    <w:rsid w:val="008D1349"/>
    <w:rsid w:val="008D1742"/>
    <w:rsid w:val="008D19B9"/>
    <w:rsid w:val="008D1E73"/>
    <w:rsid w:val="008D2A02"/>
    <w:rsid w:val="008D2E99"/>
    <w:rsid w:val="008D3228"/>
    <w:rsid w:val="008D4849"/>
    <w:rsid w:val="008D508B"/>
    <w:rsid w:val="008D528A"/>
    <w:rsid w:val="008D5BAF"/>
    <w:rsid w:val="008D5EE6"/>
    <w:rsid w:val="008D61B9"/>
    <w:rsid w:val="008D7EA3"/>
    <w:rsid w:val="008E007F"/>
    <w:rsid w:val="008E0629"/>
    <w:rsid w:val="008E08DF"/>
    <w:rsid w:val="008E1CB4"/>
    <w:rsid w:val="008E2D33"/>
    <w:rsid w:val="008E3322"/>
    <w:rsid w:val="008E3785"/>
    <w:rsid w:val="008E4874"/>
    <w:rsid w:val="008E4A43"/>
    <w:rsid w:val="008E4AE6"/>
    <w:rsid w:val="008E4C8C"/>
    <w:rsid w:val="008E6181"/>
    <w:rsid w:val="008E63EC"/>
    <w:rsid w:val="008E66ED"/>
    <w:rsid w:val="008E7F47"/>
    <w:rsid w:val="008F0225"/>
    <w:rsid w:val="008F0F94"/>
    <w:rsid w:val="008F2B9A"/>
    <w:rsid w:val="008F341C"/>
    <w:rsid w:val="008F4E0B"/>
    <w:rsid w:val="008F5374"/>
    <w:rsid w:val="008F6FB0"/>
    <w:rsid w:val="00901465"/>
    <w:rsid w:val="009016C7"/>
    <w:rsid w:val="00901974"/>
    <w:rsid w:val="00901E23"/>
    <w:rsid w:val="009029BE"/>
    <w:rsid w:val="009029CE"/>
    <w:rsid w:val="0090394E"/>
    <w:rsid w:val="00904086"/>
    <w:rsid w:val="009046BA"/>
    <w:rsid w:val="00905CD3"/>
    <w:rsid w:val="00906999"/>
    <w:rsid w:val="00906A13"/>
    <w:rsid w:val="00906C3C"/>
    <w:rsid w:val="009071DD"/>
    <w:rsid w:val="00910BD0"/>
    <w:rsid w:val="00910E3C"/>
    <w:rsid w:val="00911876"/>
    <w:rsid w:val="0091314F"/>
    <w:rsid w:val="0091333F"/>
    <w:rsid w:val="00913F38"/>
    <w:rsid w:val="009140D8"/>
    <w:rsid w:val="00914D34"/>
    <w:rsid w:val="009151FB"/>
    <w:rsid w:val="0091546F"/>
    <w:rsid w:val="00915C39"/>
    <w:rsid w:val="00915F45"/>
    <w:rsid w:val="00916037"/>
    <w:rsid w:val="00916514"/>
    <w:rsid w:val="00916B63"/>
    <w:rsid w:val="00917064"/>
    <w:rsid w:val="009177F6"/>
    <w:rsid w:val="00917E1D"/>
    <w:rsid w:val="00920116"/>
    <w:rsid w:val="009201B6"/>
    <w:rsid w:val="00920D0B"/>
    <w:rsid w:val="00922388"/>
    <w:rsid w:val="00923E9A"/>
    <w:rsid w:val="00923FAD"/>
    <w:rsid w:val="009241F4"/>
    <w:rsid w:val="00926180"/>
    <w:rsid w:val="009267D2"/>
    <w:rsid w:val="009274FD"/>
    <w:rsid w:val="0093077A"/>
    <w:rsid w:val="00932476"/>
    <w:rsid w:val="009324CA"/>
    <w:rsid w:val="00932BEC"/>
    <w:rsid w:val="009330AE"/>
    <w:rsid w:val="00933CAB"/>
    <w:rsid w:val="00934E40"/>
    <w:rsid w:val="00935BAD"/>
    <w:rsid w:val="00935E21"/>
    <w:rsid w:val="0094009E"/>
    <w:rsid w:val="009401A4"/>
    <w:rsid w:val="009407F1"/>
    <w:rsid w:val="00940F60"/>
    <w:rsid w:val="009418BD"/>
    <w:rsid w:val="0094270C"/>
    <w:rsid w:val="009441A7"/>
    <w:rsid w:val="009444E2"/>
    <w:rsid w:val="00944926"/>
    <w:rsid w:val="009452DC"/>
    <w:rsid w:val="0094535A"/>
    <w:rsid w:val="009454C6"/>
    <w:rsid w:val="00945F53"/>
    <w:rsid w:val="0094608E"/>
    <w:rsid w:val="00946BBE"/>
    <w:rsid w:val="009471DF"/>
    <w:rsid w:val="00947207"/>
    <w:rsid w:val="00947FBF"/>
    <w:rsid w:val="00951648"/>
    <w:rsid w:val="0095277A"/>
    <w:rsid w:val="00952C04"/>
    <w:rsid w:val="00952D0E"/>
    <w:rsid w:val="00952F68"/>
    <w:rsid w:val="009530F9"/>
    <w:rsid w:val="009535DF"/>
    <w:rsid w:val="00953F61"/>
    <w:rsid w:val="009555B7"/>
    <w:rsid w:val="009563E1"/>
    <w:rsid w:val="00956C2E"/>
    <w:rsid w:val="0095748B"/>
    <w:rsid w:val="009576D3"/>
    <w:rsid w:val="009576D4"/>
    <w:rsid w:val="00960AFC"/>
    <w:rsid w:val="009613F4"/>
    <w:rsid w:val="00962D46"/>
    <w:rsid w:val="009637A2"/>
    <w:rsid w:val="009644B4"/>
    <w:rsid w:val="009660E9"/>
    <w:rsid w:val="009661FA"/>
    <w:rsid w:val="0096657A"/>
    <w:rsid w:val="009667C6"/>
    <w:rsid w:val="00971139"/>
    <w:rsid w:val="00971F1E"/>
    <w:rsid w:val="009720F6"/>
    <w:rsid w:val="0097230B"/>
    <w:rsid w:val="0097483C"/>
    <w:rsid w:val="00976155"/>
    <w:rsid w:val="00976D81"/>
    <w:rsid w:val="0097762E"/>
    <w:rsid w:val="00977F10"/>
    <w:rsid w:val="00977FFB"/>
    <w:rsid w:val="00980AB5"/>
    <w:rsid w:val="00980FB3"/>
    <w:rsid w:val="00981480"/>
    <w:rsid w:val="00981D7C"/>
    <w:rsid w:val="00982549"/>
    <w:rsid w:val="0098263F"/>
    <w:rsid w:val="00983B65"/>
    <w:rsid w:val="00987669"/>
    <w:rsid w:val="009877EE"/>
    <w:rsid w:val="0099018F"/>
    <w:rsid w:val="00990571"/>
    <w:rsid w:val="0099127A"/>
    <w:rsid w:val="0099168C"/>
    <w:rsid w:val="00992808"/>
    <w:rsid w:val="00992FF4"/>
    <w:rsid w:val="00994C52"/>
    <w:rsid w:val="00995F29"/>
    <w:rsid w:val="00996C1F"/>
    <w:rsid w:val="00997627"/>
    <w:rsid w:val="009A11A2"/>
    <w:rsid w:val="009A12A8"/>
    <w:rsid w:val="009A149D"/>
    <w:rsid w:val="009A2C8E"/>
    <w:rsid w:val="009A3AFE"/>
    <w:rsid w:val="009A3CAB"/>
    <w:rsid w:val="009A3E81"/>
    <w:rsid w:val="009A4A2A"/>
    <w:rsid w:val="009A4CD5"/>
    <w:rsid w:val="009A6EFE"/>
    <w:rsid w:val="009B048B"/>
    <w:rsid w:val="009B0FE9"/>
    <w:rsid w:val="009B1850"/>
    <w:rsid w:val="009B21C6"/>
    <w:rsid w:val="009B245F"/>
    <w:rsid w:val="009B29F8"/>
    <w:rsid w:val="009B3561"/>
    <w:rsid w:val="009B3577"/>
    <w:rsid w:val="009B45F2"/>
    <w:rsid w:val="009B47F9"/>
    <w:rsid w:val="009B5110"/>
    <w:rsid w:val="009B5EE1"/>
    <w:rsid w:val="009B643C"/>
    <w:rsid w:val="009B70DB"/>
    <w:rsid w:val="009B7CDE"/>
    <w:rsid w:val="009B7D4F"/>
    <w:rsid w:val="009C0F7C"/>
    <w:rsid w:val="009C25AD"/>
    <w:rsid w:val="009C46EF"/>
    <w:rsid w:val="009C61A4"/>
    <w:rsid w:val="009C6372"/>
    <w:rsid w:val="009C7204"/>
    <w:rsid w:val="009C72C5"/>
    <w:rsid w:val="009C7E34"/>
    <w:rsid w:val="009D06C4"/>
    <w:rsid w:val="009D3726"/>
    <w:rsid w:val="009D3F74"/>
    <w:rsid w:val="009D4FF9"/>
    <w:rsid w:val="009D70CB"/>
    <w:rsid w:val="009D759B"/>
    <w:rsid w:val="009D770E"/>
    <w:rsid w:val="009E014C"/>
    <w:rsid w:val="009E1895"/>
    <w:rsid w:val="009E1A76"/>
    <w:rsid w:val="009E217B"/>
    <w:rsid w:val="009E22F0"/>
    <w:rsid w:val="009E2548"/>
    <w:rsid w:val="009E60A9"/>
    <w:rsid w:val="009E628F"/>
    <w:rsid w:val="009E7317"/>
    <w:rsid w:val="009F293A"/>
    <w:rsid w:val="009F2D3C"/>
    <w:rsid w:val="009F3DC7"/>
    <w:rsid w:val="009F43BA"/>
    <w:rsid w:val="009F5E53"/>
    <w:rsid w:val="009F641B"/>
    <w:rsid w:val="009F66B7"/>
    <w:rsid w:val="009F6F18"/>
    <w:rsid w:val="009F78CB"/>
    <w:rsid w:val="009F7B90"/>
    <w:rsid w:val="00A00447"/>
    <w:rsid w:val="00A008E7"/>
    <w:rsid w:val="00A0117D"/>
    <w:rsid w:val="00A013D0"/>
    <w:rsid w:val="00A01E3B"/>
    <w:rsid w:val="00A02649"/>
    <w:rsid w:val="00A02706"/>
    <w:rsid w:val="00A02A1D"/>
    <w:rsid w:val="00A03179"/>
    <w:rsid w:val="00A0359B"/>
    <w:rsid w:val="00A0403D"/>
    <w:rsid w:val="00A05B8A"/>
    <w:rsid w:val="00A05C47"/>
    <w:rsid w:val="00A05F78"/>
    <w:rsid w:val="00A062D2"/>
    <w:rsid w:val="00A07168"/>
    <w:rsid w:val="00A072AA"/>
    <w:rsid w:val="00A07867"/>
    <w:rsid w:val="00A11827"/>
    <w:rsid w:val="00A11BFE"/>
    <w:rsid w:val="00A169F7"/>
    <w:rsid w:val="00A171E6"/>
    <w:rsid w:val="00A172DE"/>
    <w:rsid w:val="00A20450"/>
    <w:rsid w:val="00A207FA"/>
    <w:rsid w:val="00A212EC"/>
    <w:rsid w:val="00A223ED"/>
    <w:rsid w:val="00A22B85"/>
    <w:rsid w:val="00A24538"/>
    <w:rsid w:val="00A25336"/>
    <w:rsid w:val="00A25705"/>
    <w:rsid w:val="00A25B03"/>
    <w:rsid w:val="00A26943"/>
    <w:rsid w:val="00A27409"/>
    <w:rsid w:val="00A27A2C"/>
    <w:rsid w:val="00A27F45"/>
    <w:rsid w:val="00A30F08"/>
    <w:rsid w:val="00A3109D"/>
    <w:rsid w:val="00A3231C"/>
    <w:rsid w:val="00A32D51"/>
    <w:rsid w:val="00A35B43"/>
    <w:rsid w:val="00A4177E"/>
    <w:rsid w:val="00A420F4"/>
    <w:rsid w:val="00A425BF"/>
    <w:rsid w:val="00A431AD"/>
    <w:rsid w:val="00A43B6D"/>
    <w:rsid w:val="00A43E6A"/>
    <w:rsid w:val="00A44ACE"/>
    <w:rsid w:val="00A44D40"/>
    <w:rsid w:val="00A44E9C"/>
    <w:rsid w:val="00A4513E"/>
    <w:rsid w:val="00A45F1C"/>
    <w:rsid w:val="00A47D76"/>
    <w:rsid w:val="00A510CE"/>
    <w:rsid w:val="00A53D59"/>
    <w:rsid w:val="00A54EA2"/>
    <w:rsid w:val="00A55287"/>
    <w:rsid w:val="00A559DD"/>
    <w:rsid w:val="00A60216"/>
    <w:rsid w:val="00A60DFB"/>
    <w:rsid w:val="00A61B20"/>
    <w:rsid w:val="00A61B88"/>
    <w:rsid w:val="00A624BD"/>
    <w:rsid w:val="00A63494"/>
    <w:rsid w:val="00A63563"/>
    <w:rsid w:val="00A63863"/>
    <w:rsid w:val="00A644D6"/>
    <w:rsid w:val="00A65882"/>
    <w:rsid w:val="00A665EA"/>
    <w:rsid w:val="00A67F2E"/>
    <w:rsid w:val="00A7146B"/>
    <w:rsid w:val="00A72534"/>
    <w:rsid w:val="00A728BF"/>
    <w:rsid w:val="00A72A7B"/>
    <w:rsid w:val="00A74728"/>
    <w:rsid w:val="00A748DD"/>
    <w:rsid w:val="00A7593E"/>
    <w:rsid w:val="00A760F9"/>
    <w:rsid w:val="00A765D5"/>
    <w:rsid w:val="00A768FD"/>
    <w:rsid w:val="00A76E4D"/>
    <w:rsid w:val="00A77DC4"/>
    <w:rsid w:val="00A80448"/>
    <w:rsid w:val="00A8157F"/>
    <w:rsid w:val="00A82A58"/>
    <w:rsid w:val="00A83EB1"/>
    <w:rsid w:val="00A83EC9"/>
    <w:rsid w:val="00A844B9"/>
    <w:rsid w:val="00A85119"/>
    <w:rsid w:val="00A852BD"/>
    <w:rsid w:val="00A8630A"/>
    <w:rsid w:val="00A86710"/>
    <w:rsid w:val="00A86F18"/>
    <w:rsid w:val="00A86F3B"/>
    <w:rsid w:val="00A87530"/>
    <w:rsid w:val="00A87FD1"/>
    <w:rsid w:val="00A90216"/>
    <w:rsid w:val="00A90E1C"/>
    <w:rsid w:val="00A91D67"/>
    <w:rsid w:val="00A92E71"/>
    <w:rsid w:val="00A930B3"/>
    <w:rsid w:val="00A942D2"/>
    <w:rsid w:val="00A9440E"/>
    <w:rsid w:val="00A957D8"/>
    <w:rsid w:val="00A95FA7"/>
    <w:rsid w:val="00A96D8B"/>
    <w:rsid w:val="00AA0B0B"/>
    <w:rsid w:val="00AA23BB"/>
    <w:rsid w:val="00AA23F3"/>
    <w:rsid w:val="00AA2434"/>
    <w:rsid w:val="00AA32B2"/>
    <w:rsid w:val="00AA3642"/>
    <w:rsid w:val="00AA3FFA"/>
    <w:rsid w:val="00AA4523"/>
    <w:rsid w:val="00AA4840"/>
    <w:rsid w:val="00AA5149"/>
    <w:rsid w:val="00AA5A25"/>
    <w:rsid w:val="00AA5F2C"/>
    <w:rsid w:val="00AA6F20"/>
    <w:rsid w:val="00AA7278"/>
    <w:rsid w:val="00AA7835"/>
    <w:rsid w:val="00AA7FAF"/>
    <w:rsid w:val="00AB034F"/>
    <w:rsid w:val="00AB0B94"/>
    <w:rsid w:val="00AB0D4E"/>
    <w:rsid w:val="00AB10E2"/>
    <w:rsid w:val="00AB2AC6"/>
    <w:rsid w:val="00AB44C6"/>
    <w:rsid w:val="00AB4A97"/>
    <w:rsid w:val="00AB5F49"/>
    <w:rsid w:val="00AB6EEC"/>
    <w:rsid w:val="00AB7F30"/>
    <w:rsid w:val="00AC02F0"/>
    <w:rsid w:val="00AC3D18"/>
    <w:rsid w:val="00AC45CD"/>
    <w:rsid w:val="00AC5416"/>
    <w:rsid w:val="00AC6664"/>
    <w:rsid w:val="00AC7480"/>
    <w:rsid w:val="00AC79F0"/>
    <w:rsid w:val="00AC7B5D"/>
    <w:rsid w:val="00AD1D3B"/>
    <w:rsid w:val="00AD21F4"/>
    <w:rsid w:val="00AD297E"/>
    <w:rsid w:val="00AD2B9D"/>
    <w:rsid w:val="00AD4BDA"/>
    <w:rsid w:val="00AD5D4C"/>
    <w:rsid w:val="00AD78F5"/>
    <w:rsid w:val="00AE0707"/>
    <w:rsid w:val="00AE154A"/>
    <w:rsid w:val="00AE17C4"/>
    <w:rsid w:val="00AE1D51"/>
    <w:rsid w:val="00AE2416"/>
    <w:rsid w:val="00AE2939"/>
    <w:rsid w:val="00AE3D9F"/>
    <w:rsid w:val="00AE4C93"/>
    <w:rsid w:val="00AE53FC"/>
    <w:rsid w:val="00AE70A7"/>
    <w:rsid w:val="00AF045A"/>
    <w:rsid w:val="00AF11F8"/>
    <w:rsid w:val="00AF227C"/>
    <w:rsid w:val="00AF24E8"/>
    <w:rsid w:val="00AF34F7"/>
    <w:rsid w:val="00AF41D6"/>
    <w:rsid w:val="00AF4326"/>
    <w:rsid w:val="00AF4900"/>
    <w:rsid w:val="00AF4F01"/>
    <w:rsid w:val="00AF53A2"/>
    <w:rsid w:val="00AF6299"/>
    <w:rsid w:val="00AF6484"/>
    <w:rsid w:val="00AF6616"/>
    <w:rsid w:val="00AF6883"/>
    <w:rsid w:val="00AF6D81"/>
    <w:rsid w:val="00B000E5"/>
    <w:rsid w:val="00B00D99"/>
    <w:rsid w:val="00B01D97"/>
    <w:rsid w:val="00B024E7"/>
    <w:rsid w:val="00B02CBE"/>
    <w:rsid w:val="00B03531"/>
    <w:rsid w:val="00B03624"/>
    <w:rsid w:val="00B04A80"/>
    <w:rsid w:val="00B04E04"/>
    <w:rsid w:val="00B05750"/>
    <w:rsid w:val="00B06528"/>
    <w:rsid w:val="00B06E04"/>
    <w:rsid w:val="00B06E52"/>
    <w:rsid w:val="00B07494"/>
    <w:rsid w:val="00B076D6"/>
    <w:rsid w:val="00B113E5"/>
    <w:rsid w:val="00B135E2"/>
    <w:rsid w:val="00B140F4"/>
    <w:rsid w:val="00B14332"/>
    <w:rsid w:val="00B15783"/>
    <w:rsid w:val="00B15B17"/>
    <w:rsid w:val="00B15E94"/>
    <w:rsid w:val="00B1638E"/>
    <w:rsid w:val="00B16E42"/>
    <w:rsid w:val="00B171CB"/>
    <w:rsid w:val="00B201BA"/>
    <w:rsid w:val="00B2022F"/>
    <w:rsid w:val="00B211AD"/>
    <w:rsid w:val="00B2239C"/>
    <w:rsid w:val="00B239BE"/>
    <w:rsid w:val="00B23FD9"/>
    <w:rsid w:val="00B24642"/>
    <w:rsid w:val="00B24D42"/>
    <w:rsid w:val="00B267D1"/>
    <w:rsid w:val="00B27551"/>
    <w:rsid w:val="00B2759F"/>
    <w:rsid w:val="00B309C1"/>
    <w:rsid w:val="00B31556"/>
    <w:rsid w:val="00B32EF1"/>
    <w:rsid w:val="00B330DD"/>
    <w:rsid w:val="00B334DA"/>
    <w:rsid w:val="00B34B00"/>
    <w:rsid w:val="00B34BF6"/>
    <w:rsid w:val="00B354F0"/>
    <w:rsid w:val="00B3572B"/>
    <w:rsid w:val="00B35FF3"/>
    <w:rsid w:val="00B365B9"/>
    <w:rsid w:val="00B3682F"/>
    <w:rsid w:val="00B36D97"/>
    <w:rsid w:val="00B417A7"/>
    <w:rsid w:val="00B4182E"/>
    <w:rsid w:val="00B41F61"/>
    <w:rsid w:val="00B4219A"/>
    <w:rsid w:val="00B435E2"/>
    <w:rsid w:val="00B44B00"/>
    <w:rsid w:val="00B45E1F"/>
    <w:rsid w:val="00B505ED"/>
    <w:rsid w:val="00B53604"/>
    <w:rsid w:val="00B53725"/>
    <w:rsid w:val="00B54292"/>
    <w:rsid w:val="00B54EEB"/>
    <w:rsid w:val="00B55350"/>
    <w:rsid w:val="00B554F0"/>
    <w:rsid w:val="00B560E3"/>
    <w:rsid w:val="00B5631E"/>
    <w:rsid w:val="00B565F2"/>
    <w:rsid w:val="00B566D1"/>
    <w:rsid w:val="00B56A09"/>
    <w:rsid w:val="00B5738A"/>
    <w:rsid w:val="00B6015D"/>
    <w:rsid w:val="00B605DF"/>
    <w:rsid w:val="00B60634"/>
    <w:rsid w:val="00B60FB0"/>
    <w:rsid w:val="00B62860"/>
    <w:rsid w:val="00B62A2B"/>
    <w:rsid w:val="00B63C7C"/>
    <w:rsid w:val="00B647CC"/>
    <w:rsid w:val="00B659B7"/>
    <w:rsid w:val="00B65B41"/>
    <w:rsid w:val="00B65FD2"/>
    <w:rsid w:val="00B66F82"/>
    <w:rsid w:val="00B6767E"/>
    <w:rsid w:val="00B678F5"/>
    <w:rsid w:val="00B67AE4"/>
    <w:rsid w:val="00B70A09"/>
    <w:rsid w:val="00B72182"/>
    <w:rsid w:val="00B7234C"/>
    <w:rsid w:val="00B72419"/>
    <w:rsid w:val="00B73FA7"/>
    <w:rsid w:val="00B7570C"/>
    <w:rsid w:val="00B7588B"/>
    <w:rsid w:val="00B75B82"/>
    <w:rsid w:val="00B75EF0"/>
    <w:rsid w:val="00B76C17"/>
    <w:rsid w:val="00B76F1B"/>
    <w:rsid w:val="00B7795F"/>
    <w:rsid w:val="00B8102D"/>
    <w:rsid w:val="00B8164D"/>
    <w:rsid w:val="00B81B7F"/>
    <w:rsid w:val="00B82783"/>
    <w:rsid w:val="00B838D5"/>
    <w:rsid w:val="00B84FE4"/>
    <w:rsid w:val="00B856FE"/>
    <w:rsid w:val="00B85939"/>
    <w:rsid w:val="00B86C9E"/>
    <w:rsid w:val="00B873C0"/>
    <w:rsid w:val="00B87435"/>
    <w:rsid w:val="00B8750A"/>
    <w:rsid w:val="00B87548"/>
    <w:rsid w:val="00B91565"/>
    <w:rsid w:val="00B91F61"/>
    <w:rsid w:val="00B9250C"/>
    <w:rsid w:val="00B93317"/>
    <w:rsid w:val="00B93DB7"/>
    <w:rsid w:val="00B95BAF"/>
    <w:rsid w:val="00B9614F"/>
    <w:rsid w:val="00B96AC2"/>
    <w:rsid w:val="00BA02DA"/>
    <w:rsid w:val="00BA1078"/>
    <w:rsid w:val="00BA159E"/>
    <w:rsid w:val="00BA29CB"/>
    <w:rsid w:val="00BA4974"/>
    <w:rsid w:val="00BA53D5"/>
    <w:rsid w:val="00BA6C19"/>
    <w:rsid w:val="00BA7B25"/>
    <w:rsid w:val="00BA7D40"/>
    <w:rsid w:val="00BB1963"/>
    <w:rsid w:val="00BB1FC7"/>
    <w:rsid w:val="00BB298A"/>
    <w:rsid w:val="00BB2CCF"/>
    <w:rsid w:val="00BB381C"/>
    <w:rsid w:val="00BB3925"/>
    <w:rsid w:val="00BB399A"/>
    <w:rsid w:val="00BB4EC6"/>
    <w:rsid w:val="00BB5A80"/>
    <w:rsid w:val="00BB6117"/>
    <w:rsid w:val="00BB6FA1"/>
    <w:rsid w:val="00BB73DA"/>
    <w:rsid w:val="00BB775A"/>
    <w:rsid w:val="00BB7A20"/>
    <w:rsid w:val="00BB7EF0"/>
    <w:rsid w:val="00BBE6CC"/>
    <w:rsid w:val="00BC0744"/>
    <w:rsid w:val="00BC0CF3"/>
    <w:rsid w:val="00BC2255"/>
    <w:rsid w:val="00BC28C7"/>
    <w:rsid w:val="00BC2A2A"/>
    <w:rsid w:val="00BC3F0B"/>
    <w:rsid w:val="00BC41AE"/>
    <w:rsid w:val="00BC688E"/>
    <w:rsid w:val="00BC7662"/>
    <w:rsid w:val="00BD060B"/>
    <w:rsid w:val="00BD0D5E"/>
    <w:rsid w:val="00BD1070"/>
    <w:rsid w:val="00BD14BE"/>
    <w:rsid w:val="00BD16A8"/>
    <w:rsid w:val="00BD1B89"/>
    <w:rsid w:val="00BD2EFC"/>
    <w:rsid w:val="00BD725C"/>
    <w:rsid w:val="00BE0295"/>
    <w:rsid w:val="00BE0FB1"/>
    <w:rsid w:val="00BE25B1"/>
    <w:rsid w:val="00BE2663"/>
    <w:rsid w:val="00BE34AA"/>
    <w:rsid w:val="00BE3F25"/>
    <w:rsid w:val="00BE48A6"/>
    <w:rsid w:val="00BE4F4E"/>
    <w:rsid w:val="00BE58D3"/>
    <w:rsid w:val="00BE7070"/>
    <w:rsid w:val="00BE7F75"/>
    <w:rsid w:val="00BF0596"/>
    <w:rsid w:val="00BF0866"/>
    <w:rsid w:val="00BF0DAD"/>
    <w:rsid w:val="00BF0E06"/>
    <w:rsid w:val="00BF0F74"/>
    <w:rsid w:val="00BF1346"/>
    <w:rsid w:val="00BF185E"/>
    <w:rsid w:val="00BF27B5"/>
    <w:rsid w:val="00BF297F"/>
    <w:rsid w:val="00BF3D12"/>
    <w:rsid w:val="00BF3FE0"/>
    <w:rsid w:val="00BF40B3"/>
    <w:rsid w:val="00BF5052"/>
    <w:rsid w:val="00BF5951"/>
    <w:rsid w:val="00BF5C19"/>
    <w:rsid w:val="00BF6394"/>
    <w:rsid w:val="00BF63A1"/>
    <w:rsid w:val="00BF7BA9"/>
    <w:rsid w:val="00BF7DB0"/>
    <w:rsid w:val="00C006C0"/>
    <w:rsid w:val="00C00C8F"/>
    <w:rsid w:val="00C01CBB"/>
    <w:rsid w:val="00C0215D"/>
    <w:rsid w:val="00C02645"/>
    <w:rsid w:val="00C03287"/>
    <w:rsid w:val="00C0344C"/>
    <w:rsid w:val="00C03BA7"/>
    <w:rsid w:val="00C05575"/>
    <w:rsid w:val="00C05669"/>
    <w:rsid w:val="00C05F02"/>
    <w:rsid w:val="00C068A7"/>
    <w:rsid w:val="00C07D85"/>
    <w:rsid w:val="00C10E38"/>
    <w:rsid w:val="00C11746"/>
    <w:rsid w:val="00C124EC"/>
    <w:rsid w:val="00C125BE"/>
    <w:rsid w:val="00C128C8"/>
    <w:rsid w:val="00C13A19"/>
    <w:rsid w:val="00C13DFA"/>
    <w:rsid w:val="00C1764E"/>
    <w:rsid w:val="00C201BE"/>
    <w:rsid w:val="00C20307"/>
    <w:rsid w:val="00C20520"/>
    <w:rsid w:val="00C207B2"/>
    <w:rsid w:val="00C21AC6"/>
    <w:rsid w:val="00C22174"/>
    <w:rsid w:val="00C22B77"/>
    <w:rsid w:val="00C22F00"/>
    <w:rsid w:val="00C23623"/>
    <w:rsid w:val="00C23B5B"/>
    <w:rsid w:val="00C2430A"/>
    <w:rsid w:val="00C2705C"/>
    <w:rsid w:val="00C2723D"/>
    <w:rsid w:val="00C30F20"/>
    <w:rsid w:val="00C311B3"/>
    <w:rsid w:val="00C343AF"/>
    <w:rsid w:val="00C358D9"/>
    <w:rsid w:val="00C364A7"/>
    <w:rsid w:val="00C36A6A"/>
    <w:rsid w:val="00C36BBA"/>
    <w:rsid w:val="00C401BF"/>
    <w:rsid w:val="00C40A52"/>
    <w:rsid w:val="00C40D40"/>
    <w:rsid w:val="00C40F75"/>
    <w:rsid w:val="00C41360"/>
    <w:rsid w:val="00C418ED"/>
    <w:rsid w:val="00C42F78"/>
    <w:rsid w:val="00C4327A"/>
    <w:rsid w:val="00C436B6"/>
    <w:rsid w:val="00C44535"/>
    <w:rsid w:val="00C45DBC"/>
    <w:rsid w:val="00C46446"/>
    <w:rsid w:val="00C46D65"/>
    <w:rsid w:val="00C46E85"/>
    <w:rsid w:val="00C4717E"/>
    <w:rsid w:val="00C47723"/>
    <w:rsid w:val="00C47888"/>
    <w:rsid w:val="00C479EA"/>
    <w:rsid w:val="00C528FF"/>
    <w:rsid w:val="00C538FF"/>
    <w:rsid w:val="00C54816"/>
    <w:rsid w:val="00C5513E"/>
    <w:rsid w:val="00C55220"/>
    <w:rsid w:val="00C55462"/>
    <w:rsid w:val="00C55A4E"/>
    <w:rsid w:val="00C56635"/>
    <w:rsid w:val="00C57C74"/>
    <w:rsid w:val="00C6193E"/>
    <w:rsid w:val="00C61D1F"/>
    <w:rsid w:val="00C61E81"/>
    <w:rsid w:val="00C62B8A"/>
    <w:rsid w:val="00C62DA0"/>
    <w:rsid w:val="00C63E3C"/>
    <w:rsid w:val="00C6501D"/>
    <w:rsid w:val="00C653D3"/>
    <w:rsid w:val="00C6688B"/>
    <w:rsid w:val="00C66C23"/>
    <w:rsid w:val="00C66DC0"/>
    <w:rsid w:val="00C66EE8"/>
    <w:rsid w:val="00C67C72"/>
    <w:rsid w:val="00C67DAA"/>
    <w:rsid w:val="00C71E4A"/>
    <w:rsid w:val="00C72845"/>
    <w:rsid w:val="00C72CC6"/>
    <w:rsid w:val="00C73181"/>
    <w:rsid w:val="00C734EE"/>
    <w:rsid w:val="00C735F5"/>
    <w:rsid w:val="00C7414C"/>
    <w:rsid w:val="00C74745"/>
    <w:rsid w:val="00C756BB"/>
    <w:rsid w:val="00C75931"/>
    <w:rsid w:val="00C75E69"/>
    <w:rsid w:val="00C760ED"/>
    <w:rsid w:val="00C774A6"/>
    <w:rsid w:val="00C77853"/>
    <w:rsid w:val="00C77EF3"/>
    <w:rsid w:val="00C800D9"/>
    <w:rsid w:val="00C8095E"/>
    <w:rsid w:val="00C81609"/>
    <w:rsid w:val="00C81677"/>
    <w:rsid w:val="00C8228E"/>
    <w:rsid w:val="00C827E1"/>
    <w:rsid w:val="00C832CF"/>
    <w:rsid w:val="00C83D57"/>
    <w:rsid w:val="00C83EBD"/>
    <w:rsid w:val="00C83F35"/>
    <w:rsid w:val="00C85049"/>
    <w:rsid w:val="00C85DB4"/>
    <w:rsid w:val="00C86678"/>
    <w:rsid w:val="00C869C9"/>
    <w:rsid w:val="00C86BA5"/>
    <w:rsid w:val="00C90296"/>
    <w:rsid w:val="00C91E97"/>
    <w:rsid w:val="00C92AE3"/>
    <w:rsid w:val="00C92EE2"/>
    <w:rsid w:val="00C93115"/>
    <w:rsid w:val="00C93240"/>
    <w:rsid w:val="00C9398B"/>
    <w:rsid w:val="00C93EE7"/>
    <w:rsid w:val="00C93F66"/>
    <w:rsid w:val="00C947A6"/>
    <w:rsid w:val="00C94DF0"/>
    <w:rsid w:val="00C94E56"/>
    <w:rsid w:val="00C9540B"/>
    <w:rsid w:val="00C95CDF"/>
    <w:rsid w:val="00C96597"/>
    <w:rsid w:val="00C96BF5"/>
    <w:rsid w:val="00C9761F"/>
    <w:rsid w:val="00C9781A"/>
    <w:rsid w:val="00C97AE9"/>
    <w:rsid w:val="00C97F76"/>
    <w:rsid w:val="00C97F86"/>
    <w:rsid w:val="00CA0074"/>
    <w:rsid w:val="00CA07C8"/>
    <w:rsid w:val="00CA0970"/>
    <w:rsid w:val="00CA1197"/>
    <w:rsid w:val="00CA2695"/>
    <w:rsid w:val="00CA3D03"/>
    <w:rsid w:val="00CA3DBE"/>
    <w:rsid w:val="00CA4D99"/>
    <w:rsid w:val="00CA52A9"/>
    <w:rsid w:val="00CA5C11"/>
    <w:rsid w:val="00CA648D"/>
    <w:rsid w:val="00CA6D0A"/>
    <w:rsid w:val="00CA7762"/>
    <w:rsid w:val="00CA7BFD"/>
    <w:rsid w:val="00CA7C75"/>
    <w:rsid w:val="00CB10C4"/>
    <w:rsid w:val="00CB1555"/>
    <w:rsid w:val="00CB1576"/>
    <w:rsid w:val="00CB21A7"/>
    <w:rsid w:val="00CB33C2"/>
    <w:rsid w:val="00CB3CAE"/>
    <w:rsid w:val="00CB403D"/>
    <w:rsid w:val="00CB490C"/>
    <w:rsid w:val="00CB5C37"/>
    <w:rsid w:val="00CB62CC"/>
    <w:rsid w:val="00CB7178"/>
    <w:rsid w:val="00CB7AB4"/>
    <w:rsid w:val="00CB7E84"/>
    <w:rsid w:val="00CC33ED"/>
    <w:rsid w:val="00CC490A"/>
    <w:rsid w:val="00CC4991"/>
    <w:rsid w:val="00CC4A50"/>
    <w:rsid w:val="00CC51DE"/>
    <w:rsid w:val="00CC7A90"/>
    <w:rsid w:val="00CD045E"/>
    <w:rsid w:val="00CD151F"/>
    <w:rsid w:val="00CD1A7F"/>
    <w:rsid w:val="00CD2123"/>
    <w:rsid w:val="00CD2871"/>
    <w:rsid w:val="00CD2BF4"/>
    <w:rsid w:val="00CD31F9"/>
    <w:rsid w:val="00CD3760"/>
    <w:rsid w:val="00CD3CEE"/>
    <w:rsid w:val="00CD4BB1"/>
    <w:rsid w:val="00CD5441"/>
    <w:rsid w:val="00CD6263"/>
    <w:rsid w:val="00CD6B2A"/>
    <w:rsid w:val="00CD7757"/>
    <w:rsid w:val="00CE1455"/>
    <w:rsid w:val="00CE2D54"/>
    <w:rsid w:val="00CE341C"/>
    <w:rsid w:val="00CE35B6"/>
    <w:rsid w:val="00CE4584"/>
    <w:rsid w:val="00CE57B6"/>
    <w:rsid w:val="00CE621E"/>
    <w:rsid w:val="00CE67C5"/>
    <w:rsid w:val="00CE68C6"/>
    <w:rsid w:val="00CF0047"/>
    <w:rsid w:val="00CF0594"/>
    <w:rsid w:val="00CF0FEE"/>
    <w:rsid w:val="00CF12D6"/>
    <w:rsid w:val="00CF1C55"/>
    <w:rsid w:val="00CF2CE2"/>
    <w:rsid w:val="00CF3054"/>
    <w:rsid w:val="00CF5480"/>
    <w:rsid w:val="00CF5777"/>
    <w:rsid w:val="00CF59B1"/>
    <w:rsid w:val="00CF6400"/>
    <w:rsid w:val="00D01E9A"/>
    <w:rsid w:val="00D02DF1"/>
    <w:rsid w:val="00D03465"/>
    <w:rsid w:val="00D039AF"/>
    <w:rsid w:val="00D0404A"/>
    <w:rsid w:val="00D046D5"/>
    <w:rsid w:val="00D049D2"/>
    <w:rsid w:val="00D079F6"/>
    <w:rsid w:val="00D07D72"/>
    <w:rsid w:val="00D07E72"/>
    <w:rsid w:val="00D114D1"/>
    <w:rsid w:val="00D12828"/>
    <w:rsid w:val="00D1335D"/>
    <w:rsid w:val="00D13373"/>
    <w:rsid w:val="00D134A3"/>
    <w:rsid w:val="00D13E43"/>
    <w:rsid w:val="00D15E6E"/>
    <w:rsid w:val="00D1624A"/>
    <w:rsid w:val="00D16C4B"/>
    <w:rsid w:val="00D1792B"/>
    <w:rsid w:val="00D179BA"/>
    <w:rsid w:val="00D17FC8"/>
    <w:rsid w:val="00D2058B"/>
    <w:rsid w:val="00D206B6"/>
    <w:rsid w:val="00D210D9"/>
    <w:rsid w:val="00D21CBD"/>
    <w:rsid w:val="00D21F55"/>
    <w:rsid w:val="00D22225"/>
    <w:rsid w:val="00D22BA5"/>
    <w:rsid w:val="00D241A5"/>
    <w:rsid w:val="00D25074"/>
    <w:rsid w:val="00D25296"/>
    <w:rsid w:val="00D2547C"/>
    <w:rsid w:val="00D26B46"/>
    <w:rsid w:val="00D26D01"/>
    <w:rsid w:val="00D27375"/>
    <w:rsid w:val="00D275CA"/>
    <w:rsid w:val="00D27B37"/>
    <w:rsid w:val="00D31EF1"/>
    <w:rsid w:val="00D3274D"/>
    <w:rsid w:val="00D331C3"/>
    <w:rsid w:val="00D3395D"/>
    <w:rsid w:val="00D33D5B"/>
    <w:rsid w:val="00D342F3"/>
    <w:rsid w:val="00D34592"/>
    <w:rsid w:val="00D34608"/>
    <w:rsid w:val="00D34B2A"/>
    <w:rsid w:val="00D36C68"/>
    <w:rsid w:val="00D3741B"/>
    <w:rsid w:val="00D37D14"/>
    <w:rsid w:val="00D406A7"/>
    <w:rsid w:val="00D426EE"/>
    <w:rsid w:val="00D42EC3"/>
    <w:rsid w:val="00D4368E"/>
    <w:rsid w:val="00D43C88"/>
    <w:rsid w:val="00D446FA"/>
    <w:rsid w:val="00D44807"/>
    <w:rsid w:val="00D45112"/>
    <w:rsid w:val="00D4546A"/>
    <w:rsid w:val="00D45BDD"/>
    <w:rsid w:val="00D46379"/>
    <w:rsid w:val="00D46C7C"/>
    <w:rsid w:val="00D47B4E"/>
    <w:rsid w:val="00D47E3F"/>
    <w:rsid w:val="00D50942"/>
    <w:rsid w:val="00D51005"/>
    <w:rsid w:val="00D516F3"/>
    <w:rsid w:val="00D51935"/>
    <w:rsid w:val="00D523A1"/>
    <w:rsid w:val="00D53292"/>
    <w:rsid w:val="00D535D0"/>
    <w:rsid w:val="00D53A51"/>
    <w:rsid w:val="00D53E5F"/>
    <w:rsid w:val="00D544DF"/>
    <w:rsid w:val="00D54B3A"/>
    <w:rsid w:val="00D55596"/>
    <w:rsid w:val="00D56190"/>
    <w:rsid w:val="00D5654A"/>
    <w:rsid w:val="00D56C04"/>
    <w:rsid w:val="00D60060"/>
    <w:rsid w:val="00D60461"/>
    <w:rsid w:val="00D60A7D"/>
    <w:rsid w:val="00D60EEE"/>
    <w:rsid w:val="00D610A5"/>
    <w:rsid w:val="00D61DF8"/>
    <w:rsid w:val="00D641E8"/>
    <w:rsid w:val="00D65650"/>
    <w:rsid w:val="00D66B9B"/>
    <w:rsid w:val="00D675DE"/>
    <w:rsid w:val="00D67ACF"/>
    <w:rsid w:val="00D70924"/>
    <w:rsid w:val="00D71B32"/>
    <w:rsid w:val="00D71C56"/>
    <w:rsid w:val="00D71F6C"/>
    <w:rsid w:val="00D72390"/>
    <w:rsid w:val="00D72CBA"/>
    <w:rsid w:val="00D73048"/>
    <w:rsid w:val="00D7349E"/>
    <w:rsid w:val="00D739C6"/>
    <w:rsid w:val="00D73ABA"/>
    <w:rsid w:val="00D73E2C"/>
    <w:rsid w:val="00D741BD"/>
    <w:rsid w:val="00D746D1"/>
    <w:rsid w:val="00D74CCC"/>
    <w:rsid w:val="00D74F95"/>
    <w:rsid w:val="00D75006"/>
    <w:rsid w:val="00D753D0"/>
    <w:rsid w:val="00D7591A"/>
    <w:rsid w:val="00D76F15"/>
    <w:rsid w:val="00D801E5"/>
    <w:rsid w:val="00D80D41"/>
    <w:rsid w:val="00D818ED"/>
    <w:rsid w:val="00D81DBC"/>
    <w:rsid w:val="00D8410E"/>
    <w:rsid w:val="00D84B23"/>
    <w:rsid w:val="00D84FEE"/>
    <w:rsid w:val="00D856F4"/>
    <w:rsid w:val="00D85D78"/>
    <w:rsid w:val="00D874CE"/>
    <w:rsid w:val="00D91064"/>
    <w:rsid w:val="00D91FA5"/>
    <w:rsid w:val="00D921C0"/>
    <w:rsid w:val="00D928B6"/>
    <w:rsid w:val="00D92923"/>
    <w:rsid w:val="00D9351B"/>
    <w:rsid w:val="00D9358C"/>
    <w:rsid w:val="00D93A97"/>
    <w:rsid w:val="00D94F1B"/>
    <w:rsid w:val="00D953B0"/>
    <w:rsid w:val="00D96153"/>
    <w:rsid w:val="00D96302"/>
    <w:rsid w:val="00D976D8"/>
    <w:rsid w:val="00D977EE"/>
    <w:rsid w:val="00DA0197"/>
    <w:rsid w:val="00DA0FB1"/>
    <w:rsid w:val="00DA1430"/>
    <w:rsid w:val="00DA275F"/>
    <w:rsid w:val="00DA342A"/>
    <w:rsid w:val="00DA3AC5"/>
    <w:rsid w:val="00DA4548"/>
    <w:rsid w:val="00DA5DDE"/>
    <w:rsid w:val="00DA6687"/>
    <w:rsid w:val="00DA738D"/>
    <w:rsid w:val="00DA7503"/>
    <w:rsid w:val="00DB006E"/>
    <w:rsid w:val="00DB04AD"/>
    <w:rsid w:val="00DB123D"/>
    <w:rsid w:val="00DB1AD6"/>
    <w:rsid w:val="00DB21EE"/>
    <w:rsid w:val="00DB277F"/>
    <w:rsid w:val="00DB2AF7"/>
    <w:rsid w:val="00DB32BF"/>
    <w:rsid w:val="00DB4922"/>
    <w:rsid w:val="00DB53CA"/>
    <w:rsid w:val="00DB5BC4"/>
    <w:rsid w:val="00DB66F0"/>
    <w:rsid w:val="00DB7A80"/>
    <w:rsid w:val="00DC05D1"/>
    <w:rsid w:val="00DC0785"/>
    <w:rsid w:val="00DC15AA"/>
    <w:rsid w:val="00DC1BFE"/>
    <w:rsid w:val="00DC31A8"/>
    <w:rsid w:val="00DC3B0F"/>
    <w:rsid w:val="00DC3C14"/>
    <w:rsid w:val="00DC4895"/>
    <w:rsid w:val="00DC596B"/>
    <w:rsid w:val="00DC59FA"/>
    <w:rsid w:val="00DC70B1"/>
    <w:rsid w:val="00DD00C8"/>
    <w:rsid w:val="00DD01FE"/>
    <w:rsid w:val="00DD10D8"/>
    <w:rsid w:val="00DD1336"/>
    <w:rsid w:val="00DD134C"/>
    <w:rsid w:val="00DD1B0E"/>
    <w:rsid w:val="00DD285D"/>
    <w:rsid w:val="00DD29FA"/>
    <w:rsid w:val="00DD4C44"/>
    <w:rsid w:val="00DD4EE6"/>
    <w:rsid w:val="00DD5DF8"/>
    <w:rsid w:val="00DD6ED6"/>
    <w:rsid w:val="00DD703F"/>
    <w:rsid w:val="00DD74E0"/>
    <w:rsid w:val="00DD75A5"/>
    <w:rsid w:val="00DD799C"/>
    <w:rsid w:val="00DD7B9A"/>
    <w:rsid w:val="00DE01FC"/>
    <w:rsid w:val="00DE11CE"/>
    <w:rsid w:val="00DE1273"/>
    <w:rsid w:val="00DE1399"/>
    <w:rsid w:val="00DE18D1"/>
    <w:rsid w:val="00DE1C8E"/>
    <w:rsid w:val="00DE323E"/>
    <w:rsid w:val="00DE33EC"/>
    <w:rsid w:val="00DE4956"/>
    <w:rsid w:val="00DE4E71"/>
    <w:rsid w:val="00DE54DF"/>
    <w:rsid w:val="00DE6713"/>
    <w:rsid w:val="00DE674C"/>
    <w:rsid w:val="00DE683F"/>
    <w:rsid w:val="00DE73F3"/>
    <w:rsid w:val="00DE7891"/>
    <w:rsid w:val="00DF08E9"/>
    <w:rsid w:val="00DF1397"/>
    <w:rsid w:val="00DF3014"/>
    <w:rsid w:val="00DF330E"/>
    <w:rsid w:val="00DF6955"/>
    <w:rsid w:val="00DF7253"/>
    <w:rsid w:val="00DF72EF"/>
    <w:rsid w:val="00DF78BC"/>
    <w:rsid w:val="00E00029"/>
    <w:rsid w:val="00E007B6"/>
    <w:rsid w:val="00E010EF"/>
    <w:rsid w:val="00E013FD"/>
    <w:rsid w:val="00E0185A"/>
    <w:rsid w:val="00E02395"/>
    <w:rsid w:val="00E03D53"/>
    <w:rsid w:val="00E03FD7"/>
    <w:rsid w:val="00E0452D"/>
    <w:rsid w:val="00E045BC"/>
    <w:rsid w:val="00E04F97"/>
    <w:rsid w:val="00E04FD1"/>
    <w:rsid w:val="00E052BA"/>
    <w:rsid w:val="00E068C2"/>
    <w:rsid w:val="00E0759D"/>
    <w:rsid w:val="00E07D21"/>
    <w:rsid w:val="00E07D97"/>
    <w:rsid w:val="00E07ED2"/>
    <w:rsid w:val="00E10802"/>
    <w:rsid w:val="00E115AC"/>
    <w:rsid w:val="00E11BF8"/>
    <w:rsid w:val="00E12262"/>
    <w:rsid w:val="00E130FB"/>
    <w:rsid w:val="00E14142"/>
    <w:rsid w:val="00E15692"/>
    <w:rsid w:val="00E156A8"/>
    <w:rsid w:val="00E15E0F"/>
    <w:rsid w:val="00E16495"/>
    <w:rsid w:val="00E17CA2"/>
    <w:rsid w:val="00E2062C"/>
    <w:rsid w:val="00E20E4C"/>
    <w:rsid w:val="00E215F8"/>
    <w:rsid w:val="00E2164F"/>
    <w:rsid w:val="00E21878"/>
    <w:rsid w:val="00E21E16"/>
    <w:rsid w:val="00E21E1A"/>
    <w:rsid w:val="00E22148"/>
    <w:rsid w:val="00E22420"/>
    <w:rsid w:val="00E22D63"/>
    <w:rsid w:val="00E23038"/>
    <w:rsid w:val="00E242BB"/>
    <w:rsid w:val="00E24C0D"/>
    <w:rsid w:val="00E25E8B"/>
    <w:rsid w:val="00E25F0E"/>
    <w:rsid w:val="00E26B52"/>
    <w:rsid w:val="00E27078"/>
    <w:rsid w:val="00E276ED"/>
    <w:rsid w:val="00E312E2"/>
    <w:rsid w:val="00E31AE5"/>
    <w:rsid w:val="00E31C3C"/>
    <w:rsid w:val="00E33667"/>
    <w:rsid w:val="00E33BC5"/>
    <w:rsid w:val="00E34FDF"/>
    <w:rsid w:val="00E35493"/>
    <w:rsid w:val="00E3584D"/>
    <w:rsid w:val="00E35D67"/>
    <w:rsid w:val="00E367AD"/>
    <w:rsid w:val="00E367F4"/>
    <w:rsid w:val="00E36D81"/>
    <w:rsid w:val="00E4144B"/>
    <w:rsid w:val="00E428A3"/>
    <w:rsid w:val="00E4291D"/>
    <w:rsid w:val="00E42AA4"/>
    <w:rsid w:val="00E43B3F"/>
    <w:rsid w:val="00E43BA5"/>
    <w:rsid w:val="00E43EFD"/>
    <w:rsid w:val="00E43FCA"/>
    <w:rsid w:val="00E44B28"/>
    <w:rsid w:val="00E44B6D"/>
    <w:rsid w:val="00E44D2C"/>
    <w:rsid w:val="00E44F5D"/>
    <w:rsid w:val="00E4581C"/>
    <w:rsid w:val="00E464BF"/>
    <w:rsid w:val="00E502A4"/>
    <w:rsid w:val="00E50938"/>
    <w:rsid w:val="00E50AD9"/>
    <w:rsid w:val="00E50ED0"/>
    <w:rsid w:val="00E525FF"/>
    <w:rsid w:val="00E52A1C"/>
    <w:rsid w:val="00E52BC5"/>
    <w:rsid w:val="00E52E19"/>
    <w:rsid w:val="00E53B78"/>
    <w:rsid w:val="00E53C8C"/>
    <w:rsid w:val="00E53F1C"/>
    <w:rsid w:val="00E5426F"/>
    <w:rsid w:val="00E54A1B"/>
    <w:rsid w:val="00E560A0"/>
    <w:rsid w:val="00E56738"/>
    <w:rsid w:val="00E609D2"/>
    <w:rsid w:val="00E60FC7"/>
    <w:rsid w:val="00E61E74"/>
    <w:rsid w:val="00E63B5D"/>
    <w:rsid w:val="00E648C7"/>
    <w:rsid w:val="00E64A67"/>
    <w:rsid w:val="00E64C81"/>
    <w:rsid w:val="00E65293"/>
    <w:rsid w:val="00E65807"/>
    <w:rsid w:val="00E6610D"/>
    <w:rsid w:val="00E66EF9"/>
    <w:rsid w:val="00E676CF"/>
    <w:rsid w:val="00E67F5E"/>
    <w:rsid w:val="00E70637"/>
    <w:rsid w:val="00E71E8C"/>
    <w:rsid w:val="00E729ED"/>
    <w:rsid w:val="00E750F9"/>
    <w:rsid w:val="00E7547E"/>
    <w:rsid w:val="00E757A4"/>
    <w:rsid w:val="00E758E9"/>
    <w:rsid w:val="00E76EE6"/>
    <w:rsid w:val="00E8027D"/>
    <w:rsid w:val="00E80BFD"/>
    <w:rsid w:val="00E8254F"/>
    <w:rsid w:val="00E84483"/>
    <w:rsid w:val="00E84B08"/>
    <w:rsid w:val="00E863F5"/>
    <w:rsid w:val="00E90072"/>
    <w:rsid w:val="00E907B2"/>
    <w:rsid w:val="00E9082C"/>
    <w:rsid w:val="00E90BE1"/>
    <w:rsid w:val="00E90D87"/>
    <w:rsid w:val="00E91A5E"/>
    <w:rsid w:val="00E91E6A"/>
    <w:rsid w:val="00E93AB4"/>
    <w:rsid w:val="00E94000"/>
    <w:rsid w:val="00E9463A"/>
    <w:rsid w:val="00E965AF"/>
    <w:rsid w:val="00E96890"/>
    <w:rsid w:val="00E97838"/>
    <w:rsid w:val="00EA15F4"/>
    <w:rsid w:val="00EA186E"/>
    <w:rsid w:val="00EA264E"/>
    <w:rsid w:val="00EA2FAA"/>
    <w:rsid w:val="00EA3DC8"/>
    <w:rsid w:val="00EA441C"/>
    <w:rsid w:val="00EA4595"/>
    <w:rsid w:val="00EA6115"/>
    <w:rsid w:val="00EA7CA5"/>
    <w:rsid w:val="00EB07E1"/>
    <w:rsid w:val="00EB0E0C"/>
    <w:rsid w:val="00EB0FF2"/>
    <w:rsid w:val="00EB12A4"/>
    <w:rsid w:val="00EB1DE9"/>
    <w:rsid w:val="00EB2C91"/>
    <w:rsid w:val="00EB44BE"/>
    <w:rsid w:val="00EB504F"/>
    <w:rsid w:val="00EB515A"/>
    <w:rsid w:val="00EB5527"/>
    <w:rsid w:val="00EB5AA0"/>
    <w:rsid w:val="00EB5B5A"/>
    <w:rsid w:val="00EB61FC"/>
    <w:rsid w:val="00EB74FA"/>
    <w:rsid w:val="00EB7922"/>
    <w:rsid w:val="00EB79E2"/>
    <w:rsid w:val="00EC0453"/>
    <w:rsid w:val="00EC0A9D"/>
    <w:rsid w:val="00EC0E05"/>
    <w:rsid w:val="00EC1D98"/>
    <w:rsid w:val="00EC1F7C"/>
    <w:rsid w:val="00EC2052"/>
    <w:rsid w:val="00EC2690"/>
    <w:rsid w:val="00EC298A"/>
    <w:rsid w:val="00EC3CBA"/>
    <w:rsid w:val="00EC5169"/>
    <w:rsid w:val="00EC5925"/>
    <w:rsid w:val="00EC6EC7"/>
    <w:rsid w:val="00ED0A88"/>
    <w:rsid w:val="00ED1B2A"/>
    <w:rsid w:val="00ED24D1"/>
    <w:rsid w:val="00ED4972"/>
    <w:rsid w:val="00ED50F4"/>
    <w:rsid w:val="00ED5C93"/>
    <w:rsid w:val="00ED714D"/>
    <w:rsid w:val="00ED7321"/>
    <w:rsid w:val="00ED771F"/>
    <w:rsid w:val="00EE08C2"/>
    <w:rsid w:val="00EE1E38"/>
    <w:rsid w:val="00EE2278"/>
    <w:rsid w:val="00EE2470"/>
    <w:rsid w:val="00EE3563"/>
    <w:rsid w:val="00EE36F0"/>
    <w:rsid w:val="00EE3EA4"/>
    <w:rsid w:val="00EE3EAD"/>
    <w:rsid w:val="00EE4669"/>
    <w:rsid w:val="00EE783F"/>
    <w:rsid w:val="00EE7EA2"/>
    <w:rsid w:val="00EF0CB5"/>
    <w:rsid w:val="00EF0F59"/>
    <w:rsid w:val="00EF1D7E"/>
    <w:rsid w:val="00EF22DE"/>
    <w:rsid w:val="00EF28B8"/>
    <w:rsid w:val="00EF2D9B"/>
    <w:rsid w:val="00EF3D91"/>
    <w:rsid w:val="00EF59D7"/>
    <w:rsid w:val="00EF5A2A"/>
    <w:rsid w:val="00EF5C67"/>
    <w:rsid w:val="00EF6012"/>
    <w:rsid w:val="00EF64FB"/>
    <w:rsid w:val="00EF6CB5"/>
    <w:rsid w:val="00F00486"/>
    <w:rsid w:val="00F00669"/>
    <w:rsid w:val="00F014C7"/>
    <w:rsid w:val="00F01BEA"/>
    <w:rsid w:val="00F024E0"/>
    <w:rsid w:val="00F0270B"/>
    <w:rsid w:val="00F02908"/>
    <w:rsid w:val="00F02A97"/>
    <w:rsid w:val="00F04D17"/>
    <w:rsid w:val="00F04F44"/>
    <w:rsid w:val="00F05579"/>
    <w:rsid w:val="00F06135"/>
    <w:rsid w:val="00F06B51"/>
    <w:rsid w:val="00F07A84"/>
    <w:rsid w:val="00F1076E"/>
    <w:rsid w:val="00F10A8C"/>
    <w:rsid w:val="00F10C36"/>
    <w:rsid w:val="00F11356"/>
    <w:rsid w:val="00F11694"/>
    <w:rsid w:val="00F11C14"/>
    <w:rsid w:val="00F11C5D"/>
    <w:rsid w:val="00F13555"/>
    <w:rsid w:val="00F13567"/>
    <w:rsid w:val="00F1440F"/>
    <w:rsid w:val="00F152BA"/>
    <w:rsid w:val="00F15594"/>
    <w:rsid w:val="00F202F8"/>
    <w:rsid w:val="00F20EAE"/>
    <w:rsid w:val="00F21B3B"/>
    <w:rsid w:val="00F22CA7"/>
    <w:rsid w:val="00F23F7C"/>
    <w:rsid w:val="00F26B13"/>
    <w:rsid w:val="00F26DEC"/>
    <w:rsid w:val="00F27344"/>
    <w:rsid w:val="00F2749A"/>
    <w:rsid w:val="00F275C7"/>
    <w:rsid w:val="00F276E0"/>
    <w:rsid w:val="00F27752"/>
    <w:rsid w:val="00F27A82"/>
    <w:rsid w:val="00F308C1"/>
    <w:rsid w:val="00F31A31"/>
    <w:rsid w:val="00F32380"/>
    <w:rsid w:val="00F328F6"/>
    <w:rsid w:val="00F32F56"/>
    <w:rsid w:val="00F3423F"/>
    <w:rsid w:val="00F402D8"/>
    <w:rsid w:val="00F4112B"/>
    <w:rsid w:val="00F41232"/>
    <w:rsid w:val="00F41AB2"/>
    <w:rsid w:val="00F42EE5"/>
    <w:rsid w:val="00F434AA"/>
    <w:rsid w:val="00F437B1"/>
    <w:rsid w:val="00F43911"/>
    <w:rsid w:val="00F4431F"/>
    <w:rsid w:val="00F44638"/>
    <w:rsid w:val="00F47E32"/>
    <w:rsid w:val="00F501BE"/>
    <w:rsid w:val="00F50CC7"/>
    <w:rsid w:val="00F51BCA"/>
    <w:rsid w:val="00F52627"/>
    <w:rsid w:val="00F531C6"/>
    <w:rsid w:val="00F54314"/>
    <w:rsid w:val="00F5493E"/>
    <w:rsid w:val="00F54D9A"/>
    <w:rsid w:val="00F54ED9"/>
    <w:rsid w:val="00F5748E"/>
    <w:rsid w:val="00F60722"/>
    <w:rsid w:val="00F61664"/>
    <w:rsid w:val="00F61A76"/>
    <w:rsid w:val="00F63B79"/>
    <w:rsid w:val="00F645D5"/>
    <w:rsid w:val="00F646E4"/>
    <w:rsid w:val="00F6539D"/>
    <w:rsid w:val="00F66458"/>
    <w:rsid w:val="00F66F1F"/>
    <w:rsid w:val="00F71B71"/>
    <w:rsid w:val="00F74C5B"/>
    <w:rsid w:val="00F75189"/>
    <w:rsid w:val="00F75608"/>
    <w:rsid w:val="00F75FB5"/>
    <w:rsid w:val="00F77759"/>
    <w:rsid w:val="00F80D30"/>
    <w:rsid w:val="00F810FC"/>
    <w:rsid w:val="00F8112E"/>
    <w:rsid w:val="00F81336"/>
    <w:rsid w:val="00F83A69"/>
    <w:rsid w:val="00F8472B"/>
    <w:rsid w:val="00F872D8"/>
    <w:rsid w:val="00F87B80"/>
    <w:rsid w:val="00F90421"/>
    <w:rsid w:val="00F92A6F"/>
    <w:rsid w:val="00F9321F"/>
    <w:rsid w:val="00F94947"/>
    <w:rsid w:val="00F94C54"/>
    <w:rsid w:val="00F9589A"/>
    <w:rsid w:val="00F96159"/>
    <w:rsid w:val="00F962EF"/>
    <w:rsid w:val="00FA07A4"/>
    <w:rsid w:val="00FA164F"/>
    <w:rsid w:val="00FA22A1"/>
    <w:rsid w:val="00FA2971"/>
    <w:rsid w:val="00FA3241"/>
    <w:rsid w:val="00FA4A6B"/>
    <w:rsid w:val="00FA562B"/>
    <w:rsid w:val="00FA5880"/>
    <w:rsid w:val="00FA5D63"/>
    <w:rsid w:val="00FA6EC9"/>
    <w:rsid w:val="00FA6F3B"/>
    <w:rsid w:val="00FA7001"/>
    <w:rsid w:val="00FA71C2"/>
    <w:rsid w:val="00FB068F"/>
    <w:rsid w:val="00FB0C42"/>
    <w:rsid w:val="00FB1EA3"/>
    <w:rsid w:val="00FB3404"/>
    <w:rsid w:val="00FB3A45"/>
    <w:rsid w:val="00FB3B8E"/>
    <w:rsid w:val="00FB3F1A"/>
    <w:rsid w:val="00FB426A"/>
    <w:rsid w:val="00FB4369"/>
    <w:rsid w:val="00FB4A56"/>
    <w:rsid w:val="00FB4D0E"/>
    <w:rsid w:val="00FB4D4E"/>
    <w:rsid w:val="00FB5A5A"/>
    <w:rsid w:val="00FB62BB"/>
    <w:rsid w:val="00FB6316"/>
    <w:rsid w:val="00FB6C51"/>
    <w:rsid w:val="00FC142D"/>
    <w:rsid w:val="00FC2796"/>
    <w:rsid w:val="00FC2A97"/>
    <w:rsid w:val="00FC6021"/>
    <w:rsid w:val="00FC7763"/>
    <w:rsid w:val="00FC7BEF"/>
    <w:rsid w:val="00FD00FE"/>
    <w:rsid w:val="00FD01A4"/>
    <w:rsid w:val="00FD04F6"/>
    <w:rsid w:val="00FD2B94"/>
    <w:rsid w:val="00FD2D26"/>
    <w:rsid w:val="00FD2D44"/>
    <w:rsid w:val="00FD2DC1"/>
    <w:rsid w:val="00FD2EFD"/>
    <w:rsid w:val="00FD3029"/>
    <w:rsid w:val="00FD3B83"/>
    <w:rsid w:val="00FD4709"/>
    <w:rsid w:val="00FD5562"/>
    <w:rsid w:val="00FD5FE4"/>
    <w:rsid w:val="00FD61A3"/>
    <w:rsid w:val="00FD6722"/>
    <w:rsid w:val="00FD6C62"/>
    <w:rsid w:val="00FD6DA1"/>
    <w:rsid w:val="00FE00FC"/>
    <w:rsid w:val="00FE0911"/>
    <w:rsid w:val="00FE0DAA"/>
    <w:rsid w:val="00FE1386"/>
    <w:rsid w:val="00FE1D18"/>
    <w:rsid w:val="00FE21D2"/>
    <w:rsid w:val="00FE2502"/>
    <w:rsid w:val="00FE286A"/>
    <w:rsid w:val="00FE4013"/>
    <w:rsid w:val="00FE4307"/>
    <w:rsid w:val="00FE490D"/>
    <w:rsid w:val="00FE4D51"/>
    <w:rsid w:val="00FE4F23"/>
    <w:rsid w:val="00FE5496"/>
    <w:rsid w:val="00FE6504"/>
    <w:rsid w:val="00FE66E1"/>
    <w:rsid w:val="00FE7EAD"/>
    <w:rsid w:val="00FF0C7A"/>
    <w:rsid w:val="00FF0D69"/>
    <w:rsid w:val="00FF0F6A"/>
    <w:rsid w:val="00FF1AFF"/>
    <w:rsid w:val="00FF26E1"/>
    <w:rsid w:val="00FF2E83"/>
    <w:rsid w:val="00FF3033"/>
    <w:rsid w:val="00FF3A02"/>
    <w:rsid w:val="00FF454D"/>
    <w:rsid w:val="00FF66BB"/>
    <w:rsid w:val="00FF67D5"/>
    <w:rsid w:val="00FF687E"/>
    <w:rsid w:val="00FF73B5"/>
    <w:rsid w:val="00FF761E"/>
    <w:rsid w:val="00FF7DBE"/>
    <w:rsid w:val="010F5E6C"/>
    <w:rsid w:val="0128C4CF"/>
    <w:rsid w:val="01551B18"/>
    <w:rsid w:val="0166AFF3"/>
    <w:rsid w:val="016B7D22"/>
    <w:rsid w:val="0173EE19"/>
    <w:rsid w:val="018EB3BD"/>
    <w:rsid w:val="019929F5"/>
    <w:rsid w:val="01B84253"/>
    <w:rsid w:val="01D03BC0"/>
    <w:rsid w:val="01DE0CD7"/>
    <w:rsid w:val="01E8352D"/>
    <w:rsid w:val="021136A0"/>
    <w:rsid w:val="021FD978"/>
    <w:rsid w:val="023518EA"/>
    <w:rsid w:val="0263A9C0"/>
    <w:rsid w:val="026AE428"/>
    <w:rsid w:val="02761E1F"/>
    <w:rsid w:val="02A9F0A7"/>
    <w:rsid w:val="02AAFCF7"/>
    <w:rsid w:val="02F69BB5"/>
    <w:rsid w:val="03339B13"/>
    <w:rsid w:val="0355C310"/>
    <w:rsid w:val="0381F0FC"/>
    <w:rsid w:val="039D1153"/>
    <w:rsid w:val="03C88DD7"/>
    <w:rsid w:val="03CACD1E"/>
    <w:rsid w:val="0402EDE2"/>
    <w:rsid w:val="0407AF1F"/>
    <w:rsid w:val="0416C6B1"/>
    <w:rsid w:val="042E2EFE"/>
    <w:rsid w:val="04408F6A"/>
    <w:rsid w:val="04496421"/>
    <w:rsid w:val="04587F1C"/>
    <w:rsid w:val="049F4918"/>
    <w:rsid w:val="04A376D3"/>
    <w:rsid w:val="04B1C84D"/>
    <w:rsid w:val="04EDD49F"/>
    <w:rsid w:val="05048CE3"/>
    <w:rsid w:val="0523C488"/>
    <w:rsid w:val="05617630"/>
    <w:rsid w:val="056D1671"/>
    <w:rsid w:val="056F4FB0"/>
    <w:rsid w:val="057A3702"/>
    <w:rsid w:val="05A4C7DA"/>
    <w:rsid w:val="05FEC3BC"/>
    <w:rsid w:val="063A74DC"/>
    <w:rsid w:val="06505FB9"/>
    <w:rsid w:val="067C2202"/>
    <w:rsid w:val="067DF0D7"/>
    <w:rsid w:val="069363BA"/>
    <w:rsid w:val="06B15F36"/>
    <w:rsid w:val="06B87FDB"/>
    <w:rsid w:val="06DF0B7E"/>
    <w:rsid w:val="06FA496E"/>
    <w:rsid w:val="0727B92F"/>
    <w:rsid w:val="073A2AA5"/>
    <w:rsid w:val="074AE65A"/>
    <w:rsid w:val="07664E0C"/>
    <w:rsid w:val="078762F4"/>
    <w:rsid w:val="07AE4FF9"/>
    <w:rsid w:val="07B06467"/>
    <w:rsid w:val="07DB14DA"/>
    <w:rsid w:val="07DE43AF"/>
    <w:rsid w:val="07E456A1"/>
    <w:rsid w:val="07F260FA"/>
    <w:rsid w:val="07FB8274"/>
    <w:rsid w:val="0822D135"/>
    <w:rsid w:val="08287FF6"/>
    <w:rsid w:val="08772A52"/>
    <w:rsid w:val="087EAED5"/>
    <w:rsid w:val="0886511D"/>
    <w:rsid w:val="0886D118"/>
    <w:rsid w:val="088CF568"/>
    <w:rsid w:val="08BC9238"/>
    <w:rsid w:val="08C75077"/>
    <w:rsid w:val="08DEBF04"/>
    <w:rsid w:val="08F56783"/>
    <w:rsid w:val="09129347"/>
    <w:rsid w:val="092E2DC8"/>
    <w:rsid w:val="093CC6EA"/>
    <w:rsid w:val="09407F26"/>
    <w:rsid w:val="0951D729"/>
    <w:rsid w:val="096364E7"/>
    <w:rsid w:val="09A19A59"/>
    <w:rsid w:val="09B18CA1"/>
    <w:rsid w:val="09B229D7"/>
    <w:rsid w:val="09D2BF34"/>
    <w:rsid w:val="0A0211A5"/>
    <w:rsid w:val="0A101BA8"/>
    <w:rsid w:val="0A234E4B"/>
    <w:rsid w:val="0A307D28"/>
    <w:rsid w:val="0A574173"/>
    <w:rsid w:val="0A79A820"/>
    <w:rsid w:val="0ABB2C85"/>
    <w:rsid w:val="0B15E471"/>
    <w:rsid w:val="0B190306"/>
    <w:rsid w:val="0B4490DE"/>
    <w:rsid w:val="0B4DE9C2"/>
    <w:rsid w:val="0B552E90"/>
    <w:rsid w:val="0B6F5E28"/>
    <w:rsid w:val="0BA3558B"/>
    <w:rsid w:val="0BA39A3A"/>
    <w:rsid w:val="0BDA4740"/>
    <w:rsid w:val="0BF2E293"/>
    <w:rsid w:val="0C19EEF0"/>
    <w:rsid w:val="0C226A1F"/>
    <w:rsid w:val="0C2879C0"/>
    <w:rsid w:val="0C3756B7"/>
    <w:rsid w:val="0C5C8546"/>
    <w:rsid w:val="0C976EB0"/>
    <w:rsid w:val="0CDAAAE7"/>
    <w:rsid w:val="0CFEE671"/>
    <w:rsid w:val="0D114663"/>
    <w:rsid w:val="0D275610"/>
    <w:rsid w:val="0D3EBCF9"/>
    <w:rsid w:val="0D40B537"/>
    <w:rsid w:val="0D45D406"/>
    <w:rsid w:val="0D7FB7D9"/>
    <w:rsid w:val="0D924E4D"/>
    <w:rsid w:val="0D9407EE"/>
    <w:rsid w:val="0DA1D7C4"/>
    <w:rsid w:val="0DB581D1"/>
    <w:rsid w:val="0DB6A5B7"/>
    <w:rsid w:val="0DF3120F"/>
    <w:rsid w:val="0E01B645"/>
    <w:rsid w:val="0E0D7D9F"/>
    <w:rsid w:val="0E10FACA"/>
    <w:rsid w:val="0E139613"/>
    <w:rsid w:val="0E164E8B"/>
    <w:rsid w:val="0E2AB576"/>
    <w:rsid w:val="0E2D2317"/>
    <w:rsid w:val="0E452F3F"/>
    <w:rsid w:val="0E694091"/>
    <w:rsid w:val="0E6D8398"/>
    <w:rsid w:val="0E83220C"/>
    <w:rsid w:val="0EB7BD14"/>
    <w:rsid w:val="0EC2172F"/>
    <w:rsid w:val="0EC7A97C"/>
    <w:rsid w:val="0EEC0D3D"/>
    <w:rsid w:val="0F00679F"/>
    <w:rsid w:val="0F0AA92E"/>
    <w:rsid w:val="0F3313A1"/>
    <w:rsid w:val="0F55B001"/>
    <w:rsid w:val="0F55C6E1"/>
    <w:rsid w:val="0F5F830A"/>
    <w:rsid w:val="0F9107E3"/>
    <w:rsid w:val="0F96ED05"/>
    <w:rsid w:val="0FA8907A"/>
    <w:rsid w:val="0FE10757"/>
    <w:rsid w:val="1030CF54"/>
    <w:rsid w:val="105CF8F0"/>
    <w:rsid w:val="105DF555"/>
    <w:rsid w:val="1071CA34"/>
    <w:rsid w:val="108E8F8F"/>
    <w:rsid w:val="10DDAE62"/>
    <w:rsid w:val="10F2D8E7"/>
    <w:rsid w:val="10F9AF18"/>
    <w:rsid w:val="11431ACA"/>
    <w:rsid w:val="114FF002"/>
    <w:rsid w:val="1171BCFE"/>
    <w:rsid w:val="1185D8C1"/>
    <w:rsid w:val="11B04947"/>
    <w:rsid w:val="11BCF564"/>
    <w:rsid w:val="12179049"/>
    <w:rsid w:val="1224CAB4"/>
    <w:rsid w:val="1225984E"/>
    <w:rsid w:val="125B086F"/>
    <w:rsid w:val="125D107C"/>
    <w:rsid w:val="126FE4F8"/>
    <w:rsid w:val="128162F2"/>
    <w:rsid w:val="129052A4"/>
    <w:rsid w:val="12C68332"/>
    <w:rsid w:val="12EBC063"/>
    <w:rsid w:val="1309EFCF"/>
    <w:rsid w:val="1315BA64"/>
    <w:rsid w:val="131DB7AB"/>
    <w:rsid w:val="13536F52"/>
    <w:rsid w:val="1355CD32"/>
    <w:rsid w:val="13604205"/>
    <w:rsid w:val="138A6BF9"/>
    <w:rsid w:val="139BDC7D"/>
    <w:rsid w:val="13A6E285"/>
    <w:rsid w:val="13B4D3C7"/>
    <w:rsid w:val="13CEEB43"/>
    <w:rsid w:val="13E742F4"/>
    <w:rsid w:val="140277FF"/>
    <w:rsid w:val="1407AD62"/>
    <w:rsid w:val="14291DEE"/>
    <w:rsid w:val="1439019C"/>
    <w:rsid w:val="1452912D"/>
    <w:rsid w:val="14534CF8"/>
    <w:rsid w:val="145B9336"/>
    <w:rsid w:val="1466902F"/>
    <w:rsid w:val="14B794A2"/>
    <w:rsid w:val="14DE04DC"/>
    <w:rsid w:val="14EED516"/>
    <w:rsid w:val="14F8BC84"/>
    <w:rsid w:val="14FB5CFE"/>
    <w:rsid w:val="14FE5BCB"/>
    <w:rsid w:val="152ED67C"/>
    <w:rsid w:val="1543DA91"/>
    <w:rsid w:val="1557CFF5"/>
    <w:rsid w:val="155A086D"/>
    <w:rsid w:val="1561A835"/>
    <w:rsid w:val="157C2E05"/>
    <w:rsid w:val="15868464"/>
    <w:rsid w:val="1593D069"/>
    <w:rsid w:val="159DD595"/>
    <w:rsid w:val="15B5D6D5"/>
    <w:rsid w:val="15BA2520"/>
    <w:rsid w:val="15C815E8"/>
    <w:rsid w:val="15E923C2"/>
    <w:rsid w:val="15EAB3D8"/>
    <w:rsid w:val="15FFBC5E"/>
    <w:rsid w:val="16057F9B"/>
    <w:rsid w:val="160CCB11"/>
    <w:rsid w:val="161D9FA9"/>
    <w:rsid w:val="164217D9"/>
    <w:rsid w:val="164B9AE2"/>
    <w:rsid w:val="16744246"/>
    <w:rsid w:val="168743AC"/>
    <w:rsid w:val="168B74F5"/>
    <w:rsid w:val="16CF018A"/>
    <w:rsid w:val="16E28428"/>
    <w:rsid w:val="16E441CA"/>
    <w:rsid w:val="16FDC559"/>
    <w:rsid w:val="17114572"/>
    <w:rsid w:val="171CBAEC"/>
    <w:rsid w:val="172E0F71"/>
    <w:rsid w:val="17728D5C"/>
    <w:rsid w:val="1796B635"/>
    <w:rsid w:val="17C1CD6C"/>
    <w:rsid w:val="17E6E3BB"/>
    <w:rsid w:val="17F3ED11"/>
    <w:rsid w:val="18037C3D"/>
    <w:rsid w:val="180C81D0"/>
    <w:rsid w:val="18294DF2"/>
    <w:rsid w:val="1848DCBC"/>
    <w:rsid w:val="184C243D"/>
    <w:rsid w:val="186F9750"/>
    <w:rsid w:val="1887B008"/>
    <w:rsid w:val="188CE8FB"/>
    <w:rsid w:val="18A9833A"/>
    <w:rsid w:val="18AE78BE"/>
    <w:rsid w:val="18B961CB"/>
    <w:rsid w:val="18C5379F"/>
    <w:rsid w:val="18C59F0C"/>
    <w:rsid w:val="19531BAF"/>
    <w:rsid w:val="19B69666"/>
    <w:rsid w:val="19C3DF0A"/>
    <w:rsid w:val="19C71D65"/>
    <w:rsid w:val="1A0FC3D0"/>
    <w:rsid w:val="1A2075FB"/>
    <w:rsid w:val="1A4A6349"/>
    <w:rsid w:val="1A61218A"/>
    <w:rsid w:val="1A69098D"/>
    <w:rsid w:val="1A883265"/>
    <w:rsid w:val="1A96151D"/>
    <w:rsid w:val="1A9F4154"/>
    <w:rsid w:val="1AB97DA1"/>
    <w:rsid w:val="1AC02084"/>
    <w:rsid w:val="1AE00963"/>
    <w:rsid w:val="1B3A1226"/>
    <w:rsid w:val="1B633F35"/>
    <w:rsid w:val="1B6E2972"/>
    <w:rsid w:val="1BA278B6"/>
    <w:rsid w:val="1BAA92D4"/>
    <w:rsid w:val="1BAAB7D2"/>
    <w:rsid w:val="1BBAB81E"/>
    <w:rsid w:val="1BC1D9F1"/>
    <w:rsid w:val="1BEAD2C7"/>
    <w:rsid w:val="1BED7399"/>
    <w:rsid w:val="1BF0D773"/>
    <w:rsid w:val="1C17463E"/>
    <w:rsid w:val="1C261984"/>
    <w:rsid w:val="1C2C17B9"/>
    <w:rsid w:val="1C3088FA"/>
    <w:rsid w:val="1C69B7CA"/>
    <w:rsid w:val="1C700A57"/>
    <w:rsid w:val="1C8C67E1"/>
    <w:rsid w:val="1C8FE1BA"/>
    <w:rsid w:val="1C9F12FA"/>
    <w:rsid w:val="1CC01DE7"/>
    <w:rsid w:val="1CC75E34"/>
    <w:rsid w:val="1CE5DCE4"/>
    <w:rsid w:val="1CF60548"/>
    <w:rsid w:val="1D192251"/>
    <w:rsid w:val="1D4299FE"/>
    <w:rsid w:val="1D5A1BBB"/>
    <w:rsid w:val="1D5D52B4"/>
    <w:rsid w:val="1D639FD9"/>
    <w:rsid w:val="1D64BFAD"/>
    <w:rsid w:val="1D861182"/>
    <w:rsid w:val="1D9120DE"/>
    <w:rsid w:val="1D9C6DF9"/>
    <w:rsid w:val="1DA41E68"/>
    <w:rsid w:val="1DEF6A93"/>
    <w:rsid w:val="1E191961"/>
    <w:rsid w:val="1E230E86"/>
    <w:rsid w:val="1E4A6A1E"/>
    <w:rsid w:val="1E5AC791"/>
    <w:rsid w:val="1E65992B"/>
    <w:rsid w:val="1E88D899"/>
    <w:rsid w:val="1E928A8A"/>
    <w:rsid w:val="1E948E62"/>
    <w:rsid w:val="1ED7FE8D"/>
    <w:rsid w:val="1EDBAD0F"/>
    <w:rsid w:val="1EF53133"/>
    <w:rsid w:val="1F08D73E"/>
    <w:rsid w:val="1F251B36"/>
    <w:rsid w:val="1F423E54"/>
    <w:rsid w:val="1F46FA13"/>
    <w:rsid w:val="1F52B4F8"/>
    <w:rsid w:val="1F7A62BB"/>
    <w:rsid w:val="1F88B562"/>
    <w:rsid w:val="1FAC11E1"/>
    <w:rsid w:val="1FD45774"/>
    <w:rsid w:val="1FDF1742"/>
    <w:rsid w:val="1FE65101"/>
    <w:rsid w:val="2032C864"/>
    <w:rsid w:val="20353823"/>
    <w:rsid w:val="203A19CD"/>
    <w:rsid w:val="20566888"/>
    <w:rsid w:val="206182D2"/>
    <w:rsid w:val="206E61F5"/>
    <w:rsid w:val="207BF358"/>
    <w:rsid w:val="20C0EB97"/>
    <w:rsid w:val="20E6E57C"/>
    <w:rsid w:val="20E969BA"/>
    <w:rsid w:val="20EC0828"/>
    <w:rsid w:val="212FDC90"/>
    <w:rsid w:val="21314663"/>
    <w:rsid w:val="21338DAB"/>
    <w:rsid w:val="2159D2BB"/>
    <w:rsid w:val="215D913A"/>
    <w:rsid w:val="2167C6C2"/>
    <w:rsid w:val="219BEE14"/>
    <w:rsid w:val="21BA1C1B"/>
    <w:rsid w:val="21E2C37F"/>
    <w:rsid w:val="21F31604"/>
    <w:rsid w:val="21F3B076"/>
    <w:rsid w:val="21F82D36"/>
    <w:rsid w:val="21FE126F"/>
    <w:rsid w:val="21FE7A9C"/>
    <w:rsid w:val="22399109"/>
    <w:rsid w:val="223DF1BF"/>
    <w:rsid w:val="22446EC5"/>
    <w:rsid w:val="2246B702"/>
    <w:rsid w:val="22493A8E"/>
    <w:rsid w:val="224CC6B0"/>
    <w:rsid w:val="2255AA99"/>
    <w:rsid w:val="225ABF11"/>
    <w:rsid w:val="22720E32"/>
    <w:rsid w:val="22736582"/>
    <w:rsid w:val="228001B3"/>
    <w:rsid w:val="229521E9"/>
    <w:rsid w:val="22A3A16A"/>
    <w:rsid w:val="22A95218"/>
    <w:rsid w:val="22E62DB2"/>
    <w:rsid w:val="2308A45B"/>
    <w:rsid w:val="2324960E"/>
    <w:rsid w:val="233F0864"/>
    <w:rsid w:val="234CFEF8"/>
    <w:rsid w:val="23607450"/>
    <w:rsid w:val="2371F7C6"/>
    <w:rsid w:val="23EDF194"/>
    <w:rsid w:val="24065FD2"/>
    <w:rsid w:val="242F6656"/>
    <w:rsid w:val="2435C9AC"/>
    <w:rsid w:val="24390C10"/>
    <w:rsid w:val="2442FE28"/>
    <w:rsid w:val="246D5EA5"/>
    <w:rsid w:val="24719CE4"/>
    <w:rsid w:val="247ADAD6"/>
    <w:rsid w:val="248BD978"/>
    <w:rsid w:val="249AC51A"/>
    <w:rsid w:val="249E62F4"/>
    <w:rsid w:val="24C0666F"/>
    <w:rsid w:val="250A2589"/>
    <w:rsid w:val="250C5098"/>
    <w:rsid w:val="255E69B8"/>
    <w:rsid w:val="2567B6D8"/>
    <w:rsid w:val="25C83426"/>
    <w:rsid w:val="25D54118"/>
    <w:rsid w:val="25F51430"/>
    <w:rsid w:val="25F6A5AE"/>
    <w:rsid w:val="260DC28D"/>
    <w:rsid w:val="261C3544"/>
    <w:rsid w:val="2654B1BA"/>
    <w:rsid w:val="265ED61E"/>
    <w:rsid w:val="26B65DA2"/>
    <w:rsid w:val="26B6F9C2"/>
    <w:rsid w:val="26C6ADD4"/>
    <w:rsid w:val="26D1DAA2"/>
    <w:rsid w:val="26E5E963"/>
    <w:rsid w:val="270742F5"/>
    <w:rsid w:val="271033F2"/>
    <w:rsid w:val="27245CEE"/>
    <w:rsid w:val="2737310B"/>
    <w:rsid w:val="27466C2B"/>
    <w:rsid w:val="27472613"/>
    <w:rsid w:val="277A9EEA"/>
    <w:rsid w:val="27896F8D"/>
    <w:rsid w:val="27C3D97F"/>
    <w:rsid w:val="27C435D5"/>
    <w:rsid w:val="27C59844"/>
    <w:rsid w:val="27D08EA7"/>
    <w:rsid w:val="2813C587"/>
    <w:rsid w:val="284D6F90"/>
    <w:rsid w:val="286D586F"/>
    <w:rsid w:val="28D1D0AF"/>
    <w:rsid w:val="28D2D766"/>
    <w:rsid w:val="28E27EA6"/>
    <w:rsid w:val="28FAF381"/>
    <w:rsid w:val="29043AE0"/>
    <w:rsid w:val="29470C65"/>
    <w:rsid w:val="298555A9"/>
    <w:rsid w:val="29B62E28"/>
    <w:rsid w:val="29B92C96"/>
    <w:rsid w:val="29BCA4D4"/>
    <w:rsid w:val="29C418D2"/>
    <w:rsid w:val="29C4CFEA"/>
    <w:rsid w:val="29EA0C26"/>
    <w:rsid w:val="29F532C4"/>
    <w:rsid w:val="2A023864"/>
    <w:rsid w:val="2A14C2DF"/>
    <w:rsid w:val="2A381696"/>
    <w:rsid w:val="2A70D582"/>
    <w:rsid w:val="2AA38027"/>
    <w:rsid w:val="2AC8984A"/>
    <w:rsid w:val="2AD978FB"/>
    <w:rsid w:val="2AF39D77"/>
    <w:rsid w:val="2B027A6E"/>
    <w:rsid w:val="2B1081E7"/>
    <w:rsid w:val="2B1D53BE"/>
    <w:rsid w:val="2B3DD125"/>
    <w:rsid w:val="2B7A95FD"/>
    <w:rsid w:val="2B7C2D76"/>
    <w:rsid w:val="2B7D452B"/>
    <w:rsid w:val="2B82309C"/>
    <w:rsid w:val="2B89C0E5"/>
    <w:rsid w:val="2BD0C4DC"/>
    <w:rsid w:val="2BD4E7A3"/>
    <w:rsid w:val="2BF6D895"/>
    <w:rsid w:val="2C0A48A1"/>
    <w:rsid w:val="2C1688FB"/>
    <w:rsid w:val="2C174980"/>
    <w:rsid w:val="2C5A1BA6"/>
    <w:rsid w:val="2C68FC1B"/>
    <w:rsid w:val="2C7EB906"/>
    <w:rsid w:val="2C81618D"/>
    <w:rsid w:val="2C8FE178"/>
    <w:rsid w:val="2C9D4EB0"/>
    <w:rsid w:val="2CAB2D32"/>
    <w:rsid w:val="2CB3914D"/>
    <w:rsid w:val="2CB57AEE"/>
    <w:rsid w:val="2CCE2727"/>
    <w:rsid w:val="2CDB9ABF"/>
    <w:rsid w:val="2CFF1584"/>
    <w:rsid w:val="2D0E51C8"/>
    <w:rsid w:val="2D194B55"/>
    <w:rsid w:val="2D2EC472"/>
    <w:rsid w:val="2D9F6E9F"/>
    <w:rsid w:val="2DA5ADDB"/>
    <w:rsid w:val="2DCFE805"/>
    <w:rsid w:val="2DD6D871"/>
    <w:rsid w:val="2DD9473D"/>
    <w:rsid w:val="2E0A55FE"/>
    <w:rsid w:val="2E10B516"/>
    <w:rsid w:val="2E3819EA"/>
    <w:rsid w:val="2E43DBE9"/>
    <w:rsid w:val="2E7428DE"/>
    <w:rsid w:val="2E7EEF3E"/>
    <w:rsid w:val="2E83F015"/>
    <w:rsid w:val="2EA49A42"/>
    <w:rsid w:val="2EABF44D"/>
    <w:rsid w:val="2EC8086E"/>
    <w:rsid w:val="2ECD9C4E"/>
    <w:rsid w:val="2ECEF589"/>
    <w:rsid w:val="2EED326B"/>
    <w:rsid w:val="2F14CC8D"/>
    <w:rsid w:val="2F75F0A2"/>
    <w:rsid w:val="2F78EB74"/>
    <w:rsid w:val="2F825971"/>
    <w:rsid w:val="2FB96222"/>
    <w:rsid w:val="2FC05450"/>
    <w:rsid w:val="2FFB612F"/>
    <w:rsid w:val="300F5B86"/>
    <w:rsid w:val="30178CCD"/>
    <w:rsid w:val="301981BA"/>
    <w:rsid w:val="302CAE4B"/>
    <w:rsid w:val="304AD55A"/>
    <w:rsid w:val="304CD998"/>
    <w:rsid w:val="3051B2C8"/>
    <w:rsid w:val="3078CDEC"/>
    <w:rsid w:val="308F5B7F"/>
    <w:rsid w:val="309310CA"/>
    <w:rsid w:val="30A8CC6D"/>
    <w:rsid w:val="30A8FF3E"/>
    <w:rsid w:val="30C08F70"/>
    <w:rsid w:val="30EB75F2"/>
    <w:rsid w:val="310E7933"/>
    <w:rsid w:val="311AC0DE"/>
    <w:rsid w:val="3125B0B8"/>
    <w:rsid w:val="316310D1"/>
    <w:rsid w:val="3173B6E7"/>
    <w:rsid w:val="3189878D"/>
    <w:rsid w:val="31C332F3"/>
    <w:rsid w:val="31E739AB"/>
    <w:rsid w:val="31F9CAF3"/>
    <w:rsid w:val="32109C1F"/>
    <w:rsid w:val="32204954"/>
    <w:rsid w:val="323C0B4C"/>
    <w:rsid w:val="3248EA08"/>
    <w:rsid w:val="324D53A2"/>
    <w:rsid w:val="326A5B09"/>
    <w:rsid w:val="32A60FF5"/>
    <w:rsid w:val="32C39E31"/>
    <w:rsid w:val="32EE8192"/>
    <w:rsid w:val="32F7F0C6"/>
    <w:rsid w:val="3334F843"/>
    <w:rsid w:val="333D1A86"/>
    <w:rsid w:val="3362BC0F"/>
    <w:rsid w:val="336AD95C"/>
    <w:rsid w:val="338BC7A0"/>
    <w:rsid w:val="33967F83"/>
    <w:rsid w:val="33AC84B1"/>
    <w:rsid w:val="33D589DC"/>
    <w:rsid w:val="33EEB6A3"/>
    <w:rsid w:val="344051E8"/>
    <w:rsid w:val="346D93F3"/>
    <w:rsid w:val="34714B79"/>
    <w:rsid w:val="34773555"/>
    <w:rsid w:val="34A2A620"/>
    <w:rsid w:val="34A48580"/>
    <w:rsid w:val="34A78486"/>
    <w:rsid w:val="34AB0F49"/>
    <w:rsid w:val="34B6B9CA"/>
    <w:rsid w:val="34BE9A2B"/>
    <w:rsid w:val="34D69398"/>
    <w:rsid w:val="34D7EEC8"/>
    <w:rsid w:val="35106C74"/>
    <w:rsid w:val="36159B87"/>
    <w:rsid w:val="36259660"/>
    <w:rsid w:val="363B58A3"/>
    <w:rsid w:val="363C4B3D"/>
    <w:rsid w:val="3670041A"/>
    <w:rsid w:val="3682CD2B"/>
    <w:rsid w:val="3697BCF0"/>
    <w:rsid w:val="37141349"/>
    <w:rsid w:val="371D9EA1"/>
    <w:rsid w:val="37326443"/>
    <w:rsid w:val="37329714"/>
    <w:rsid w:val="37388B61"/>
    <w:rsid w:val="373F9BC3"/>
    <w:rsid w:val="37C2A11F"/>
    <w:rsid w:val="38079906"/>
    <w:rsid w:val="3821D118"/>
    <w:rsid w:val="3823FC27"/>
    <w:rsid w:val="384AD28B"/>
    <w:rsid w:val="387EC4C5"/>
    <w:rsid w:val="387FB15E"/>
    <w:rsid w:val="38A7C2E7"/>
    <w:rsid w:val="38AD089E"/>
    <w:rsid w:val="38CF8445"/>
    <w:rsid w:val="390C3B27"/>
    <w:rsid w:val="3943EE4C"/>
    <w:rsid w:val="3955EA11"/>
    <w:rsid w:val="397F65C8"/>
    <w:rsid w:val="39A889D7"/>
    <w:rsid w:val="39C6F539"/>
    <w:rsid w:val="39DE51BA"/>
    <w:rsid w:val="39E5A6CD"/>
    <w:rsid w:val="3A063F4B"/>
    <w:rsid w:val="3A13E87C"/>
    <w:rsid w:val="3A3905A0"/>
    <w:rsid w:val="3A3ABD59"/>
    <w:rsid w:val="3A449466"/>
    <w:rsid w:val="3A5A9732"/>
    <w:rsid w:val="3A85DF2D"/>
    <w:rsid w:val="3A9E9A5B"/>
    <w:rsid w:val="3AC8650B"/>
    <w:rsid w:val="3B009A35"/>
    <w:rsid w:val="3B160E82"/>
    <w:rsid w:val="3B44091E"/>
    <w:rsid w:val="3B604A8A"/>
    <w:rsid w:val="3B7DFA83"/>
    <w:rsid w:val="3B8503FE"/>
    <w:rsid w:val="3B86453A"/>
    <w:rsid w:val="3BC8F5D9"/>
    <w:rsid w:val="3BD2CA57"/>
    <w:rsid w:val="3BDEFF02"/>
    <w:rsid w:val="3C4AD6C9"/>
    <w:rsid w:val="3C761911"/>
    <w:rsid w:val="3C94B9AD"/>
    <w:rsid w:val="3CE36FEC"/>
    <w:rsid w:val="3D0C459B"/>
    <w:rsid w:val="3D11CF4E"/>
    <w:rsid w:val="3D2511D3"/>
    <w:rsid w:val="3D29991C"/>
    <w:rsid w:val="3D3D069A"/>
    <w:rsid w:val="3D57C14F"/>
    <w:rsid w:val="3D932D77"/>
    <w:rsid w:val="3DEA6C85"/>
    <w:rsid w:val="3DF1575B"/>
    <w:rsid w:val="3DFE97DF"/>
    <w:rsid w:val="3E1AD34A"/>
    <w:rsid w:val="3E20D8CD"/>
    <w:rsid w:val="3EC7913B"/>
    <w:rsid w:val="3EC7C9A2"/>
    <w:rsid w:val="3ECC3A09"/>
    <w:rsid w:val="3EDC4A6B"/>
    <w:rsid w:val="3EEDD6B8"/>
    <w:rsid w:val="3F063EE4"/>
    <w:rsid w:val="3F0C58AA"/>
    <w:rsid w:val="3F595050"/>
    <w:rsid w:val="3F6992F8"/>
    <w:rsid w:val="3F6BB065"/>
    <w:rsid w:val="3F7DAA8A"/>
    <w:rsid w:val="3FB0918F"/>
    <w:rsid w:val="3FB4315F"/>
    <w:rsid w:val="3FC6322F"/>
    <w:rsid w:val="401B3E7D"/>
    <w:rsid w:val="4020C792"/>
    <w:rsid w:val="4031DE2E"/>
    <w:rsid w:val="40516BA6"/>
    <w:rsid w:val="406E2934"/>
    <w:rsid w:val="407B8E47"/>
    <w:rsid w:val="408572A3"/>
    <w:rsid w:val="408DB498"/>
    <w:rsid w:val="40F0A499"/>
    <w:rsid w:val="410448E6"/>
    <w:rsid w:val="412537E8"/>
    <w:rsid w:val="41471AFE"/>
    <w:rsid w:val="415249BD"/>
    <w:rsid w:val="4165B493"/>
    <w:rsid w:val="419E43BE"/>
    <w:rsid w:val="41C5887D"/>
    <w:rsid w:val="41E0F61E"/>
    <w:rsid w:val="41E2A9FA"/>
    <w:rsid w:val="41E794D8"/>
    <w:rsid w:val="41F9017E"/>
    <w:rsid w:val="4220645A"/>
    <w:rsid w:val="4221D311"/>
    <w:rsid w:val="4228F1FB"/>
    <w:rsid w:val="422DC316"/>
    <w:rsid w:val="42308B33"/>
    <w:rsid w:val="42362D76"/>
    <w:rsid w:val="424FA64B"/>
    <w:rsid w:val="42578827"/>
    <w:rsid w:val="4277C8B5"/>
    <w:rsid w:val="429A7C2D"/>
    <w:rsid w:val="42A70C9A"/>
    <w:rsid w:val="42B4BB9C"/>
    <w:rsid w:val="42C14C24"/>
    <w:rsid w:val="43173EEF"/>
    <w:rsid w:val="43251046"/>
    <w:rsid w:val="4327A703"/>
    <w:rsid w:val="432AE3FC"/>
    <w:rsid w:val="43461E9F"/>
    <w:rsid w:val="4367D4C9"/>
    <w:rsid w:val="436A16B6"/>
    <w:rsid w:val="43A87E8F"/>
    <w:rsid w:val="43B459AA"/>
    <w:rsid w:val="43BC426F"/>
    <w:rsid w:val="43D9D5EC"/>
    <w:rsid w:val="443B07A7"/>
    <w:rsid w:val="445B41A0"/>
    <w:rsid w:val="4480E37E"/>
    <w:rsid w:val="448E9280"/>
    <w:rsid w:val="44ABE8C2"/>
    <w:rsid w:val="44F449EB"/>
    <w:rsid w:val="450FA0E2"/>
    <w:rsid w:val="451C449A"/>
    <w:rsid w:val="452A2E74"/>
    <w:rsid w:val="4530ED67"/>
    <w:rsid w:val="4534D986"/>
    <w:rsid w:val="453975D9"/>
    <w:rsid w:val="453EF7B1"/>
    <w:rsid w:val="45844DB1"/>
    <w:rsid w:val="45932AA8"/>
    <w:rsid w:val="4599C843"/>
    <w:rsid w:val="45A131DB"/>
    <w:rsid w:val="45D82706"/>
    <w:rsid w:val="45DD599B"/>
    <w:rsid w:val="45F567FA"/>
    <w:rsid w:val="46051F19"/>
    <w:rsid w:val="46220B8B"/>
    <w:rsid w:val="46273C94"/>
    <w:rsid w:val="462837D2"/>
    <w:rsid w:val="463843B9"/>
    <w:rsid w:val="464BCC6C"/>
    <w:rsid w:val="466772DB"/>
    <w:rsid w:val="46965821"/>
    <w:rsid w:val="46D39C58"/>
    <w:rsid w:val="46F89020"/>
    <w:rsid w:val="47092510"/>
    <w:rsid w:val="472F5275"/>
    <w:rsid w:val="474448CF"/>
    <w:rsid w:val="474B39D8"/>
    <w:rsid w:val="4753A759"/>
    <w:rsid w:val="4775CCB8"/>
    <w:rsid w:val="4792772A"/>
    <w:rsid w:val="47A2EE49"/>
    <w:rsid w:val="47CCF0DD"/>
    <w:rsid w:val="47E02A5C"/>
    <w:rsid w:val="47E49171"/>
    <w:rsid w:val="4808DCC7"/>
    <w:rsid w:val="4822B8D3"/>
    <w:rsid w:val="484F2138"/>
    <w:rsid w:val="485C6E61"/>
    <w:rsid w:val="4897F44C"/>
    <w:rsid w:val="489A7835"/>
    <w:rsid w:val="48AA83B4"/>
    <w:rsid w:val="496A2C0C"/>
    <w:rsid w:val="4980B7C4"/>
    <w:rsid w:val="4982F114"/>
    <w:rsid w:val="49877941"/>
    <w:rsid w:val="499451CA"/>
    <w:rsid w:val="4995879E"/>
    <w:rsid w:val="49A0A0A3"/>
    <w:rsid w:val="49DDD644"/>
    <w:rsid w:val="49E59792"/>
    <w:rsid w:val="4A1250CC"/>
    <w:rsid w:val="4A1E7A2F"/>
    <w:rsid w:val="4A650BA9"/>
    <w:rsid w:val="4A9C02F7"/>
    <w:rsid w:val="4A9E802F"/>
    <w:rsid w:val="4AAA5EA1"/>
    <w:rsid w:val="4AC124D3"/>
    <w:rsid w:val="4AC22B61"/>
    <w:rsid w:val="4ADB8594"/>
    <w:rsid w:val="4AE5086D"/>
    <w:rsid w:val="4AE98037"/>
    <w:rsid w:val="4AF4FD1A"/>
    <w:rsid w:val="4B5A5995"/>
    <w:rsid w:val="4B5B4C0E"/>
    <w:rsid w:val="4B87BA87"/>
    <w:rsid w:val="4B964CED"/>
    <w:rsid w:val="4B96DAF4"/>
    <w:rsid w:val="4B9EC4C6"/>
    <w:rsid w:val="4BD4728B"/>
    <w:rsid w:val="4BDA46FA"/>
    <w:rsid w:val="4BE0571E"/>
    <w:rsid w:val="4C1CBC02"/>
    <w:rsid w:val="4C25D9CB"/>
    <w:rsid w:val="4C630241"/>
    <w:rsid w:val="4C86DB8D"/>
    <w:rsid w:val="4C8F570D"/>
    <w:rsid w:val="4CB3A0A8"/>
    <w:rsid w:val="4CFDBB4F"/>
    <w:rsid w:val="4D0C9B86"/>
    <w:rsid w:val="4D175F74"/>
    <w:rsid w:val="4D30B218"/>
    <w:rsid w:val="4D407BF4"/>
    <w:rsid w:val="4D421E01"/>
    <w:rsid w:val="4DBC7C5C"/>
    <w:rsid w:val="4DCF3553"/>
    <w:rsid w:val="4DD8A9BF"/>
    <w:rsid w:val="4DDB3A25"/>
    <w:rsid w:val="4DE6698E"/>
    <w:rsid w:val="4E257B99"/>
    <w:rsid w:val="4E2B8F02"/>
    <w:rsid w:val="4E53FE1F"/>
    <w:rsid w:val="4F1684AF"/>
    <w:rsid w:val="4F16FFC8"/>
    <w:rsid w:val="4F2EF935"/>
    <w:rsid w:val="4F7E0626"/>
    <w:rsid w:val="4F8CF86B"/>
    <w:rsid w:val="4FA318B5"/>
    <w:rsid w:val="4FC07AB3"/>
    <w:rsid w:val="4FEF64B7"/>
    <w:rsid w:val="5005DD48"/>
    <w:rsid w:val="50196344"/>
    <w:rsid w:val="501A69FB"/>
    <w:rsid w:val="502C0BF4"/>
    <w:rsid w:val="5045C667"/>
    <w:rsid w:val="5080DA79"/>
    <w:rsid w:val="509FED14"/>
    <w:rsid w:val="50C37483"/>
    <w:rsid w:val="50D1228A"/>
    <w:rsid w:val="51137385"/>
    <w:rsid w:val="5115F208"/>
    <w:rsid w:val="511E44D5"/>
    <w:rsid w:val="513073D7"/>
    <w:rsid w:val="51319EBB"/>
    <w:rsid w:val="51338AD6"/>
    <w:rsid w:val="51372652"/>
    <w:rsid w:val="514386A1"/>
    <w:rsid w:val="5149CAF9"/>
    <w:rsid w:val="5162CE6E"/>
    <w:rsid w:val="5178F0A3"/>
    <w:rsid w:val="51944883"/>
    <w:rsid w:val="51C93B9B"/>
    <w:rsid w:val="51DB8D55"/>
    <w:rsid w:val="51E719D8"/>
    <w:rsid w:val="51E8BCEC"/>
    <w:rsid w:val="51F96E83"/>
    <w:rsid w:val="5267590F"/>
    <w:rsid w:val="526E7B55"/>
    <w:rsid w:val="5281FCE3"/>
    <w:rsid w:val="528ED7BA"/>
    <w:rsid w:val="52C07452"/>
    <w:rsid w:val="52C68132"/>
    <w:rsid w:val="52DF7805"/>
    <w:rsid w:val="52E3531C"/>
    <w:rsid w:val="52E3B9F3"/>
    <w:rsid w:val="532C52AA"/>
    <w:rsid w:val="5351A967"/>
    <w:rsid w:val="53549EBF"/>
    <w:rsid w:val="5366481D"/>
    <w:rsid w:val="536B97C1"/>
    <w:rsid w:val="539CEB61"/>
    <w:rsid w:val="53EC81F3"/>
    <w:rsid w:val="53EE0351"/>
    <w:rsid w:val="542D65B0"/>
    <w:rsid w:val="543BDD54"/>
    <w:rsid w:val="543FDCB4"/>
    <w:rsid w:val="54465277"/>
    <w:rsid w:val="54498988"/>
    <w:rsid w:val="5471BB86"/>
    <w:rsid w:val="5472C256"/>
    <w:rsid w:val="54748729"/>
    <w:rsid w:val="54B3025A"/>
    <w:rsid w:val="54D678FC"/>
    <w:rsid w:val="550398C0"/>
    <w:rsid w:val="551548FA"/>
    <w:rsid w:val="55456EA5"/>
    <w:rsid w:val="5548C280"/>
    <w:rsid w:val="554B6888"/>
    <w:rsid w:val="5587EBAA"/>
    <w:rsid w:val="55A866AC"/>
    <w:rsid w:val="55B35951"/>
    <w:rsid w:val="55CE98CB"/>
    <w:rsid w:val="55D4B958"/>
    <w:rsid w:val="5615B438"/>
    <w:rsid w:val="56246393"/>
    <w:rsid w:val="56256B77"/>
    <w:rsid w:val="56278BA9"/>
    <w:rsid w:val="56467E49"/>
    <w:rsid w:val="56B95034"/>
    <w:rsid w:val="56F011BC"/>
    <w:rsid w:val="56F1058A"/>
    <w:rsid w:val="56F59FEC"/>
    <w:rsid w:val="57019995"/>
    <w:rsid w:val="5703C203"/>
    <w:rsid w:val="5703DDA7"/>
    <w:rsid w:val="5710F7B0"/>
    <w:rsid w:val="57589E37"/>
    <w:rsid w:val="576A9B02"/>
    <w:rsid w:val="5794D383"/>
    <w:rsid w:val="57AB6813"/>
    <w:rsid w:val="57AD6051"/>
    <w:rsid w:val="57DF6818"/>
    <w:rsid w:val="580872E1"/>
    <w:rsid w:val="58136010"/>
    <w:rsid w:val="581EC3DB"/>
    <w:rsid w:val="581F8793"/>
    <w:rsid w:val="58378100"/>
    <w:rsid w:val="58A2AA0F"/>
    <w:rsid w:val="58D82C8F"/>
    <w:rsid w:val="58E6EA12"/>
    <w:rsid w:val="58F25F83"/>
    <w:rsid w:val="590187AC"/>
    <w:rsid w:val="5903D24E"/>
    <w:rsid w:val="5940F602"/>
    <w:rsid w:val="594ED61D"/>
    <w:rsid w:val="59563676"/>
    <w:rsid w:val="59720E9C"/>
    <w:rsid w:val="598FA10A"/>
    <w:rsid w:val="59DF39FB"/>
    <w:rsid w:val="59E13239"/>
    <w:rsid w:val="59F62E6D"/>
    <w:rsid w:val="5A5DC4BB"/>
    <w:rsid w:val="5A9759E1"/>
    <w:rsid w:val="5A98506A"/>
    <w:rsid w:val="5A9DAD3F"/>
    <w:rsid w:val="5AB836D4"/>
    <w:rsid w:val="5AFBF938"/>
    <w:rsid w:val="5B3BD02F"/>
    <w:rsid w:val="5B8A3CD3"/>
    <w:rsid w:val="5B8C135D"/>
    <w:rsid w:val="5BA127E8"/>
    <w:rsid w:val="5BA969F2"/>
    <w:rsid w:val="5C0C135E"/>
    <w:rsid w:val="5C100E02"/>
    <w:rsid w:val="5C4201A3"/>
    <w:rsid w:val="5C439901"/>
    <w:rsid w:val="5CEB9B95"/>
    <w:rsid w:val="5D051378"/>
    <w:rsid w:val="5D0C5D3E"/>
    <w:rsid w:val="5D259901"/>
    <w:rsid w:val="5D44D59A"/>
    <w:rsid w:val="5D67D5D0"/>
    <w:rsid w:val="5D768CA5"/>
    <w:rsid w:val="5D9741E5"/>
    <w:rsid w:val="5DA3C144"/>
    <w:rsid w:val="5DC17376"/>
    <w:rsid w:val="5DD4B689"/>
    <w:rsid w:val="5DF5F616"/>
    <w:rsid w:val="5E146725"/>
    <w:rsid w:val="5E65F97A"/>
    <w:rsid w:val="5E698BE0"/>
    <w:rsid w:val="5E7E25B8"/>
    <w:rsid w:val="5ED02266"/>
    <w:rsid w:val="5ED24E84"/>
    <w:rsid w:val="5EDD7C26"/>
    <w:rsid w:val="5EFB38CE"/>
    <w:rsid w:val="5F1D4DCD"/>
    <w:rsid w:val="5F3C9137"/>
    <w:rsid w:val="5F568AA7"/>
    <w:rsid w:val="5F5F147E"/>
    <w:rsid w:val="5F72EFB6"/>
    <w:rsid w:val="5FA050CC"/>
    <w:rsid w:val="5FBD5EC3"/>
    <w:rsid w:val="5FC28ACB"/>
    <w:rsid w:val="606316E6"/>
    <w:rsid w:val="6078E06F"/>
    <w:rsid w:val="6086A668"/>
    <w:rsid w:val="60AD8C2E"/>
    <w:rsid w:val="60B3F32F"/>
    <w:rsid w:val="60C380A0"/>
    <w:rsid w:val="60CBA7FC"/>
    <w:rsid w:val="610B630D"/>
    <w:rsid w:val="610DEAE2"/>
    <w:rsid w:val="6116AC48"/>
    <w:rsid w:val="6126D85E"/>
    <w:rsid w:val="6156D8DE"/>
    <w:rsid w:val="615CFFFC"/>
    <w:rsid w:val="617392A5"/>
    <w:rsid w:val="61780A75"/>
    <w:rsid w:val="618750AA"/>
    <w:rsid w:val="61950D5D"/>
    <w:rsid w:val="61BD5ED4"/>
    <w:rsid w:val="61EA1508"/>
    <w:rsid w:val="61F0C6E9"/>
    <w:rsid w:val="61F6AFDC"/>
    <w:rsid w:val="61FCC23D"/>
    <w:rsid w:val="61FD7EF5"/>
    <w:rsid w:val="621A4450"/>
    <w:rsid w:val="623092AC"/>
    <w:rsid w:val="623BAA7D"/>
    <w:rsid w:val="623C5DAA"/>
    <w:rsid w:val="623E5297"/>
    <w:rsid w:val="6246A4C4"/>
    <w:rsid w:val="6248AEA8"/>
    <w:rsid w:val="625DA117"/>
    <w:rsid w:val="6275E010"/>
    <w:rsid w:val="62BA5979"/>
    <w:rsid w:val="62E4A100"/>
    <w:rsid w:val="62E54F3F"/>
    <w:rsid w:val="62E7C1C6"/>
    <w:rsid w:val="63088889"/>
    <w:rsid w:val="6314886C"/>
    <w:rsid w:val="63653D23"/>
    <w:rsid w:val="6372DD99"/>
    <w:rsid w:val="6373C4B6"/>
    <w:rsid w:val="639D2EB3"/>
    <w:rsid w:val="63A60239"/>
    <w:rsid w:val="63A96020"/>
    <w:rsid w:val="63D788AA"/>
    <w:rsid w:val="63DCA426"/>
    <w:rsid w:val="64134706"/>
    <w:rsid w:val="64145D56"/>
    <w:rsid w:val="64168863"/>
    <w:rsid w:val="6417F2A3"/>
    <w:rsid w:val="642C86A0"/>
    <w:rsid w:val="64354CEC"/>
    <w:rsid w:val="647647CC"/>
    <w:rsid w:val="649872AC"/>
    <w:rsid w:val="64E8AA00"/>
    <w:rsid w:val="650D20F4"/>
    <w:rsid w:val="6519CFFD"/>
    <w:rsid w:val="651DBBD6"/>
    <w:rsid w:val="6520BDB2"/>
    <w:rsid w:val="6537AF82"/>
    <w:rsid w:val="6538E9F0"/>
    <w:rsid w:val="65528B9B"/>
    <w:rsid w:val="657C28C5"/>
    <w:rsid w:val="6591D9D2"/>
    <w:rsid w:val="6592DFF2"/>
    <w:rsid w:val="65BDE2F1"/>
    <w:rsid w:val="65C2122E"/>
    <w:rsid w:val="65FE1989"/>
    <w:rsid w:val="66203022"/>
    <w:rsid w:val="663B8C09"/>
    <w:rsid w:val="66551055"/>
    <w:rsid w:val="66882906"/>
    <w:rsid w:val="6699AB3C"/>
    <w:rsid w:val="66B53C07"/>
    <w:rsid w:val="66CDBFE1"/>
    <w:rsid w:val="66EA5B25"/>
    <w:rsid w:val="66FA9496"/>
    <w:rsid w:val="6708A6DE"/>
    <w:rsid w:val="670DAC42"/>
    <w:rsid w:val="671D25B1"/>
    <w:rsid w:val="67240C2D"/>
    <w:rsid w:val="67A4064D"/>
    <w:rsid w:val="67B3AB05"/>
    <w:rsid w:val="67C4E2F5"/>
    <w:rsid w:val="67DA0BBD"/>
    <w:rsid w:val="67FDFEC9"/>
    <w:rsid w:val="681A7830"/>
    <w:rsid w:val="68293315"/>
    <w:rsid w:val="68416143"/>
    <w:rsid w:val="6859F20B"/>
    <w:rsid w:val="68A96636"/>
    <w:rsid w:val="68CCE096"/>
    <w:rsid w:val="68E540AF"/>
    <w:rsid w:val="69232451"/>
    <w:rsid w:val="69354C79"/>
    <w:rsid w:val="69573520"/>
    <w:rsid w:val="695E413A"/>
    <w:rsid w:val="69901735"/>
    <w:rsid w:val="69A6A94B"/>
    <w:rsid w:val="69BCA67C"/>
    <w:rsid w:val="69C7CCD2"/>
    <w:rsid w:val="69E7FCAF"/>
    <w:rsid w:val="69ECA6F1"/>
    <w:rsid w:val="69F8820C"/>
    <w:rsid w:val="6A027645"/>
    <w:rsid w:val="6A31A131"/>
    <w:rsid w:val="6AC0EBE4"/>
    <w:rsid w:val="6AC72CD4"/>
    <w:rsid w:val="6AFA4EC3"/>
    <w:rsid w:val="6B03DFFD"/>
    <w:rsid w:val="6B1F06E4"/>
    <w:rsid w:val="6B254AC7"/>
    <w:rsid w:val="6B271E30"/>
    <w:rsid w:val="6B3D3312"/>
    <w:rsid w:val="6B604DC0"/>
    <w:rsid w:val="6B7D8A97"/>
    <w:rsid w:val="6B848750"/>
    <w:rsid w:val="6BB686FA"/>
    <w:rsid w:val="6BBB87FB"/>
    <w:rsid w:val="6BDA5E6C"/>
    <w:rsid w:val="6BFF8943"/>
    <w:rsid w:val="6C1869DA"/>
    <w:rsid w:val="6C3930E2"/>
    <w:rsid w:val="6C3DEE5F"/>
    <w:rsid w:val="6C5581F9"/>
    <w:rsid w:val="6C90CC34"/>
    <w:rsid w:val="6CCBE046"/>
    <w:rsid w:val="6CF8DDC8"/>
    <w:rsid w:val="6CF9AB1E"/>
    <w:rsid w:val="6CFB5793"/>
    <w:rsid w:val="6D1DF2F6"/>
    <w:rsid w:val="6D478612"/>
    <w:rsid w:val="6D6E474D"/>
    <w:rsid w:val="6DA2EAC1"/>
    <w:rsid w:val="6DB71E3B"/>
    <w:rsid w:val="6DC28B0B"/>
    <w:rsid w:val="6E2B18E0"/>
    <w:rsid w:val="6E47AA99"/>
    <w:rsid w:val="6E9DC47B"/>
    <w:rsid w:val="6F05F716"/>
    <w:rsid w:val="6F2CAEB0"/>
    <w:rsid w:val="6F45D712"/>
    <w:rsid w:val="6F5C5C83"/>
    <w:rsid w:val="6F6B2938"/>
    <w:rsid w:val="6F75FCBD"/>
    <w:rsid w:val="6F7EF44B"/>
    <w:rsid w:val="6F86AAB4"/>
    <w:rsid w:val="6F98DC81"/>
    <w:rsid w:val="6FCADBA6"/>
    <w:rsid w:val="6FE6F6CB"/>
    <w:rsid w:val="7006E578"/>
    <w:rsid w:val="7009BA01"/>
    <w:rsid w:val="7072B6B0"/>
    <w:rsid w:val="708E3834"/>
    <w:rsid w:val="708EDF9C"/>
    <w:rsid w:val="70A6335D"/>
    <w:rsid w:val="70B0F6CB"/>
    <w:rsid w:val="70B64A11"/>
    <w:rsid w:val="70CB1658"/>
    <w:rsid w:val="70D72E83"/>
    <w:rsid w:val="71307B07"/>
    <w:rsid w:val="71425831"/>
    <w:rsid w:val="7148555A"/>
    <w:rsid w:val="71621BC0"/>
    <w:rsid w:val="717DA509"/>
    <w:rsid w:val="719CE1C3"/>
    <w:rsid w:val="71A2B0FE"/>
    <w:rsid w:val="71EE7D58"/>
    <w:rsid w:val="7200EBCE"/>
    <w:rsid w:val="72035298"/>
    <w:rsid w:val="72189AED"/>
    <w:rsid w:val="722EA0A6"/>
    <w:rsid w:val="72517D02"/>
    <w:rsid w:val="7261BBBA"/>
    <w:rsid w:val="7274F0EA"/>
    <w:rsid w:val="72AE335F"/>
    <w:rsid w:val="72B0D296"/>
    <w:rsid w:val="72BAB509"/>
    <w:rsid w:val="72BB2535"/>
    <w:rsid w:val="72CBFB6E"/>
    <w:rsid w:val="72D1950D"/>
    <w:rsid w:val="72D88A64"/>
    <w:rsid w:val="73138FEB"/>
    <w:rsid w:val="73153567"/>
    <w:rsid w:val="73417ABE"/>
    <w:rsid w:val="734F29C0"/>
    <w:rsid w:val="73548695"/>
    <w:rsid w:val="73591941"/>
    <w:rsid w:val="736124EA"/>
    <w:rsid w:val="737234D3"/>
    <w:rsid w:val="737499C5"/>
    <w:rsid w:val="7388F5DF"/>
    <w:rsid w:val="73A2E4EB"/>
    <w:rsid w:val="73E06CB1"/>
    <w:rsid w:val="73F898EF"/>
    <w:rsid w:val="740D9B01"/>
    <w:rsid w:val="74231044"/>
    <w:rsid w:val="742FAFAD"/>
    <w:rsid w:val="746FB764"/>
    <w:rsid w:val="747F0DC7"/>
    <w:rsid w:val="749194A4"/>
    <w:rsid w:val="74A2FD76"/>
    <w:rsid w:val="74B2B113"/>
    <w:rsid w:val="74C06974"/>
    <w:rsid w:val="74D4DD01"/>
    <w:rsid w:val="74D6C915"/>
    <w:rsid w:val="750D9296"/>
    <w:rsid w:val="7528CAEE"/>
    <w:rsid w:val="753AD2F3"/>
    <w:rsid w:val="753D498C"/>
    <w:rsid w:val="754678FB"/>
    <w:rsid w:val="7546E83A"/>
    <w:rsid w:val="7579A480"/>
    <w:rsid w:val="75943398"/>
    <w:rsid w:val="7596681F"/>
    <w:rsid w:val="75A3083B"/>
    <w:rsid w:val="75AE2B3A"/>
    <w:rsid w:val="75BB4400"/>
    <w:rsid w:val="75E61673"/>
    <w:rsid w:val="75FDDF54"/>
    <w:rsid w:val="760123B7"/>
    <w:rsid w:val="760A200D"/>
    <w:rsid w:val="76113FA4"/>
    <w:rsid w:val="767BA33C"/>
    <w:rsid w:val="76957282"/>
    <w:rsid w:val="769C319A"/>
    <w:rsid w:val="76BDADC8"/>
    <w:rsid w:val="76D89398"/>
    <w:rsid w:val="76EE607A"/>
    <w:rsid w:val="76F96953"/>
    <w:rsid w:val="774CF87B"/>
    <w:rsid w:val="774D2B4C"/>
    <w:rsid w:val="7761DB48"/>
    <w:rsid w:val="777FB4AB"/>
    <w:rsid w:val="779D62A1"/>
    <w:rsid w:val="77C0325E"/>
    <w:rsid w:val="77D84451"/>
    <w:rsid w:val="77DF5BE0"/>
    <w:rsid w:val="77E04940"/>
    <w:rsid w:val="77F17BD0"/>
    <w:rsid w:val="7823652C"/>
    <w:rsid w:val="783A3D79"/>
    <w:rsid w:val="78489095"/>
    <w:rsid w:val="7864ACF0"/>
    <w:rsid w:val="786ED724"/>
    <w:rsid w:val="78796421"/>
    <w:rsid w:val="78A126E2"/>
    <w:rsid w:val="78AFB680"/>
    <w:rsid w:val="78C2A12B"/>
    <w:rsid w:val="78FCAED6"/>
    <w:rsid w:val="79007209"/>
    <w:rsid w:val="79094CDD"/>
    <w:rsid w:val="793DCBB2"/>
    <w:rsid w:val="794FD0D2"/>
    <w:rsid w:val="79810085"/>
    <w:rsid w:val="7999AF33"/>
    <w:rsid w:val="79BB7C25"/>
    <w:rsid w:val="79FC3CF0"/>
    <w:rsid w:val="7A153C09"/>
    <w:rsid w:val="7A3F0AD6"/>
    <w:rsid w:val="7A4550CD"/>
    <w:rsid w:val="7A7E6E58"/>
    <w:rsid w:val="7A8EFBFA"/>
    <w:rsid w:val="7AEAA514"/>
    <w:rsid w:val="7AEE9747"/>
    <w:rsid w:val="7AF79C88"/>
    <w:rsid w:val="7AFD7E1A"/>
    <w:rsid w:val="7B4106C4"/>
    <w:rsid w:val="7B693726"/>
    <w:rsid w:val="7B806B2B"/>
    <w:rsid w:val="7B9F8150"/>
    <w:rsid w:val="7BB10C6A"/>
    <w:rsid w:val="7BBFBE52"/>
    <w:rsid w:val="7C0147CB"/>
    <w:rsid w:val="7C03F060"/>
    <w:rsid w:val="7C172635"/>
    <w:rsid w:val="7C41E32D"/>
    <w:rsid w:val="7C59DC9A"/>
    <w:rsid w:val="7C7F4D0F"/>
    <w:rsid w:val="7C8B3278"/>
    <w:rsid w:val="7CC5E756"/>
    <w:rsid w:val="7CC6D3B4"/>
    <w:rsid w:val="7CDB72CF"/>
    <w:rsid w:val="7CEB9036"/>
    <w:rsid w:val="7D0D3535"/>
    <w:rsid w:val="7D17049D"/>
    <w:rsid w:val="7D2D014C"/>
    <w:rsid w:val="7D383620"/>
    <w:rsid w:val="7D580506"/>
    <w:rsid w:val="7D5C4C6A"/>
    <w:rsid w:val="7DD7DAAA"/>
    <w:rsid w:val="7DDC585E"/>
    <w:rsid w:val="7DE81907"/>
    <w:rsid w:val="7DEA6671"/>
    <w:rsid w:val="7DEF9075"/>
    <w:rsid w:val="7E068799"/>
    <w:rsid w:val="7E180E52"/>
    <w:rsid w:val="7E1B1D70"/>
    <w:rsid w:val="7E2CD0FB"/>
    <w:rsid w:val="7E33A8F5"/>
    <w:rsid w:val="7E3AA309"/>
    <w:rsid w:val="7E6272E6"/>
    <w:rsid w:val="7E62A415"/>
    <w:rsid w:val="7EA6E094"/>
    <w:rsid w:val="7ED7527F"/>
    <w:rsid w:val="7EE021A2"/>
    <w:rsid w:val="7EEEFE99"/>
    <w:rsid w:val="7EF2D49E"/>
    <w:rsid w:val="7EF90C34"/>
    <w:rsid w:val="7F061189"/>
    <w:rsid w:val="7F1F2444"/>
    <w:rsid w:val="7F48F054"/>
    <w:rsid w:val="7F60F30A"/>
    <w:rsid w:val="7F62DF92"/>
    <w:rsid w:val="7F63087E"/>
    <w:rsid w:val="7F9DC574"/>
    <w:rsid w:val="7FAAC6D3"/>
    <w:rsid w:val="7FAEB66F"/>
    <w:rsid w:val="7FB06735"/>
    <w:rsid w:val="7FBD4907"/>
    <w:rsid w:val="7FFE747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4875F9"/>
  <w15:docId w15:val="{AD77B560-A54E-4545-ABBB-7646DCDA5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1" w:defUIPriority="99" w:defSemiHidden="0" w:defUnhideWhenUsed="0" w:defQFormat="0" w:count="376">
    <w:lsdException w:name="Normal" w:locked="0" w:uiPriority="0" w:qFormat="1"/>
    <w:lsdException w:name="heading 1" w:locked="0" w:uiPriority="9" w:qFormat="1"/>
    <w:lsdException w:name="heading 2" w:locked="0" w:semiHidden="1" w:uiPriority="9" w:unhideWhenUsed="1" w:qFormat="1"/>
    <w:lsdException w:name="heading 3" w:locked="0" w:semiHidden="1" w:uiPriority="9" w:unhideWhenUsed="1" w:qFormat="1"/>
    <w:lsdException w:name="heading 4" w:locked="0" w:semiHidden="1" w:uiPriority="9" w:unhideWhenUsed="1" w:qFormat="1"/>
    <w:lsdException w:name="heading 5" w:locked="0" w:semiHidden="1" w:uiPriority="9" w:unhideWhenUsed="1" w:qFormat="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iPriority="0" w:unhideWhenUsed="1"/>
    <w:lsdException w:name="toc 5" w:locked="0" w:semiHidden="1" w:uiPriority="0" w:unhideWhenUsed="1"/>
    <w:lsdException w:name="toc 6" w:locked="0" w:semiHidden="1" w:uiPriority="0" w:unhideWhenUsed="1"/>
    <w:lsdException w:name="toc 7" w:locked="0" w:semiHidden="1" w:uiPriority="0" w:unhideWhenUsed="1"/>
    <w:lsdException w:name="toc 8" w:locked="0" w:semiHidden="1" w:uiPriority="0" w:unhideWhenUsed="1"/>
    <w:lsdException w:name="toc 9" w:locked="0" w:semiHidden="1" w:uiPriority="0" w:unhideWhenUsed="1"/>
    <w:lsdException w:name="Normal Indent" w:semiHidden="1" w:unhideWhenUsed="1"/>
    <w:lsdException w:name="footnote text" w:locked="0" w:semiHidden="1" w:uiPriority="0" w:unhideWhenUsed="1"/>
    <w:lsdException w:name="annotation text" w:locked="0" w:semiHidden="1" w:uiPriority="0" w:unhideWhenUsed="1"/>
    <w:lsdException w:name="header" w:locked="0" w:semiHidden="1" w:uiPriority="0" w:unhideWhenUsed="1"/>
    <w:lsdException w:name="footer" w:locked="0"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locked="0" w:semiHidden="1" w:uiPriority="0" w:unhideWhenUsed="1"/>
    <w:lsdException w:name="annotation reference" w:locked="0" w:semiHidden="1" w:uiPriority="0" w:unhideWhenUsed="1"/>
    <w:lsdException w:name="line number" w:semiHidden="1" w:unhideWhenUsed="1"/>
    <w:lsdException w:name="page number" w:locked="0"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locked="0" w:semiHidden="1" w:uiPriority="0" w:unhideWhenUsed="1"/>
    <w:lsdException w:name="List Number" w:locked="0"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locked="0" w:semiHidden="1" w:uiPriority="0" w:unhideWhenUsed="1"/>
    <w:lsdException w:name="List Bullet 3" w:locked="0" w:semiHidden="1" w:unhideWhenUsed="1"/>
    <w:lsdException w:name="List Bullet 4" w:locked="0" w:semiHidden="1" w:unhideWhenUsed="1"/>
    <w:lsdException w:name="List Bullet 5" w:semiHidden="1" w:unhideWhenUsed="1"/>
    <w:lsdException w:name="List Number 2" w:locked="0" w:semiHidden="1" w:unhideWhenUsed="1"/>
    <w:lsdException w:name="List Number 3" w:locked="0"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locked="0" w:semiHidden="1" w:uiPriority="1" w:unhideWhenUsed="1"/>
    <w:lsdException w:name="Body Text" w:locked="0" w:semiHidden="1" w:uiPriority="0" w:unhideWhenUsed="1" w:qFormat="1"/>
    <w:lsdException w:name="Body Text Indent" w:semiHidden="1" w:unhideWhenUsed="1"/>
    <w:lsdException w:name="List Continue" w:locked="0" w:semiHidden="1" w:uiPriority="0"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0" w:semiHidden="1" w:unhideWhenUsed="1"/>
    <w:lsdException w:name="Hyperlink" w:locked="0" w:semiHidden="1" w:unhideWhenUsed="1"/>
    <w:lsdException w:name="FollowedHyperlink" w:locked="0"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locked="0" w:semiHidden="1" w:unhideWhenUsed="1"/>
    <w:lsdException w:name="HTML Bottom of Form" w:locked="0" w:semiHidden="1" w:unhideWhenUsed="1"/>
    <w:lsdException w:name="Normal (Web)" w:locked="0"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locked="0" w:semiHidden="1" w:uiPriority="0"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iPriority="0" w:unhideWhenUsed="1"/>
    <w:lsdException w:name="Table Grid" w:locked="0" w:uiPriority="39"/>
    <w:lsdException w:name="Table Theme" w:semiHidden="1" w:unhideWhenUsed="1"/>
    <w:lsdException w:name="Placeholder Text" w:locked="0"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Normal">
    <w:name w:val="Normal"/>
    <w:qFormat/>
    <w:rsid w:val="00D17FC8"/>
    <w:pPr>
      <w:tabs>
        <w:tab w:val="left" w:pos="360"/>
      </w:tabs>
      <w:suppressAutoHyphens/>
      <w:spacing w:after="0" w:line="240" w:lineRule="auto"/>
    </w:pPr>
    <w:rPr>
      <w:rFonts w:ascii="Arial" w:eastAsia="SimSun" w:hAnsi="Arial" w:cs="Times New Roman"/>
      <w:sz w:val="24"/>
      <w:szCs w:val="24"/>
    </w:rPr>
  </w:style>
  <w:style w:type="paragraph" w:styleId="Heading1">
    <w:name w:val="heading 1"/>
    <w:basedOn w:val="Normal"/>
    <w:next w:val="Normal"/>
    <w:link w:val="Heading1Char"/>
    <w:qFormat/>
    <w:locked/>
    <w:rsid w:val="009D3726"/>
    <w:pPr>
      <w:pageBreakBefore/>
      <w:pBdr>
        <w:bottom w:val="single" w:sz="8" w:space="2" w:color="auto"/>
      </w:pBdr>
      <w:tabs>
        <w:tab w:val="clear" w:pos="360"/>
      </w:tabs>
      <w:autoSpaceDE w:val="0"/>
      <w:autoSpaceDN w:val="0"/>
      <w:adjustRightInd w:val="0"/>
      <w:spacing w:after="480"/>
      <w:textAlignment w:val="center"/>
      <w:outlineLvl w:val="0"/>
    </w:pPr>
    <w:rPr>
      <w:rFonts w:eastAsiaTheme="minorEastAsia" w:cs="LucidaBright-Demi"/>
      <w:b/>
      <w:color w:val="000000"/>
      <w:sz w:val="40"/>
      <w:szCs w:val="40"/>
    </w:rPr>
  </w:style>
  <w:style w:type="paragraph" w:styleId="Heading2">
    <w:name w:val="heading 2"/>
    <w:basedOn w:val="Normal"/>
    <w:next w:val="Normal"/>
    <w:link w:val="Heading2Char"/>
    <w:autoRedefine/>
    <w:qFormat/>
    <w:locked/>
    <w:rsid w:val="00632DC3"/>
    <w:pPr>
      <w:widowControl w:val="0"/>
      <w:tabs>
        <w:tab w:val="clear" w:pos="360"/>
      </w:tabs>
      <w:autoSpaceDE w:val="0"/>
      <w:autoSpaceDN w:val="0"/>
      <w:adjustRightInd w:val="0"/>
      <w:spacing w:before="240" w:after="120"/>
      <w:textAlignment w:val="center"/>
      <w:outlineLvl w:val="1"/>
      <w:pPrChange w:id="0" w:author="Chassin, David P" w:date="2023-06-08T10:23:00Z">
        <w:pPr>
          <w:widowControl w:val="0"/>
          <w:suppressAutoHyphens/>
          <w:autoSpaceDE w:val="0"/>
          <w:autoSpaceDN w:val="0"/>
          <w:adjustRightInd w:val="0"/>
          <w:spacing w:before="240" w:after="120"/>
          <w:textAlignment w:val="center"/>
          <w:outlineLvl w:val="1"/>
        </w:pPr>
      </w:pPrChange>
    </w:pPr>
    <w:rPr>
      <w:rFonts w:eastAsiaTheme="minorEastAsia" w:cs="Arial"/>
      <w:b/>
      <w:color w:val="000000"/>
      <w:sz w:val="30"/>
      <w:szCs w:val="30"/>
      <w:rPrChange w:id="0" w:author="Chassin, David P" w:date="2023-06-08T10:23:00Z">
        <w:rPr>
          <w:rFonts w:ascii="Arial" w:eastAsiaTheme="minorEastAsia" w:hAnsi="Arial" w:cs="Arial"/>
          <w:b/>
          <w:color w:val="000000"/>
          <w:sz w:val="30"/>
          <w:szCs w:val="30"/>
          <w:lang w:val="en-US" w:eastAsia="en-US" w:bidi="ar-SA"/>
        </w:rPr>
      </w:rPrChange>
    </w:rPr>
  </w:style>
  <w:style w:type="paragraph" w:styleId="Heading3">
    <w:name w:val="heading 3"/>
    <w:basedOn w:val="Normal"/>
    <w:next w:val="Normal"/>
    <w:link w:val="Heading3Char"/>
    <w:qFormat/>
    <w:locked/>
    <w:rsid w:val="00A61B20"/>
    <w:pPr>
      <w:tabs>
        <w:tab w:val="clear" w:pos="360"/>
      </w:tabs>
      <w:autoSpaceDE w:val="0"/>
      <w:autoSpaceDN w:val="0"/>
      <w:adjustRightInd w:val="0"/>
      <w:spacing w:before="220" w:after="40"/>
      <w:textAlignment w:val="center"/>
      <w:outlineLvl w:val="2"/>
    </w:pPr>
    <w:rPr>
      <w:rFonts w:eastAsiaTheme="minorEastAsia" w:cs="LucidaBright-Demi"/>
      <w:b/>
      <w:bCs/>
      <w:color w:val="000000"/>
      <w:sz w:val="26"/>
      <w:szCs w:val="20"/>
    </w:rPr>
  </w:style>
  <w:style w:type="paragraph" w:styleId="Heading4">
    <w:name w:val="heading 4"/>
    <w:basedOn w:val="Normal"/>
    <w:next w:val="Normal"/>
    <w:link w:val="Heading4Char"/>
    <w:qFormat/>
    <w:locked/>
    <w:rsid w:val="004F20C6"/>
    <w:pPr>
      <w:tabs>
        <w:tab w:val="clear" w:pos="360"/>
      </w:tabs>
      <w:autoSpaceDE w:val="0"/>
      <w:autoSpaceDN w:val="0"/>
      <w:adjustRightInd w:val="0"/>
      <w:spacing w:before="200" w:after="40"/>
      <w:textAlignment w:val="center"/>
      <w:outlineLvl w:val="3"/>
    </w:pPr>
    <w:rPr>
      <w:rFonts w:eastAsiaTheme="minorEastAsia" w:cs="LucidaBright-Demi"/>
      <w:b/>
      <w:bCs/>
      <w:color w:val="000000"/>
      <w:szCs w:val="20"/>
    </w:rPr>
  </w:style>
  <w:style w:type="paragraph" w:styleId="Heading5">
    <w:name w:val="heading 5"/>
    <w:basedOn w:val="Normal"/>
    <w:next w:val="Normal"/>
    <w:link w:val="Heading5Char"/>
    <w:qFormat/>
    <w:locked/>
    <w:rsid w:val="004F20C6"/>
    <w:pPr>
      <w:tabs>
        <w:tab w:val="clear" w:pos="360"/>
      </w:tabs>
      <w:autoSpaceDE w:val="0"/>
      <w:autoSpaceDN w:val="0"/>
      <w:adjustRightInd w:val="0"/>
      <w:spacing w:after="40"/>
      <w:textAlignment w:val="center"/>
      <w:outlineLvl w:val="4"/>
    </w:pPr>
    <w:rPr>
      <w:rFonts w:eastAsiaTheme="minorEastAsia" w:cs="LucidaBright-Italic"/>
      <w:bCs/>
      <w:i/>
      <w:iCs/>
      <w:color w:val="000000"/>
      <w:szCs w:val="20"/>
    </w:rPr>
  </w:style>
  <w:style w:type="paragraph" w:styleId="Heading6">
    <w:name w:val="heading 6"/>
    <w:basedOn w:val="Normal"/>
    <w:next w:val="Normal"/>
    <w:link w:val="Heading6Char"/>
    <w:uiPriority w:val="9"/>
    <w:semiHidden/>
    <w:locked/>
    <w:rsid w:val="009D3726"/>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locked/>
    <w:rsid w:val="009D3726"/>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rsid w:val="004F20C6"/>
    <w:rPr>
      <w:rFonts w:ascii="Tahoma" w:eastAsiaTheme="minorEastAsia" w:hAnsi="Tahoma" w:cs="LucidaBright-Italic"/>
      <w:bCs/>
      <w:i/>
      <w:iCs/>
      <w:color w:val="000000"/>
      <w:sz w:val="24"/>
      <w:szCs w:val="20"/>
    </w:rPr>
  </w:style>
  <w:style w:type="numbering" w:customStyle="1" w:styleId="Bullets">
    <w:name w:val="Bullets"/>
    <w:basedOn w:val="NoList"/>
    <w:locked/>
    <w:rsid w:val="00755681"/>
    <w:pPr>
      <w:numPr>
        <w:numId w:val="1"/>
      </w:numPr>
    </w:pPr>
  </w:style>
  <w:style w:type="paragraph" w:customStyle="1" w:styleId="Captions">
    <w:name w:val="Captions"/>
    <w:basedOn w:val="Normal"/>
    <w:qFormat/>
    <w:locked/>
    <w:rsid w:val="004F20C6"/>
    <w:pPr>
      <w:spacing w:before="120" w:line="240" w:lineRule="atLeast"/>
    </w:pPr>
    <w:rPr>
      <w:b/>
      <w:sz w:val="20"/>
    </w:rPr>
  </w:style>
  <w:style w:type="paragraph" w:customStyle="1" w:styleId="SectionTitle">
    <w:name w:val="Section Title"/>
    <w:basedOn w:val="Normal"/>
    <w:next w:val="Normal"/>
    <w:qFormat/>
    <w:locked/>
    <w:rsid w:val="006D4591"/>
    <w:pPr>
      <w:widowControl w:val="0"/>
      <w:tabs>
        <w:tab w:val="clear" w:pos="360"/>
      </w:tabs>
      <w:autoSpaceDE w:val="0"/>
      <w:autoSpaceDN w:val="0"/>
      <w:adjustRightInd w:val="0"/>
      <w:spacing w:before="40" w:after="240"/>
      <w:jc w:val="center"/>
      <w:textAlignment w:val="center"/>
      <w:outlineLvl w:val="0"/>
    </w:pPr>
    <w:rPr>
      <w:rFonts w:eastAsiaTheme="minorEastAsia" w:cs="LucidaBright-Demi"/>
      <w:b/>
      <w:caps/>
      <w:color w:val="000000"/>
      <w:sz w:val="34"/>
      <w:szCs w:val="32"/>
    </w:rPr>
  </w:style>
  <w:style w:type="paragraph" w:customStyle="1" w:styleId="Footnote">
    <w:name w:val="Footnote"/>
    <w:next w:val="Normal"/>
    <w:qFormat/>
    <w:locked/>
    <w:rsid w:val="00EB504F"/>
    <w:pPr>
      <w:spacing w:after="100" w:afterAutospacing="1" w:line="240" w:lineRule="auto"/>
    </w:pPr>
    <w:rPr>
      <w:rFonts w:ascii="Tahoma" w:eastAsia="SimSun" w:hAnsi="Tahoma" w:cs="Times New Roman"/>
      <w:sz w:val="20"/>
      <w:szCs w:val="24"/>
    </w:rPr>
  </w:style>
  <w:style w:type="paragraph" w:customStyle="1" w:styleId="ReferenceText">
    <w:name w:val="Reference Text"/>
    <w:next w:val="Normal"/>
    <w:qFormat/>
    <w:locked/>
    <w:rsid w:val="00EB504F"/>
    <w:pPr>
      <w:spacing w:after="160" w:line="264" w:lineRule="auto"/>
      <w:ind w:left="720" w:hanging="720"/>
    </w:pPr>
    <w:rPr>
      <w:rFonts w:ascii="Tahoma" w:eastAsia="SimSun" w:hAnsi="Tahoma" w:cs="Times New Roman"/>
      <w:sz w:val="24"/>
      <w:szCs w:val="24"/>
    </w:rPr>
  </w:style>
  <w:style w:type="paragraph" w:customStyle="1" w:styleId="CreditsSources">
    <w:name w:val="Credits + Sources"/>
    <w:next w:val="Normal"/>
    <w:qFormat/>
    <w:locked/>
    <w:rsid w:val="002A790F"/>
    <w:pPr>
      <w:spacing w:before="120" w:after="140" w:line="240" w:lineRule="atLeast"/>
    </w:pPr>
    <w:rPr>
      <w:rFonts w:ascii="Tahoma" w:eastAsia="SimSun" w:hAnsi="Tahoma" w:cs="Arial"/>
      <w:iCs/>
      <w:kern w:val="32"/>
      <w:sz w:val="20"/>
      <w:szCs w:val="32"/>
    </w:rPr>
  </w:style>
  <w:style w:type="paragraph" w:customStyle="1" w:styleId="TableTitles">
    <w:name w:val="Table Titles"/>
    <w:basedOn w:val="Normal"/>
    <w:qFormat/>
    <w:locked/>
    <w:rsid w:val="00A43E6A"/>
    <w:pPr>
      <w:widowControl w:val="0"/>
      <w:tabs>
        <w:tab w:val="clear" w:pos="36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240"/>
      <w:jc w:val="center"/>
      <w:outlineLvl w:val="7"/>
    </w:pPr>
    <w:rPr>
      <w:rFonts w:eastAsiaTheme="minorEastAsia" w:cs="Arial"/>
      <w:b/>
      <w:bCs/>
      <w:color w:val="000000"/>
      <w:szCs w:val="19"/>
    </w:rPr>
  </w:style>
  <w:style w:type="character" w:styleId="FollowedHyperlink">
    <w:name w:val="FollowedHyperlink"/>
    <w:basedOn w:val="DefaultParagraphFont"/>
    <w:semiHidden/>
    <w:locked/>
    <w:rsid w:val="00755681"/>
    <w:rPr>
      <w:color w:val="800080" w:themeColor="followedHyperlink"/>
      <w:u w:val="single"/>
    </w:rPr>
  </w:style>
  <w:style w:type="character" w:styleId="FootnoteReference">
    <w:name w:val="footnote reference"/>
    <w:basedOn w:val="DefaultParagraphFont"/>
    <w:semiHidden/>
    <w:locked/>
    <w:rsid w:val="009071DD"/>
    <w:rPr>
      <w:rFonts w:ascii="Tahoma" w:hAnsi="Tahoma"/>
      <w:sz w:val="24"/>
      <w:vertAlign w:val="superscript"/>
    </w:rPr>
  </w:style>
  <w:style w:type="paragraph" w:styleId="FootnoteText">
    <w:name w:val="footnote text"/>
    <w:basedOn w:val="Normal"/>
    <w:link w:val="FootnoteTextChar"/>
    <w:semiHidden/>
    <w:locked/>
    <w:rsid w:val="00755681"/>
  </w:style>
  <w:style w:type="character" w:customStyle="1" w:styleId="FootnoteTextChar">
    <w:name w:val="Footnote Text Char"/>
    <w:basedOn w:val="DefaultParagraphFont"/>
    <w:link w:val="FootnoteText"/>
    <w:semiHidden/>
    <w:rsid w:val="00755681"/>
    <w:rPr>
      <w:rFonts w:ascii="Palatino Linotype" w:eastAsia="SimSun" w:hAnsi="Palatino Linotype" w:cs="Times New Roman"/>
      <w:sz w:val="20"/>
      <w:szCs w:val="24"/>
    </w:rPr>
  </w:style>
  <w:style w:type="character" w:customStyle="1" w:styleId="Heading1Char">
    <w:name w:val="Heading 1 Char"/>
    <w:basedOn w:val="DefaultParagraphFont"/>
    <w:link w:val="Heading1"/>
    <w:uiPriority w:val="9"/>
    <w:rsid w:val="00E8254F"/>
    <w:rPr>
      <w:rFonts w:ascii="Lucida Bright" w:eastAsiaTheme="minorEastAsia" w:hAnsi="Lucida Bright" w:cs="LucidaBright-Demi"/>
      <w:b/>
      <w:color w:val="000000"/>
      <w:sz w:val="40"/>
      <w:szCs w:val="40"/>
    </w:rPr>
  </w:style>
  <w:style w:type="character" w:customStyle="1" w:styleId="Heading2Char">
    <w:name w:val="Heading 2 Char"/>
    <w:basedOn w:val="DefaultParagraphFont"/>
    <w:link w:val="Heading2"/>
    <w:rsid w:val="00632DC3"/>
    <w:rPr>
      <w:rFonts w:ascii="Arial" w:eastAsiaTheme="minorEastAsia" w:hAnsi="Arial" w:cs="Arial"/>
      <w:b/>
      <w:color w:val="000000"/>
      <w:sz w:val="30"/>
      <w:szCs w:val="30"/>
    </w:rPr>
  </w:style>
  <w:style w:type="character" w:customStyle="1" w:styleId="Heading3Char">
    <w:name w:val="Heading 3 Char"/>
    <w:basedOn w:val="DefaultParagraphFont"/>
    <w:link w:val="Heading3"/>
    <w:rsid w:val="00A61B20"/>
    <w:rPr>
      <w:rFonts w:ascii="Tahoma" w:eastAsiaTheme="minorEastAsia" w:hAnsi="Tahoma" w:cs="LucidaBright-Demi"/>
      <w:b/>
      <w:bCs/>
      <w:color w:val="000000"/>
      <w:sz w:val="26"/>
      <w:szCs w:val="20"/>
    </w:rPr>
  </w:style>
  <w:style w:type="character" w:customStyle="1" w:styleId="Heading4Char">
    <w:name w:val="Heading 4 Char"/>
    <w:basedOn w:val="DefaultParagraphFont"/>
    <w:link w:val="Heading4"/>
    <w:rsid w:val="004F20C6"/>
    <w:rPr>
      <w:rFonts w:ascii="Tahoma" w:eastAsiaTheme="minorEastAsia" w:hAnsi="Tahoma" w:cs="LucidaBright-Demi"/>
      <w:b/>
      <w:bCs/>
      <w:color w:val="000000"/>
      <w:sz w:val="24"/>
      <w:szCs w:val="20"/>
    </w:rPr>
  </w:style>
  <w:style w:type="character" w:styleId="Hyperlink">
    <w:name w:val="Hyperlink"/>
    <w:basedOn w:val="DefaultParagraphFont"/>
    <w:uiPriority w:val="99"/>
    <w:locked/>
    <w:rsid w:val="001402AD"/>
    <w:rPr>
      <w:rFonts w:ascii="Arial" w:hAnsi="Arial"/>
      <w:color w:val="0000FF"/>
      <w:sz w:val="24"/>
      <w:u w:val="single"/>
    </w:rPr>
  </w:style>
  <w:style w:type="character" w:styleId="PageNumber">
    <w:name w:val="page number"/>
    <w:basedOn w:val="DefaultParagraphFont"/>
    <w:semiHidden/>
    <w:qFormat/>
    <w:locked/>
    <w:rsid w:val="00B024E7"/>
    <w:rPr>
      <w:rFonts w:ascii="Lucida Bright" w:hAnsi="Lucida Bright"/>
      <w:sz w:val="20"/>
    </w:rPr>
  </w:style>
  <w:style w:type="paragraph" w:customStyle="1" w:styleId="FigureTitles">
    <w:name w:val="Figure Titles"/>
    <w:basedOn w:val="TableTitles"/>
    <w:qFormat/>
    <w:locked/>
    <w:rsid w:val="00A43E6A"/>
  </w:style>
  <w:style w:type="character" w:customStyle="1" w:styleId="Heading6Char">
    <w:name w:val="Heading 6 Char"/>
    <w:basedOn w:val="DefaultParagraphFont"/>
    <w:link w:val="Heading6"/>
    <w:uiPriority w:val="9"/>
    <w:semiHidden/>
    <w:rsid w:val="00E8254F"/>
    <w:rPr>
      <w:rFonts w:asciiTheme="majorHAnsi" w:eastAsiaTheme="majorEastAsia" w:hAnsiTheme="majorHAnsi" w:cstheme="majorBidi"/>
      <w:i/>
      <w:iCs/>
      <w:color w:val="243F60" w:themeColor="accent1" w:themeShade="7F"/>
      <w:sz w:val="20"/>
      <w:szCs w:val="24"/>
    </w:rPr>
  </w:style>
  <w:style w:type="character" w:customStyle="1" w:styleId="Heading7Char">
    <w:name w:val="Heading 7 Char"/>
    <w:basedOn w:val="DefaultParagraphFont"/>
    <w:link w:val="Heading7"/>
    <w:uiPriority w:val="9"/>
    <w:semiHidden/>
    <w:rsid w:val="00E8254F"/>
    <w:rPr>
      <w:rFonts w:asciiTheme="majorHAnsi" w:eastAsiaTheme="majorEastAsia" w:hAnsiTheme="majorHAnsi" w:cstheme="majorBidi"/>
      <w:i/>
      <w:iCs/>
      <w:color w:val="404040" w:themeColor="text1" w:themeTint="BF"/>
      <w:sz w:val="20"/>
      <w:szCs w:val="24"/>
    </w:rPr>
  </w:style>
  <w:style w:type="paragraph" w:styleId="TOC1">
    <w:name w:val="toc 1"/>
    <w:basedOn w:val="Normal"/>
    <w:next w:val="Normal"/>
    <w:autoRedefine/>
    <w:uiPriority w:val="39"/>
    <w:locked/>
    <w:rsid w:val="00632DC3"/>
    <w:pPr>
      <w:tabs>
        <w:tab w:val="clear" w:pos="360"/>
        <w:tab w:val="right" w:leader="dot" w:pos="10080"/>
      </w:tabs>
      <w:pPrChange w:id="1" w:author="Chassin, David P" w:date="2023-06-08T10:23:00Z">
        <w:pPr>
          <w:tabs>
            <w:tab w:val="right" w:leader="dot" w:pos="10080"/>
          </w:tabs>
          <w:suppressAutoHyphens/>
        </w:pPr>
      </w:pPrChange>
    </w:pPr>
    <w:rPr>
      <w:noProof/>
      <w:rPrChange w:id="1" w:author="Chassin, David P" w:date="2023-06-08T10:23:00Z">
        <w:rPr>
          <w:rFonts w:ascii="Arial" w:eastAsia="SimSun" w:hAnsi="Arial"/>
          <w:noProof/>
          <w:sz w:val="24"/>
          <w:szCs w:val="24"/>
          <w:lang w:val="en-US" w:eastAsia="en-US" w:bidi="ar-SA"/>
        </w:rPr>
      </w:rPrChange>
    </w:rPr>
  </w:style>
  <w:style w:type="table" w:styleId="TableGrid">
    <w:name w:val="Table Grid"/>
    <w:basedOn w:val="TableNormal"/>
    <w:uiPriority w:val="39"/>
    <w:locked/>
    <w:rsid w:val="00755681"/>
    <w:pPr>
      <w:tabs>
        <w:tab w:val="left" w:pos="360"/>
      </w:tabs>
      <w:suppressAutoHyphens/>
      <w:spacing w:after="16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ofContents">
    <w:name w:val="Table of Contents"/>
    <w:basedOn w:val="Normal"/>
    <w:semiHidden/>
    <w:locked/>
    <w:rsid w:val="00755681"/>
    <w:pPr>
      <w:tabs>
        <w:tab w:val="left" w:pos="720"/>
        <w:tab w:val="left" w:pos="1080"/>
        <w:tab w:val="right" w:leader="dot" w:pos="9360"/>
      </w:tabs>
    </w:pPr>
  </w:style>
  <w:style w:type="paragraph" w:styleId="TOC2">
    <w:name w:val="toc 2"/>
    <w:basedOn w:val="Normal"/>
    <w:next w:val="Normal"/>
    <w:autoRedefine/>
    <w:uiPriority w:val="39"/>
    <w:unhideWhenUsed/>
    <w:locked/>
    <w:rsid w:val="00411445"/>
    <w:pPr>
      <w:tabs>
        <w:tab w:val="clear" w:pos="360"/>
        <w:tab w:val="left" w:pos="1260"/>
        <w:tab w:val="right" w:leader="dot" w:pos="10070"/>
      </w:tabs>
      <w:spacing w:after="100"/>
      <w:ind w:left="200"/>
    </w:pPr>
  </w:style>
  <w:style w:type="paragraph" w:styleId="TOC3">
    <w:name w:val="toc 3"/>
    <w:basedOn w:val="Normal"/>
    <w:next w:val="Normal"/>
    <w:autoRedefine/>
    <w:uiPriority w:val="39"/>
    <w:unhideWhenUsed/>
    <w:locked/>
    <w:rsid w:val="0060236E"/>
    <w:pPr>
      <w:tabs>
        <w:tab w:val="clear" w:pos="360"/>
      </w:tabs>
      <w:spacing w:after="100"/>
      <w:ind w:left="400"/>
    </w:pPr>
  </w:style>
  <w:style w:type="paragraph" w:styleId="BalloonText">
    <w:name w:val="Balloon Text"/>
    <w:basedOn w:val="Normal"/>
    <w:link w:val="BalloonTextChar"/>
    <w:semiHidden/>
    <w:unhideWhenUsed/>
    <w:locked/>
    <w:rsid w:val="0060236E"/>
    <w:rPr>
      <w:rFonts w:cs="Tahoma"/>
      <w:sz w:val="16"/>
      <w:szCs w:val="16"/>
    </w:rPr>
  </w:style>
  <w:style w:type="character" w:customStyle="1" w:styleId="BalloonTextChar">
    <w:name w:val="Balloon Text Char"/>
    <w:basedOn w:val="DefaultParagraphFont"/>
    <w:link w:val="BalloonText"/>
    <w:semiHidden/>
    <w:rsid w:val="0060236E"/>
    <w:rPr>
      <w:rFonts w:ascii="Tahoma" w:eastAsia="SimSun" w:hAnsi="Tahoma" w:cs="Tahoma"/>
      <w:sz w:val="16"/>
      <w:szCs w:val="16"/>
    </w:rPr>
  </w:style>
  <w:style w:type="paragraph" w:styleId="TOC4">
    <w:name w:val="toc 4"/>
    <w:basedOn w:val="Normal"/>
    <w:next w:val="Normal"/>
    <w:autoRedefine/>
    <w:semiHidden/>
    <w:locked/>
    <w:rsid w:val="00755681"/>
    <w:pPr>
      <w:tabs>
        <w:tab w:val="clear" w:pos="360"/>
      </w:tabs>
      <w:ind w:left="660"/>
    </w:pPr>
  </w:style>
  <w:style w:type="paragraph" w:styleId="TOC5">
    <w:name w:val="toc 5"/>
    <w:basedOn w:val="Normal"/>
    <w:next w:val="Normal"/>
    <w:autoRedefine/>
    <w:semiHidden/>
    <w:locked/>
    <w:rsid w:val="00755681"/>
    <w:pPr>
      <w:tabs>
        <w:tab w:val="clear" w:pos="360"/>
      </w:tabs>
      <w:ind w:left="880"/>
    </w:pPr>
  </w:style>
  <w:style w:type="paragraph" w:styleId="TOC6">
    <w:name w:val="toc 6"/>
    <w:basedOn w:val="Normal"/>
    <w:next w:val="Normal"/>
    <w:autoRedefine/>
    <w:semiHidden/>
    <w:locked/>
    <w:rsid w:val="00755681"/>
    <w:pPr>
      <w:tabs>
        <w:tab w:val="clear" w:pos="360"/>
      </w:tabs>
      <w:ind w:left="1100"/>
    </w:pPr>
  </w:style>
  <w:style w:type="paragraph" w:styleId="TOC7">
    <w:name w:val="toc 7"/>
    <w:basedOn w:val="Normal"/>
    <w:next w:val="Normal"/>
    <w:autoRedefine/>
    <w:semiHidden/>
    <w:locked/>
    <w:rsid w:val="00755681"/>
    <w:pPr>
      <w:tabs>
        <w:tab w:val="clear" w:pos="360"/>
      </w:tabs>
      <w:ind w:left="1320"/>
    </w:pPr>
  </w:style>
  <w:style w:type="paragraph" w:styleId="TOC8">
    <w:name w:val="toc 8"/>
    <w:basedOn w:val="Normal"/>
    <w:next w:val="Normal"/>
    <w:autoRedefine/>
    <w:semiHidden/>
    <w:locked/>
    <w:rsid w:val="00755681"/>
    <w:pPr>
      <w:tabs>
        <w:tab w:val="clear" w:pos="360"/>
      </w:tabs>
      <w:ind w:left="1540"/>
    </w:pPr>
  </w:style>
  <w:style w:type="paragraph" w:styleId="TOC9">
    <w:name w:val="toc 9"/>
    <w:basedOn w:val="Normal"/>
    <w:next w:val="Normal"/>
    <w:autoRedefine/>
    <w:semiHidden/>
    <w:locked/>
    <w:rsid w:val="00755681"/>
    <w:pPr>
      <w:tabs>
        <w:tab w:val="clear" w:pos="360"/>
      </w:tabs>
      <w:ind w:left="1760"/>
    </w:pPr>
  </w:style>
  <w:style w:type="paragraph" w:styleId="ListParagraph">
    <w:name w:val="List Paragraph"/>
    <w:basedOn w:val="Normal"/>
    <w:uiPriority w:val="34"/>
    <w:qFormat/>
    <w:locked/>
    <w:rsid w:val="001F2C5E"/>
    <w:pPr>
      <w:numPr>
        <w:numId w:val="2"/>
      </w:numPr>
      <w:tabs>
        <w:tab w:val="clear" w:pos="360"/>
      </w:tabs>
      <w:suppressAutoHyphens w:val="0"/>
      <w:spacing w:before="80" w:after="80"/>
    </w:pPr>
    <w:rPr>
      <w:rFonts w:eastAsiaTheme="minorHAnsi" w:cstheme="minorBidi"/>
      <w:szCs w:val="22"/>
    </w:rPr>
  </w:style>
  <w:style w:type="character" w:customStyle="1" w:styleId="CoverPageTitle">
    <w:name w:val="Cover Page Title"/>
    <w:basedOn w:val="DefaultParagraphFont"/>
    <w:uiPriority w:val="1"/>
    <w:qFormat/>
    <w:rsid w:val="006D4591"/>
    <w:rPr>
      <w:rFonts w:ascii="Tahoma" w:hAnsi="Tahoma"/>
      <w:b/>
      <w:i w:val="0"/>
      <w:color w:val="auto"/>
      <w:spacing w:val="10"/>
      <w:sz w:val="58"/>
      <w:szCs w:val="58"/>
    </w:rPr>
  </w:style>
  <w:style w:type="character" w:customStyle="1" w:styleId="UnresolvedMention1">
    <w:name w:val="Unresolved Mention1"/>
    <w:basedOn w:val="DefaultParagraphFont"/>
    <w:uiPriority w:val="99"/>
    <w:unhideWhenUsed/>
    <w:locked/>
    <w:rsid w:val="00534C12"/>
    <w:rPr>
      <w:color w:val="605E5C"/>
      <w:shd w:val="clear" w:color="auto" w:fill="E1DFDD"/>
    </w:rPr>
  </w:style>
  <w:style w:type="paragraph" w:customStyle="1" w:styleId="BasicParagraph">
    <w:name w:val="[Basic Paragraph]"/>
    <w:basedOn w:val="Normal"/>
    <w:uiPriority w:val="99"/>
    <w:locked/>
    <w:rsid w:val="00F31A31"/>
    <w:pPr>
      <w:widowControl w:val="0"/>
      <w:tabs>
        <w:tab w:val="clear" w:pos="360"/>
      </w:tabs>
      <w:suppressAutoHyphens w:val="0"/>
      <w:autoSpaceDE w:val="0"/>
      <w:autoSpaceDN w:val="0"/>
      <w:adjustRightInd w:val="0"/>
      <w:spacing w:line="288" w:lineRule="auto"/>
      <w:textAlignment w:val="center"/>
    </w:pPr>
    <w:rPr>
      <w:rFonts w:ascii="Times-Roman" w:eastAsiaTheme="minorEastAsia" w:hAnsi="Times-Roman" w:cs="Times-Roman"/>
      <w:color w:val="000000"/>
    </w:rPr>
  </w:style>
  <w:style w:type="paragraph" w:styleId="Header">
    <w:name w:val="header"/>
    <w:basedOn w:val="Normal"/>
    <w:link w:val="HeaderChar"/>
    <w:unhideWhenUsed/>
    <w:locked/>
    <w:rsid w:val="00F31A31"/>
    <w:pPr>
      <w:tabs>
        <w:tab w:val="clear" w:pos="360"/>
        <w:tab w:val="center" w:pos="4680"/>
        <w:tab w:val="right" w:pos="9360"/>
      </w:tabs>
    </w:pPr>
  </w:style>
  <w:style w:type="character" w:customStyle="1" w:styleId="HeaderChar">
    <w:name w:val="Header Char"/>
    <w:basedOn w:val="DefaultParagraphFont"/>
    <w:link w:val="Header"/>
    <w:rsid w:val="00F31A31"/>
    <w:rPr>
      <w:rFonts w:ascii="Tahoma" w:eastAsia="SimSun" w:hAnsi="Tahoma" w:cs="Times New Roman"/>
      <w:sz w:val="24"/>
      <w:szCs w:val="24"/>
    </w:rPr>
  </w:style>
  <w:style w:type="paragraph" w:styleId="Footer">
    <w:name w:val="footer"/>
    <w:basedOn w:val="Normal"/>
    <w:link w:val="FooterChar"/>
    <w:uiPriority w:val="99"/>
    <w:unhideWhenUsed/>
    <w:locked/>
    <w:rsid w:val="00F31A31"/>
    <w:pPr>
      <w:tabs>
        <w:tab w:val="clear" w:pos="360"/>
        <w:tab w:val="center" w:pos="4680"/>
        <w:tab w:val="right" w:pos="9360"/>
      </w:tabs>
    </w:pPr>
  </w:style>
  <w:style w:type="character" w:customStyle="1" w:styleId="FooterChar">
    <w:name w:val="Footer Char"/>
    <w:basedOn w:val="DefaultParagraphFont"/>
    <w:link w:val="Footer"/>
    <w:uiPriority w:val="99"/>
    <w:rsid w:val="00F31A31"/>
    <w:rPr>
      <w:rFonts w:ascii="Tahoma" w:eastAsia="SimSun" w:hAnsi="Tahoma" w:cs="Times New Roman"/>
      <w:sz w:val="24"/>
      <w:szCs w:val="24"/>
    </w:rPr>
  </w:style>
  <w:style w:type="character" w:styleId="PlaceholderText">
    <w:name w:val="Placeholder Text"/>
    <w:basedOn w:val="DefaultParagraphFont"/>
    <w:uiPriority w:val="99"/>
    <w:semiHidden/>
    <w:locked/>
    <w:rsid w:val="00301F81"/>
    <w:rPr>
      <w:color w:val="808080"/>
    </w:rPr>
  </w:style>
  <w:style w:type="character" w:styleId="CommentReference">
    <w:name w:val="annotation reference"/>
    <w:basedOn w:val="DefaultParagraphFont"/>
    <w:semiHidden/>
    <w:unhideWhenUsed/>
    <w:locked/>
    <w:rsid w:val="008069EE"/>
    <w:rPr>
      <w:sz w:val="16"/>
      <w:szCs w:val="16"/>
    </w:rPr>
  </w:style>
  <w:style w:type="paragraph" w:styleId="CommentText">
    <w:name w:val="annotation text"/>
    <w:basedOn w:val="Normal"/>
    <w:link w:val="CommentTextChar"/>
    <w:unhideWhenUsed/>
    <w:locked/>
    <w:rsid w:val="008069EE"/>
    <w:rPr>
      <w:sz w:val="20"/>
      <w:szCs w:val="20"/>
    </w:rPr>
  </w:style>
  <w:style w:type="character" w:customStyle="1" w:styleId="CommentTextChar">
    <w:name w:val="Comment Text Char"/>
    <w:basedOn w:val="DefaultParagraphFont"/>
    <w:link w:val="CommentText"/>
    <w:rsid w:val="008069EE"/>
    <w:rPr>
      <w:rFonts w:ascii="Tahoma" w:eastAsia="SimSun" w:hAnsi="Tahoma" w:cs="Times New Roman"/>
      <w:sz w:val="20"/>
      <w:szCs w:val="20"/>
    </w:rPr>
  </w:style>
  <w:style w:type="paragraph" w:styleId="CommentSubject">
    <w:name w:val="annotation subject"/>
    <w:basedOn w:val="CommentText"/>
    <w:next w:val="CommentText"/>
    <w:link w:val="CommentSubjectChar"/>
    <w:semiHidden/>
    <w:unhideWhenUsed/>
    <w:locked/>
    <w:rsid w:val="008069EE"/>
    <w:rPr>
      <w:b/>
      <w:bCs/>
    </w:rPr>
  </w:style>
  <w:style w:type="character" w:customStyle="1" w:styleId="CommentSubjectChar">
    <w:name w:val="Comment Subject Char"/>
    <w:basedOn w:val="CommentTextChar"/>
    <w:link w:val="CommentSubject"/>
    <w:semiHidden/>
    <w:rsid w:val="008069EE"/>
    <w:rPr>
      <w:rFonts w:ascii="Tahoma" w:eastAsia="SimSun" w:hAnsi="Tahoma" w:cs="Times New Roman"/>
      <w:b/>
      <w:bCs/>
      <w:sz w:val="20"/>
      <w:szCs w:val="20"/>
    </w:rPr>
  </w:style>
  <w:style w:type="character" w:customStyle="1" w:styleId="Mention1">
    <w:name w:val="Mention1"/>
    <w:basedOn w:val="DefaultParagraphFont"/>
    <w:uiPriority w:val="99"/>
    <w:unhideWhenUsed/>
    <w:locked/>
    <w:rsid w:val="008069EE"/>
    <w:rPr>
      <w:color w:val="2B579A"/>
      <w:shd w:val="clear" w:color="auto" w:fill="E1DFDD"/>
    </w:rPr>
  </w:style>
  <w:style w:type="paragraph" w:styleId="Revision">
    <w:name w:val="Revision"/>
    <w:hidden/>
    <w:uiPriority w:val="99"/>
    <w:semiHidden/>
    <w:rsid w:val="00631E60"/>
    <w:pPr>
      <w:spacing w:after="0" w:line="240" w:lineRule="auto"/>
    </w:pPr>
    <w:rPr>
      <w:rFonts w:ascii="Tahoma" w:eastAsia="SimSun" w:hAnsi="Tahoma" w:cs="Times New Roman"/>
      <w:sz w:val="24"/>
      <w:szCs w:val="24"/>
    </w:rPr>
  </w:style>
  <w:style w:type="paragraph" w:customStyle="1" w:styleId="gmail-m-3569763986398637853msolistparagraph">
    <w:name w:val="gmail-m_-3569763986398637853msolistparagraph"/>
    <w:basedOn w:val="Normal"/>
    <w:locked/>
    <w:rsid w:val="004A0869"/>
    <w:pPr>
      <w:tabs>
        <w:tab w:val="clear" w:pos="360"/>
      </w:tabs>
      <w:suppressAutoHyphens w:val="0"/>
      <w:spacing w:before="100" w:beforeAutospacing="1" w:after="100" w:afterAutospacing="1"/>
    </w:pPr>
    <w:rPr>
      <w:rFonts w:ascii="Times New Roman" w:eastAsiaTheme="minorHAnsi" w:hAnsi="Times New Roman"/>
    </w:rPr>
  </w:style>
  <w:style w:type="character" w:customStyle="1" w:styleId="gmail-m-3569763986398637853spelle">
    <w:name w:val="gmail-m_-3569763986398637853spelle"/>
    <w:basedOn w:val="DefaultParagraphFont"/>
    <w:locked/>
    <w:rsid w:val="004A0869"/>
  </w:style>
  <w:style w:type="numbering" w:customStyle="1" w:styleId="AspenBullets">
    <w:name w:val="AspenBullets"/>
    <w:uiPriority w:val="99"/>
    <w:locked/>
    <w:rsid w:val="004F0F48"/>
    <w:pPr>
      <w:numPr>
        <w:numId w:val="3"/>
      </w:numPr>
    </w:pPr>
  </w:style>
  <w:style w:type="paragraph" w:styleId="ListBullet">
    <w:name w:val="List Bullet"/>
    <w:basedOn w:val="BodyText"/>
    <w:locked/>
    <w:rsid w:val="004F0F48"/>
    <w:pPr>
      <w:spacing w:before="120" w:after="120"/>
    </w:pPr>
  </w:style>
  <w:style w:type="paragraph" w:styleId="BodyText">
    <w:name w:val="Body Text"/>
    <w:aliases w:val="b"/>
    <w:basedOn w:val="Normal"/>
    <w:link w:val="BodyTextChar"/>
    <w:qFormat/>
    <w:locked/>
    <w:rsid w:val="00467775"/>
    <w:pPr>
      <w:tabs>
        <w:tab w:val="clear" w:pos="360"/>
      </w:tabs>
      <w:suppressAutoHyphens w:val="0"/>
      <w:spacing w:after="240"/>
    </w:pPr>
    <w:rPr>
      <w:rFonts w:eastAsia="Times New Roman" w:cs="Calibri"/>
    </w:rPr>
  </w:style>
  <w:style w:type="character" w:customStyle="1" w:styleId="BodyTextChar">
    <w:name w:val="Body Text Char"/>
    <w:aliases w:val="b Char"/>
    <w:basedOn w:val="DefaultParagraphFont"/>
    <w:link w:val="BodyText"/>
    <w:rsid w:val="00467775"/>
    <w:rPr>
      <w:rFonts w:ascii="Arial" w:eastAsia="Times New Roman" w:hAnsi="Arial" w:cs="Calibri"/>
      <w:sz w:val="24"/>
      <w:szCs w:val="24"/>
    </w:rPr>
  </w:style>
  <w:style w:type="paragraph" w:styleId="ListBullet2">
    <w:name w:val="List Bullet 2"/>
    <w:basedOn w:val="BodyText"/>
    <w:locked/>
    <w:rsid w:val="004F0F48"/>
    <w:pPr>
      <w:spacing w:before="120"/>
    </w:pPr>
  </w:style>
  <w:style w:type="paragraph" w:styleId="ListBullet3">
    <w:name w:val="List Bullet 3"/>
    <w:basedOn w:val="Normal"/>
    <w:uiPriority w:val="99"/>
    <w:unhideWhenUsed/>
    <w:locked/>
    <w:rsid w:val="004F0F48"/>
    <w:pPr>
      <w:tabs>
        <w:tab w:val="clear" w:pos="360"/>
      </w:tabs>
      <w:suppressAutoHyphens w:val="0"/>
      <w:spacing w:line="216" w:lineRule="auto"/>
    </w:pPr>
    <w:rPr>
      <w:rFonts w:ascii="Calibri" w:eastAsia="Times New Roman" w:hAnsi="Calibri" w:cs="Calibri"/>
      <w:sz w:val="20"/>
      <w:szCs w:val="20"/>
    </w:rPr>
  </w:style>
  <w:style w:type="paragraph" w:styleId="ListBullet4">
    <w:name w:val="List Bullet 4"/>
    <w:basedOn w:val="Normal"/>
    <w:uiPriority w:val="99"/>
    <w:unhideWhenUsed/>
    <w:locked/>
    <w:rsid w:val="004F0F48"/>
    <w:pPr>
      <w:tabs>
        <w:tab w:val="clear" w:pos="360"/>
      </w:tabs>
      <w:suppressAutoHyphens w:val="0"/>
      <w:spacing w:line="216" w:lineRule="auto"/>
    </w:pPr>
    <w:rPr>
      <w:rFonts w:ascii="Calibri" w:eastAsia="Times New Roman" w:hAnsi="Calibri" w:cs="Calibri"/>
      <w:sz w:val="20"/>
      <w:szCs w:val="20"/>
    </w:rPr>
  </w:style>
  <w:style w:type="paragraph" w:styleId="ListContinue">
    <w:name w:val="List Continue"/>
    <w:aliases w:val="lc"/>
    <w:basedOn w:val="BodyText"/>
    <w:locked/>
    <w:rsid w:val="00DB32BF"/>
    <w:pPr>
      <w:spacing w:before="120"/>
      <w:ind w:left="216"/>
    </w:pPr>
  </w:style>
  <w:style w:type="paragraph" w:customStyle="1" w:styleId="MMBullet2">
    <w:name w:val="MM Bullet 2"/>
    <w:aliases w:val="mb2"/>
    <w:locked/>
    <w:rsid w:val="004F0F48"/>
    <w:pPr>
      <w:spacing w:before="120" w:after="0" w:line="240" w:lineRule="auto"/>
      <w:jc w:val="both"/>
    </w:pPr>
    <w:rPr>
      <w:rFonts w:ascii="Calibri" w:eastAsia="Times New Roman" w:hAnsi="Calibri" w:cs="Times New Roman"/>
      <w:szCs w:val="24"/>
    </w:rPr>
  </w:style>
  <w:style w:type="paragraph" w:customStyle="1" w:styleId="MMBullet">
    <w:name w:val="MM Bullet"/>
    <w:aliases w:val="mb"/>
    <w:basedOn w:val="Normal"/>
    <w:locked/>
    <w:rsid w:val="004F0F48"/>
    <w:pPr>
      <w:tabs>
        <w:tab w:val="clear" w:pos="360"/>
      </w:tabs>
      <w:suppressAutoHyphens w:val="0"/>
      <w:spacing w:before="120"/>
    </w:pPr>
    <w:rPr>
      <w:rFonts w:ascii="Calibri" w:eastAsia="Times New Roman" w:hAnsi="Calibri" w:cs="Calibri"/>
      <w:sz w:val="22"/>
      <w:szCs w:val="20"/>
    </w:rPr>
  </w:style>
  <w:style w:type="character" w:customStyle="1" w:styleId="UnresolvedMention2">
    <w:name w:val="Unresolved Mention2"/>
    <w:basedOn w:val="DefaultParagraphFont"/>
    <w:uiPriority w:val="99"/>
    <w:unhideWhenUsed/>
    <w:locked/>
    <w:rsid w:val="00A22B85"/>
    <w:rPr>
      <w:color w:val="605E5C"/>
      <w:shd w:val="clear" w:color="auto" w:fill="E1DFDD"/>
    </w:rPr>
  </w:style>
  <w:style w:type="character" w:customStyle="1" w:styleId="Mention2">
    <w:name w:val="Mention2"/>
    <w:basedOn w:val="DefaultParagraphFont"/>
    <w:uiPriority w:val="99"/>
    <w:unhideWhenUsed/>
    <w:locked/>
    <w:rsid w:val="008A6CDA"/>
    <w:rPr>
      <w:color w:val="2B579A"/>
      <w:shd w:val="clear" w:color="auto" w:fill="E1DFDD"/>
    </w:rPr>
  </w:style>
  <w:style w:type="paragraph" w:styleId="NormalWeb">
    <w:name w:val="Normal (Web)"/>
    <w:basedOn w:val="Normal"/>
    <w:uiPriority w:val="99"/>
    <w:unhideWhenUsed/>
    <w:locked/>
    <w:rsid w:val="00FA07A4"/>
    <w:pPr>
      <w:tabs>
        <w:tab w:val="clear" w:pos="360"/>
      </w:tabs>
      <w:suppressAutoHyphens w:val="0"/>
      <w:spacing w:before="100" w:beforeAutospacing="1" w:after="100" w:afterAutospacing="1"/>
    </w:pPr>
    <w:rPr>
      <w:rFonts w:ascii="Times New Roman" w:eastAsia="Times New Roman" w:hAnsi="Times New Roman"/>
    </w:rPr>
  </w:style>
  <w:style w:type="paragraph" w:customStyle="1" w:styleId="paragraph">
    <w:name w:val="paragraph"/>
    <w:basedOn w:val="Normal"/>
    <w:locked/>
    <w:rsid w:val="009D06C4"/>
    <w:pPr>
      <w:tabs>
        <w:tab w:val="clear" w:pos="360"/>
      </w:tabs>
      <w:suppressAutoHyphens w:val="0"/>
      <w:spacing w:before="100" w:beforeAutospacing="1" w:after="100" w:afterAutospacing="1"/>
    </w:pPr>
    <w:rPr>
      <w:rFonts w:ascii="Times New Roman" w:eastAsia="Times New Roman" w:hAnsi="Times New Roman"/>
      <w:lang w:eastAsia="zh-CN"/>
    </w:rPr>
  </w:style>
  <w:style w:type="character" w:customStyle="1" w:styleId="normaltextrun">
    <w:name w:val="normaltextrun"/>
    <w:basedOn w:val="DefaultParagraphFont"/>
    <w:locked/>
    <w:rsid w:val="009D06C4"/>
  </w:style>
  <w:style w:type="character" w:customStyle="1" w:styleId="eop">
    <w:name w:val="eop"/>
    <w:basedOn w:val="DefaultParagraphFont"/>
    <w:locked/>
    <w:rsid w:val="009D06C4"/>
  </w:style>
  <w:style w:type="character" w:customStyle="1" w:styleId="spellingerror">
    <w:name w:val="spellingerror"/>
    <w:basedOn w:val="DefaultParagraphFont"/>
    <w:locked/>
    <w:rsid w:val="009D06C4"/>
  </w:style>
  <w:style w:type="character" w:customStyle="1" w:styleId="contextualspellingandgrammarerror">
    <w:name w:val="contextualspellingandgrammarerror"/>
    <w:basedOn w:val="DefaultParagraphFont"/>
    <w:locked/>
    <w:rsid w:val="009D06C4"/>
  </w:style>
  <w:style w:type="character" w:customStyle="1" w:styleId="UnresolvedMention3">
    <w:name w:val="Unresolved Mention3"/>
    <w:basedOn w:val="DefaultParagraphFont"/>
    <w:uiPriority w:val="99"/>
    <w:semiHidden/>
    <w:unhideWhenUsed/>
    <w:locked/>
    <w:rsid w:val="005041F6"/>
    <w:rPr>
      <w:color w:val="605E5C"/>
      <w:shd w:val="clear" w:color="auto" w:fill="E1DFDD"/>
    </w:rPr>
  </w:style>
  <w:style w:type="paragraph" w:styleId="TOCHeading">
    <w:name w:val="TOC Heading"/>
    <w:basedOn w:val="Heading1"/>
    <w:next w:val="Normal"/>
    <w:uiPriority w:val="39"/>
    <w:unhideWhenUsed/>
    <w:qFormat/>
    <w:locked/>
    <w:rsid w:val="00A728BF"/>
    <w:pPr>
      <w:keepNext/>
      <w:keepLines/>
      <w:pageBreakBefore w:val="0"/>
      <w:pBdr>
        <w:bottom w:val="none" w:sz="0" w:space="0" w:color="auto"/>
      </w:pBdr>
      <w:suppressAutoHyphens w:val="0"/>
      <w:autoSpaceDE/>
      <w:autoSpaceDN/>
      <w:adjustRightInd/>
      <w:spacing w:before="240" w:after="0" w:line="259" w:lineRule="auto"/>
      <w:textAlignment w:val="auto"/>
      <w:outlineLvl w:val="9"/>
    </w:pPr>
    <w:rPr>
      <w:rFonts w:asciiTheme="majorHAnsi" w:eastAsiaTheme="majorEastAsia" w:hAnsiTheme="majorHAnsi" w:cstheme="majorBidi"/>
      <w:b w:val="0"/>
      <w:color w:val="365F91" w:themeColor="accent1" w:themeShade="BF"/>
      <w:sz w:val="32"/>
      <w:szCs w:val="32"/>
    </w:rPr>
  </w:style>
  <w:style w:type="character" w:customStyle="1" w:styleId="Mention3">
    <w:name w:val="Mention3"/>
    <w:basedOn w:val="DefaultParagraphFont"/>
    <w:uiPriority w:val="99"/>
    <w:unhideWhenUsed/>
    <w:locked/>
    <w:rsid w:val="00593B09"/>
    <w:rPr>
      <w:color w:val="2B579A"/>
      <w:shd w:val="clear" w:color="auto" w:fill="E1DFDD"/>
    </w:rPr>
  </w:style>
  <w:style w:type="paragraph" w:styleId="ListNumber">
    <w:name w:val="List Number"/>
    <w:basedOn w:val="Normal"/>
    <w:uiPriority w:val="99"/>
    <w:unhideWhenUsed/>
    <w:locked/>
    <w:rsid w:val="00467775"/>
    <w:pPr>
      <w:keepNext/>
      <w:numPr>
        <w:numId w:val="9"/>
      </w:numPr>
      <w:tabs>
        <w:tab w:val="clear" w:pos="360"/>
      </w:tabs>
      <w:spacing w:before="240" w:after="240"/>
    </w:pPr>
    <w:rPr>
      <w:b/>
    </w:rPr>
  </w:style>
  <w:style w:type="paragraph" w:styleId="ListNumber2">
    <w:name w:val="List Number 2"/>
    <w:basedOn w:val="Normal"/>
    <w:uiPriority w:val="99"/>
    <w:unhideWhenUsed/>
    <w:locked/>
    <w:rsid w:val="00C46446"/>
    <w:pPr>
      <w:numPr>
        <w:numId w:val="28"/>
      </w:numPr>
      <w:spacing w:after="120"/>
    </w:pPr>
  </w:style>
  <w:style w:type="paragraph" w:styleId="ListNumber3">
    <w:name w:val="List Number 3"/>
    <w:basedOn w:val="Normal"/>
    <w:uiPriority w:val="99"/>
    <w:unhideWhenUsed/>
    <w:locked/>
    <w:rsid w:val="00C46446"/>
    <w:pPr>
      <w:numPr>
        <w:numId w:val="10"/>
      </w:numPr>
      <w:spacing w:after="120"/>
    </w:pPr>
  </w:style>
  <w:style w:type="paragraph" w:styleId="BlockText">
    <w:name w:val="Block Text"/>
    <w:basedOn w:val="Normal"/>
    <w:uiPriority w:val="99"/>
    <w:unhideWhenUsed/>
    <w:locked/>
    <w:rsid w:val="00C46446"/>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customStyle="1" w:styleId="pf0">
    <w:name w:val="pf0"/>
    <w:basedOn w:val="Normal"/>
    <w:locked/>
    <w:rsid w:val="00F501BE"/>
    <w:pPr>
      <w:tabs>
        <w:tab w:val="clear" w:pos="360"/>
      </w:tabs>
      <w:suppressAutoHyphens w:val="0"/>
      <w:spacing w:before="100" w:beforeAutospacing="1" w:after="100" w:afterAutospacing="1"/>
    </w:pPr>
    <w:rPr>
      <w:rFonts w:ascii="Calibri" w:eastAsiaTheme="minorHAnsi" w:hAnsi="Calibri" w:cs="Calibri"/>
      <w:sz w:val="22"/>
      <w:szCs w:val="22"/>
    </w:rPr>
  </w:style>
  <w:style w:type="character" w:customStyle="1" w:styleId="cf01">
    <w:name w:val="cf01"/>
    <w:basedOn w:val="DefaultParagraphFont"/>
    <w:locked/>
    <w:rsid w:val="00F501BE"/>
    <w:rPr>
      <w:rFonts w:ascii="Segoe UI" w:hAnsi="Segoe UI" w:cs="Segoe UI" w:hint="default"/>
    </w:rPr>
  </w:style>
  <w:style w:type="character" w:customStyle="1" w:styleId="Mention4">
    <w:name w:val="Mention4"/>
    <w:basedOn w:val="DefaultParagraphFont"/>
    <w:uiPriority w:val="99"/>
    <w:unhideWhenUsed/>
    <w:locked/>
    <w:rsid w:val="001F2FBC"/>
    <w:rPr>
      <w:color w:val="2B579A"/>
      <w:shd w:val="clear" w:color="auto" w:fill="E1DFDD"/>
    </w:rPr>
  </w:style>
  <w:style w:type="character" w:customStyle="1" w:styleId="UnresolvedMention4">
    <w:name w:val="Unresolved Mention4"/>
    <w:basedOn w:val="DefaultParagraphFont"/>
    <w:uiPriority w:val="99"/>
    <w:semiHidden/>
    <w:unhideWhenUsed/>
    <w:locked/>
    <w:rsid w:val="00DC70B1"/>
    <w:rPr>
      <w:color w:val="605E5C"/>
      <w:shd w:val="clear" w:color="auto" w:fill="E1DFDD"/>
    </w:rPr>
  </w:style>
  <w:style w:type="paragraph" w:customStyle="1" w:styleId="xmsolistparagraph">
    <w:name w:val="x_msolistparagraph"/>
    <w:basedOn w:val="Normal"/>
    <w:rsid w:val="00F06B51"/>
    <w:pPr>
      <w:tabs>
        <w:tab w:val="clear" w:pos="360"/>
      </w:tabs>
      <w:suppressAutoHyphens w:val="0"/>
      <w:spacing w:before="100" w:beforeAutospacing="1" w:after="100" w:afterAutospacing="1"/>
    </w:pPr>
    <w:rPr>
      <w:rFonts w:ascii="Times New Roman" w:eastAsia="Times New Roman" w:hAnsi="Times New Roman"/>
    </w:rPr>
  </w:style>
  <w:style w:type="character" w:customStyle="1" w:styleId="apple-tab-span">
    <w:name w:val="apple-tab-span"/>
    <w:basedOn w:val="DefaultParagraphFont"/>
    <w:rsid w:val="00D12828"/>
  </w:style>
  <w:style w:type="character" w:customStyle="1" w:styleId="UnresolvedMention5">
    <w:name w:val="Unresolved Mention5"/>
    <w:basedOn w:val="DefaultParagraphFont"/>
    <w:uiPriority w:val="99"/>
    <w:semiHidden/>
    <w:unhideWhenUsed/>
    <w:rsid w:val="002F4B0F"/>
    <w:rPr>
      <w:color w:val="605E5C"/>
      <w:shd w:val="clear" w:color="auto" w:fill="E1DFDD"/>
    </w:rPr>
  </w:style>
  <w:style w:type="character" w:styleId="UnresolvedMention">
    <w:name w:val="Unresolved Mention"/>
    <w:basedOn w:val="DefaultParagraphFont"/>
    <w:uiPriority w:val="99"/>
    <w:semiHidden/>
    <w:unhideWhenUsed/>
    <w:rsid w:val="000A7D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661273">
      <w:bodyDiv w:val="1"/>
      <w:marLeft w:val="0"/>
      <w:marRight w:val="0"/>
      <w:marTop w:val="0"/>
      <w:marBottom w:val="0"/>
      <w:divBdr>
        <w:top w:val="none" w:sz="0" w:space="0" w:color="auto"/>
        <w:left w:val="none" w:sz="0" w:space="0" w:color="auto"/>
        <w:bottom w:val="none" w:sz="0" w:space="0" w:color="auto"/>
        <w:right w:val="none" w:sz="0" w:space="0" w:color="auto"/>
      </w:divBdr>
    </w:div>
    <w:div w:id="71778199">
      <w:bodyDiv w:val="1"/>
      <w:marLeft w:val="0"/>
      <w:marRight w:val="0"/>
      <w:marTop w:val="0"/>
      <w:marBottom w:val="0"/>
      <w:divBdr>
        <w:top w:val="none" w:sz="0" w:space="0" w:color="auto"/>
        <w:left w:val="none" w:sz="0" w:space="0" w:color="auto"/>
        <w:bottom w:val="none" w:sz="0" w:space="0" w:color="auto"/>
        <w:right w:val="none" w:sz="0" w:space="0" w:color="auto"/>
      </w:divBdr>
    </w:div>
    <w:div w:id="73433054">
      <w:bodyDiv w:val="1"/>
      <w:marLeft w:val="0"/>
      <w:marRight w:val="0"/>
      <w:marTop w:val="0"/>
      <w:marBottom w:val="0"/>
      <w:divBdr>
        <w:top w:val="none" w:sz="0" w:space="0" w:color="auto"/>
        <w:left w:val="none" w:sz="0" w:space="0" w:color="auto"/>
        <w:bottom w:val="none" w:sz="0" w:space="0" w:color="auto"/>
        <w:right w:val="none" w:sz="0" w:space="0" w:color="auto"/>
      </w:divBdr>
    </w:div>
    <w:div w:id="199975948">
      <w:bodyDiv w:val="1"/>
      <w:marLeft w:val="0"/>
      <w:marRight w:val="0"/>
      <w:marTop w:val="0"/>
      <w:marBottom w:val="0"/>
      <w:divBdr>
        <w:top w:val="none" w:sz="0" w:space="0" w:color="auto"/>
        <w:left w:val="none" w:sz="0" w:space="0" w:color="auto"/>
        <w:bottom w:val="none" w:sz="0" w:space="0" w:color="auto"/>
        <w:right w:val="none" w:sz="0" w:space="0" w:color="auto"/>
      </w:divBdr>
    </w:div>
    <w:div w:id="257568237">
      <w:bodyDiv w:val="1"/>
      <w:marLeft w:val="0"/>
      <w:marRight w:val="0"/>
      <w:marTop w:val="0"/>
      <w:marBottom w:val="0"/>
      <w:divBdr>
        <w:top w:val="none" w:sz="0" w:space="0" w:color="auto"/>
        <w:left w:val="none" w:sz="0" w:space="0" w:color="auto"/>
        <w:bottom w:val="none" w:sz="0" w:space="0" w:color="auto"/>
        <w:right w:val="none" w:sz="0" w:space="0" w:color="auto"/>
      </w:divBdr>
    </w:div>
    <w:div w:id="275143067">
      <w:bodyDiv w:val="1"/>
      <w:marLeft w:val="0"/>
      <w:marRight w:val="0"/>
      <w:marTop w:val="0"/>
      <w:marBottom w:val="0"/>
      <w:divBdr>
        <w:top w:val="none" w:sz="0" w:space="0" w:color="auto"/>
        <w:left w:val="none" w:sz="0" w:space="0" w:color="auto"/>
        <w:bottom w:val="none" w:sz="0" w:space="0" w:color="auto"/>
        <w:right w:val="none" w:sz="0" w:space="0" w:color="auto"/>
      </w:divBdr>
      <w:divsChild>
        <w:div w:id="1752654365">
          <w:marLeft w:val="0"/>
          <w:marRight w:val="0"/>
          <w:marTop w:val="0"/>
          <w:marBottom w:val="525"/>
          <w:divBdr>
            <w:top w:val="none" w:sz="0" w:space="0" w:color="auto"/>
            <w:left w:val="none" w:sz="0" w:space="0" w:color="auto"/>
            <w:bottom w:val="none" w:sz="0" w:space="0" w:color="auto"/>
            <w:right w:val="none" w:sz="0" w:space="0" w:color="auto"/>
          </w:divBdr>
          <w:divsChild>
            <w:div w:id="1112436052">
              <w:marLeft w:val="-165"/>
              <w:marRight w:val="-165"/>
              <w:marTop w:val="0"/>
              <w:marBottom w:val="0"/>
              <w:divBdr>
                <w:top w:val="none" w:sz="0" w:space="0" w:color="auto"/>
                <w:left w:val="none" w:sz="0" w:space="0" w:color="auto"/>
                <w:bottom w:val="none" w:sz="0" w:space="0" w:color="auto"/>
                <w:right w:val="none" w:sz="0" w:space="0" w:color="auto"/>
              </w:divBdr>
              <w:divsChild>
                <w:div w:id="957834012">
                  <w:marLeft w:val="0"/>
                  <w:marRight w:val="0"/>
                  <w:marTop w:val="0"/>
                  <w:marBottom w:val="0"/>
                  <w:divBdr>
                    <w:top w:val="none" w:sz="0" w:space="0" w:color="auto"/>
                    <w:left w:val="none" w:sz="0" w:space="0" w:color="auto"/>
                    <w:bottom w:val="none" w:sz="0" w:space="0" w:color="auto"/>
                    <w:right w:val="none" w:sz="0" w:space="0" w:color="auto"/>
                  </w:divBdr>
                  <w:divsChild>
                    <w:div w:id="494419587">
                      <w:marLeft w:val="0"/>
                      <w:marRight w:val="0"/>
                      <w:marTop w:val="0"/>
                      <w:marBottom w:val="0"/>
                      <w:divBdr>
                        <w:top w:val="none" w:sz="0" w:space="0" w:color="auto"/>
                        <w:left w:val="none" w:sz="0" w:space="0" w:color="auto"/>
                        <w:bottom w:val="none" w:sz="0" w:space="0" w:color="auto"/>
                        <w:right w:val="none" w:sz="0" w:space="0" w:color="auto"/>
                      </w:divBdr>
                      <w:divsChild>
                        <w:div w:id="1995717687">
                          <w:marLeft w:val="0"/>
                          <w:marRight w:val="0"/>
                          <w:marTop w:val="0"/>
                          <w:marBottom w:val="0"/>
                          <w:divBdr>
                            <w:top w:val="none" w:sz="0" w:space="0" w:color="auto"/>
                            <w:left w:val="none" w:sz="0" w:space="0" w:color="auto"/>
                            <w:bottom w:val="none" w:sz="0" w:space="0" w:color="auto"/>
                            <w:right w:val="none" w:sz="0" w:space="0" w:color="auto"/>
                          </w:divBdr>
                          <w:divsChild>
                            <w:div w:id="859052944">
                              <w:marLeft w:val="0"/>
                              <w:marRight w:val="0"/>
                              <w:marTop w:val="0"/>
                              <w:marBottom w:val="0"/>
                              <w:divBdr>
                                <w:top w:val="none" w:sz="0" w:space="0" w:color="auto"/>
                                <w:left w:val="none" w:sz="0" w:space="0" w:color="auto"/>
                                <w:bottom w:val="none" w:sz="0" w:space="0" w:color="auto"/>
                                <w:right w:val="none" w:sz="0" w:space="0" w:color="auto"/>
                              </w:divBdr>
                              <w:divsChild>
                                <w:div w:id="185954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4397929">
          <w:marLeft w:val="0"/>
          <w:marRight w:val="0"/>
          <w:marTop w:val="0"/>
          <w:marBottom w:val="525"/>
          <w:divBdr>
            <w:top w:val="none" w:sz="0" w:space="0" w:color="auto"/>
            <w:left w:val="none" w:sz="0" w:space="0" w:color="auto"/>
            <w:bottom w:val="none" w:sz="0" w:space="0" w:color="auto"/>
            <w:right w:val="none" w:sz="0" w:space="0" w:color="auto"/>
          </w:divBdr>
          <w:divsChild>
            <w:div w:id="1404332456">
              <w:marLeft w:val="-165"/>
              <w:marRight w:val="-165"/>
              <w:marTop w:val="0"/>
              <w:marBottom w:val="0"/>
              <w:divBdr>
                <w:top w:val="none" w:sz="0" w:space="0" w:color="auto"/>
                <w:left w:val="none" w:sz="0" w:space="0" w:color="auto"/>
                <w:bottom w:val="none" w:sz="0" w:space="0" w:color="auto"/>
                <w:right w:val="none" w:sz="0" w:space="0" w:color="auto"/>
              </w:divBdr>
              <w:divsChild>
                <w:div w:id="843328053">
                  <w:marLeft w:val="0"/>
                  <w:marRight w:val="0"/>
                  <w:marTop w:val="0"/>
                  <w:marBottom w:val="0"/>
                  <w:divBdr>
                    <w:top w:val="none" w:sz="0" w:space="0" w:color="auto"/>
                    <w:left w:val="none" w:sz="0" w:space="0" w:color="auto"/>
                    <w:bottom w:val="none" w:sz="0" w:space="0" w:color="auto"/>
                    <w:right w:val="none" w:sz="0" w:space="0" w:color="auto"/>
                  </w:divBdr>
                  <w:divsChild>
                    <w:div w:id="541139461">
                      <w:marLeft w:val="0"/>
                      <w:marRight w:val="0"/>
                      <w:marTop w:val="0"/>
                      <w:marBottom w:val="0"/>
                      <w:divBdr>
                        <w:top w:val="none" w:sz="0" w:space="0" w:color="auto"/>
                        <w:left w:val="none" w:sz="0" w:space="0" w:color="auto"/>
                        <w:bottom w:val="none" w:sz="0" w:space="0" w:color="auto"/>
                        <w:right w:val="none" w:sz="0" w:space="0" w:color="auto"/>
                      </w:divBdr>
                      <w:divsChild>
                        <w:div w:id="242683949">
                          <w:marLeft w:val="0"/>
                          <w:marRight w:val="0"/>
                          <w:marTop w:val="0"/>
                          <w:marBottom w:val="0"/>
                          <w:divBdr>
                            <w:top w:val="none" w:sz="0" w:space="0" w:color="auto"/>
                            <w:left w:val="none" w:sz="0" w:space="0" w:color="auto"/>
                            <w:bottom w:val="none" w:sz="0" w:space="0" w:color="auto"/>
                            <w:right w:val="none" w:sz="0" w:space="0" w:color="auto"/>
                          </w:divBdr>
                          <w:divsChild>
                            <w:div w:id="1722946458">
                              <w:marLeft w:val="0"/>
                              <w:marRight w:val="0"/>
                              <w:marTop w:val="0"/>
                              <w:marBottom w:val="0"/>
                              <w:divBdr>
                                <w:top w:val="none" w:sz="0" w:space="0" w:color="auto"/>
                                <w:left w:val="none" w:sz="0" w:space="0" w:color="auto"/>
                                <w:bottom w:val="none" w:sz="0" w:space="0" w:color="auto"/>
                                <w:right w:val="none" w:sz="0" w:space="0" w:color="auto"/>
                              </w:divBdr>
                              <w:divsChild>
                                <w:div w:id="36498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3510875">
      <w:bodyDiv w:val="1"/>
      <w:marLeft w:val="0"/>
      <w:marRight w:val="0"/>
      <w:marTop w:val="0"/>
      <w:marBottom w:val="0"/>
      <w:divBdr>
        <w:top w:val="none" w:sz="0" w:space="0" w:color="auto"/>
        <w:left w:val="none" w:sz="0" w:space="0" w:color="auto"/>
        <w:bottom w:val="none" w:sz="0" w:space="0" w:color="auto"/>
        <w:right w:val="none" w:sz="0" w:space="0" w:color="auto"/>
      </w:divBdr>
    </w:div>
    <w:div w:id="288048032">
      <w:bodyDiv w:val="1"/>
      <w:marLeft w:val="0"/>
      <w:marRight w:val="0"/>
      <w:marTop w:val="0"/>
      <w:marBottom w:val="0"/>
      <w:divBdr>
        <w:top w:val="none" w:sz="0" w:space="0" w:color="auto"/>
        <w:left w:val="none" w:sz="0" w:space="0" w:color="auto"/>
        <w:bottom w:val="none" w:sz="0" w:space="0" w:color="auto"/>
        <w:right w:val="none" w:sz="0" w:space="0" w:color="auto"/>
      </w:divBdr>
    </w:div>
    <w:div w:id="427193858">
      <w:bodyDiv w:val="1"/>
      <w:marLeft w:val="0"/>
      <w:marRight w:val="0"/>
      <w:marTop w:val="0"/>
      <w:marBottom w:val="0"/>
      <w:divBdr>
        <w:top w:val="none" w:sz="0" w:space="0" w:color="auto"/>
        <w:left w:val="none" w:sz="0" w:space="0" w:color="auto"/>
        <w:bottom w:val="none" w:sz="0" w:space="0" w:color="auto"/>
        <w:right w:val="none" w:sz="0" w:space="0" w:color="auto"/>
      </w:divBdr>
    </w:div>
    <w:div w:id="881402379">
      <w:bodyDiv w:val="1"/>
      <w:marLeft w:val="0"/>
      <w:marRight w:val="0"/>
      <w:marTop w:val="0"/>
      <w:marBottom w:val="0"/>
      <w:divBdr>
        <w:top w:val="none" w:sz="0" w:space="0" w:color="auto"/>
        <w:left w:val="none" w:sz="0" w:space="0" w:color="auto"/>
        <w:bottom w:val="none" w:sz="0" w:space="0" w:color="auto"/>
        <w:right w:val="none" w:sz="0" w:space="0" w:color="auto"/>
      </w:divBdr>
    </w:div>
    <w:div w:id="908613420">
      <w:bodyDiv w:val="1"/>
      <w:marLeft w:val="0"/>
      <w:marRight w:val="0"/>
      <w:marTop w:val="0"/>
      <w:marBottom w:val="0"/>
      <w:divBdr>
        <w:top w:val="none" w:sz="0" w:space="0" w:color="auto"/>
        <w:left w:val="none" w:sz="0" w:space="0" w:color="auto"/>
        <w:bottom w:val="none" w:sz="0" w:space="0" w:color="auto"/>
        <w:right w:val="none" w:sz="0" w:space="0" w:color="auto"/>
      </w:divBdr>
    </w:div>
    <w:div w:id="939222383">
      <w:bodyDiv w:val="1"/>
      <w:marLeft w:val="0"/>
      <w:marRight w:val="0"/>
      <w:marTop w:val="0"/>
      <w:marBottom w:val="0"/>
      <w:divBdr>
        <w:top w:val="none" w:sz="0" w:space="0" w:color="auto"/>
        <w:left w:val="none" w:sz="0" w:space="0" w:color="auto"/>
        <w:bottom w:val="none" w:sz="0" w:space="0" w:color="auto"/>
        <w:right w:val="none" w:sz="0" w:space="0" w:color="auto"/>
      </w:divBdr>
    </w:div>
    <w:div w:id="1012488739">
      <w:bodyDiv w:val="1"/>
      <w:marLeft w:val="0"/>
      <w:marRight w:val="0"/>
      <w:marTop w:val="0"/>
      <w:marBottom w:val="0"/>
      <w:divBdr>
        <w:top w:val="none" w:sz="0" w:space="0" w:color="auto"/>
        <w:left w:val="none" w:sz="0" w:space="0" w:color="auto"/>
        <w:bottom w:val="none" w:sz="0" w:space="0" w:color="auto"/>
        <w:right w:val="none" w:sz="0" w:space="0" w:color="auto"/>
      </w:divBdr>
    </w:div>
    <w:div w:id="1033261819">
      <w:bodyDiv w:val="1"/>
      <w:marLeft w:val="0"/>
      <w:marRight w:val="0"/>
      <w:marTop w:val="0"/>
      <w:marBottom w:val="0"/>
      <w:divBdr>
        <w:top w:val="none" w:sz="0" w:space="0" w:color="auto"/>
        <w:left w:val="none" w:sz="0" w:space="0" w:color="auto"/>
        <w:bottom w:val="none" w:sz="0" w:space="0" w:color="auto"/>
        <w:right w:val="none" w:sz="0" w:space="0" w:color="auto"/>
      </w:divBdr>
      <w:divsChild>
        <w:div w:id="909272590">
          <w:marLeft w:val="0"/>
          <w:marRight w:val="0"/>
          <w:marTop w:val="0"/>
          <w:marBottom w:val="525"/>
          <w:divBdr>
            <w:top w:val="none" w:sz="0" w:space="0" w:color="auto"/>
            <w:left w:val="none" w:sz="0" w:space="0" w:color="auto"/>
            <w:bottom w:val="none" w:sz="0" w:space="0" w:color="auto"/>
            <w:right w:val="none" w:sz="0" w:space="0" w:color="auto"/>
          </w:divBdr>
          <w:divsChild>
            <w:div w:id="1306736915">
              <w:marLeft w:val="-165"/>
              <w:marRight w:val="-165"/>
              <w:marTop w:val="0"/>
              <w:marBottom w:val="0"/>
              <w:divBdr>
                <w:top w:val="none" w:sz="0" w:space="0" w:color="auto"/>
                <w:left w:val="none" w:sz="0" w:space="0" w:color="auto"/>
                <w:bottom w:val="none" w:sz="0" w:space="0" w:color="auto"/>
                <w:right w:val="none" w:sz="0" w:space="0" w:color="auto"/>
              </w:divBdr>
              <w:divsChild>
                <w:div w:id="1196892207">
                  <w:marLeft w:val="0"/>
                  <w:marRight w:val="0"/>
                  <w:marTop w:val="0"/>
                  <w:marBottom w:val="0"/>
                  <w:divBdr>
                    <w:top w:val="none" w:sz="0" w:space="0" w:color="auto"/>
                    <w:left w:val="none" w:sz="0" w:space="0" w:color="auto"/>
                    <w:bottom w:val="none" w:sz="0" w:space="0" w:color="auto"/>
                    <w:right w:val="none" w:sz="0" w:space="0" w:color="auto"/>
                  </w:divBdr>
                  <w:divsChild>
                    <w:div w:id="1653751394">
                      <w:marLeft w:val="0"/>
                      <w:marRight w:val="0"/>
                      <w:marTop w:val="0"/>
                      <w:marBottom w:val="0"/>
                      <w:divBdr>
                        <w:top w:val="none" w:sz="0" w:space="0" w:color="auto"/>
                        <w:left w:val="none" w:sz="0" w:space="0" w:color="auto"/>
                        <w:bottom w:val="none" w:sz="0" w:space="0" w:color="auto"/>
                        <w:right w:val="none" w:sz="0" w:space="0" w:color="auto"/>
                      </w:divBdr>
                      <w:divsChild>
                        <w:div w:id="615795616">
                          <w:marLeft w:val="0"/>
                          <w:marRight w:val="0"/>
                          <w:marTop w:val="0"/>
                          <w:marBottom w:val="0"/>
                          <w:divBdr>
                            <w:top w:val="none" w:sz="0" w:space="0" w:color="auto"/>
                            <w:left w:val="none" w:sz="0" w:space="0" w:color="auto"/>
                            <w:bottom w:val="none" w:sz="0" w:space="0" w:color="auto"/>
                            <w:right w:val="none" w:sz="0" w:space="0" w:color="auto"/>
                          </w:divBdr>
                          <w:divsChild>
                            <w:div w:id="1089354333">
                              <w:marLeft w:val="0"/>
                              <w:marRight w:val="0"/>
                              <w:marTop w:val="0"/>
                              <w:marBottom w:val="0"/>
                              <w:divBdr>
                                <w:top w:val="none" w:sz="0" w:space="0" w:color="auto"/>
                                <w:left w:val="none" w:sz="0" w:space="0" w:color="auto"/>
                                <w:bottom w:val="none" w:sz="0" w:space="0" w:color="auto"/>
                                <w:right w:val="none" w:sz="0" w:space="0" w:color="auto"/>
                              </w:divBdr>
                              <w:divsChild>
                                <w:div w:id="142895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0693735">
          <w:marLeft w:val="0"/>
          <w:marRight w:val="0"/>
          <w:marTop w:val="0"/>
          <w:marBottom w:val="525"/>
          <w:divBdr>
            <w:top w:val="none" w:sz="0" w:space="0" w:color="auto"/>
            <w:left w:val="none" w:sz="0" w:space="0" w:color="auto"/>
            <w:bottom w:val="none" w:sz="0" w:space="0" w:color="auto"/>
            <w:right w:val="none" w:sz="0" w:space="0" w:color="auto"/>
          </w:divBdr>
          <w:divsChild>
            <w:div w:id="1575814437">
              <w:marLeft w:val="-165"/>
              <w:marRight w:val="-165"/>
              <w:marTop w:val="0"/>
              <w:marBottom w:val="0"/>
              <w:divBdr>
                <w:top w:val="none" w:sz="0" w:space="0" w:color="auto"/>
                <w:left w:val="none" w:sz="0" w:space="0" w:color="auto"/>
                <w:bottom w:val="none" w:sz="0" w:space="0" w:color="auto"/>
                <w:right w:val="none" w:sz="0" w:space="0" w:color="auto"/>
              </w:divBdr>
              <w:divsChild>
                <w:div w:id="712385958">
                  <w:marLeft w:val="0"/>
                  <w:marRight w:val="0"/>
                  <w:marTop w:val="0"/>
                  <w:marBottom w:val="0"/>
                  <w:divBdr>
                    <w:top w:val="none" w:sz="0" w:space="0" w:color="auto"/>
                    <w:left w:val="none" w:sz="0" w:space="0" w:color="auto"/>
                    <w:bottom w:val="none" w:sz="0" w:space="0" w:color="auto"/>
                    <w:right w:val="none" w:sz="0" w:space="0" w:color="auto"/>
                  </w:divBdr>
                  <w:divsChild>
                    <w:div w:id="55592669">
                      <w:marLeft w:val="0"/>
                      <w:marRight w:val="0"/>
                      <w:marTop w:val="0"/>
                      <w:marBottom w:val="0"/>
                      <w:divBdr>
                        <w:top w:val="none" w:sz="0" w:space="0" w:color="auto"/>
                        <w:left w:val="none" w:sz="0" w:space="0" w:color="auto"/>
                        <w:bottom w:val="none" w:sz="0" w:space="0" w:color="auto"/>
                        <w:right w:val="none" w:sz="0" w:space="0" w:color="auto"/>
                      </w:divBdr>
                      <w:divsChild>
                        <w:div w:id="236479592">
                          <w:marLeft w:val="0"/>
                          <w:marRight w:val="0"/>
                          <w:marTop w:val="0"/>
                          <w:marBottom w:val="0"/>
                          <w:divBdr>
                            <w:top w:val="none" w:sz="0" w:space="0" w:color="auto"/>
                            <w:left w:val="none" w:sz="0" w:space="0" w:color="auto"/>
                            <w:bottom w:val="none" w:sz="0" w:space="0" w:color="auto"/>
                            <w:right w:val="none" w:sz="0" w:space="0" w:color="auto"/>
                          </w:divBdr>
                          <w:divsChild>
                            <w:div w:id="1567761327">
                              <w:marLeft w:val="0"/>
                              <w:marRight w:val="0"/>
                              <w:marTop w:val="0"/>
                              <w:marBottom w:val="0"/>
                              <w:divBdr>
                                <w:top w:val="none" w:sz="0" w:space="0" w:color="auto"/>
                                <w:left w:val="none" w:sz="0" w:space="0" w:color="auto"/>
                                <w:bottom w:val="none" w:sz="0" w:space="0" w:color="auto"/>
                                <w:right w:val="none" w:sz="0" w:space="0" w:color="auto"/>
                              </w:divBdr>
                              <w:divsChild>
                                <w:div w:id="139566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1853325">
      <w:bodyDiv w:val="1"/>
      <w:marLeft w:val="0"/>
      <w:marRight w:val="0"/>
      <w:marTop w:val="0"/>
      <w:marBottom w:val="0"/>
      <w:divBdr>
        <w:top w:val="none" w:sz="0" w:space="0" w:color="auto"/>
        <w:left w:val="none" w:sz="0" w:space="0" w:color="auto"/>
        <w:bottom w:val="none" w:sz="0" w:space="0" w:color="auto"/>
        <w:right w:val="none" w:sz="0" w:space="0" w:color="auto"/>
      </w:divBdr>
    </w:div>
    <w:div w:id="1240409288">
      <w:bodyDiv w:val="1"/>
      <w:marLeft w:val="0"/>
      <w:marRight w:val="0"/>
      <w:marTop w:val="0"/>
      <w:marBottom w:val="0"/>
      <w:divBdr>
        <w:top w:val="none" w:sz="0" w:space="0" w:color="auto"/>
        <w:left w:val="none" w:sz="0" w:space="0" w:color="auto"/>
        <w:bottom w:val="none" w:sz="0" w:space="0" w:color="auto"/>
        <w:right w:val="none" w:sz="0" w:space="0" w:color="auto"/>
      </w:divBdr>
    </w:div>
    <w:div w:id="1245844957">
      <w:bodyDiv w:val="1"/>
      <w:marLeft w:val="0"/>
      <w:marRight w:val="0"/>
      <w:marTop w:val="0"/>
      <w:marBottom w:val="0"/>
      <w:divBdr>
        <w:top w:val="none" w:sz="0" w:space="0" w:color="auto"/>
        <w:left w:val="none" w:sz="0" w:space="0" w:color="auto"/>
        <w:bottom w:val="none" w:sz="0" w:space="0" w:color="auto"/>
        <w:right w:val="none" w:sz="0" w:space="0" w:color="auto"/>
      </w:divBdr>
    </w:div>
    <w:div w:id="1321690001">
      <w:bodyDiv w:val="1"/>
      <w:marLeft w:val="0"/>
      <w:marRight w:val="0"/>
      <w:marTop w:val="0"/>
      <w:marBottom w:val="0"/>
      <w:divBdr>
        <w:top w:val="none" w:sz="0" w:space="0" w:color="auto"/>
        <w:left w:val="none" w:sz="0" w:space="0" w:color="auto"/>
        <w:bottom w:val="none" w:sz="0" w:space="0" w:color="auto"/>
        <w:right w:val="none" w:sz="0" w:space="0" w:color="auto"/>
      </w:divBdr>
    </w:div>
    <w:div w:id="1409306608">
      <w:bodyDiv w:val="1"/>
      <w:marLeft w:val="0"/>
      <w:marRight w:val="0"/>
      <w:marTop w:val="0"/>
      <w:marBottom w:val="0"/>
      <w:divBdr>
        <w:top w:val="none" w:sz="0" w:space="0" w:color="auto"/>
        <w:left w:val="none" w:sz="0" w:space="0" w:color="auto"/>
        <w:bottom w:val="none" w:sz="0" w:space="0" w:color="auto"/>
        <w:right w:val="none" w:sz="0" w:space="0" w:color="auto"/>
      </w:divBdr>
    </w:div>
    <w:div w:id="1418599062">
      <w:bodyDiv w:val="1"/>
      <w:marLeft w:val="0"/>
      <w:marRight w:val="0"/>
      <w:marTop w:val="0"/>
      <w:marBottom w:val="0"/>
      <w:divBdr>
        <w:top w:val="none" w:sz="0" w:space="0" w:color="auto"/>
        <w:left w:val="none" w:sz="0" w:space="0" w:color="auto"/>
        <w:bottom w:val="none" w:sz="0" w:space="0" w:color="auto"/>
        <w:right w:val="none" w:sz="0" w:space="0" w:color="auto"/>
      </w:divBdr>
    </w:div>
    <w:div w:id="1480852121">
      <w:bodyDiv w:val="1"/>
      <w:marLeft w:val="0"/>
      <w:marRight w:val="0"/>
      <w:marTop w:val="0"/>
      <w:marBottom w:val="0"/>
      <w:divBdr>
        <w:top w:val="none" w:sz="0" w:space="0" w:color="auto"/>
        <w:left w:val="none" w:sz="0" w:space="0" w:color="auto"/>
        <w:bottom w:val="none" w:sz="0" w:space="0" w:color="auto"/>
        <w:right w:val="none" w:sz="0" w:space="0" w:color="auto"/>
      </w:divBdr>
    </w:div>
    <w:div w:id="1563951391">
      <w:bodyDiv w:val="1"/>
      <w:marLeft w:val="0"/>
      <w:marRight w:val="0"/>
      <w:marTop w:val="0"/>
      <w:marBottom w:val="0"/>
      <w:divBdr>
        <w:top w:val="none" w:sz="0" w:space="0" w:color="auto"/>
        <w:left w:val="none" w:sz="0" w:space="0" w:color="auto"/>
        <w:bottom w:val="none" w:sz="0" w:space="0" w:color="auto"/>
        <w:right w:val="none" w:sz="0" w:space="0" w:color="auto"/>
      </w:divBdr>
    </w:div>
    <w:div w:id="1574270997">
      <w:bodyDiv w:val="1"/>
      <w:marLeft w:val="0"/>
      <w:marRight w:val="0"/>
      <w:marTop w:val="0"/>
      <w:marBottom w:val="0"/>
      <w:divBdr>
        <w:top w:val="none" w:sz="0" w:space="0" w:color="auto"/>
        <w:left w:val="none" w:sz="0" w:space="0" w:color="auto"/>
        <w:bottom w:val="none" w:sz="0" w:space="0" w:color="auto"/>
        <w:right w:val="none" w:sz="0" w:space="0" w:color="auto"/>
      </w:divBdr>
      <w:divsChild>
        <w:div w:id="78985647">
          <w:marLeft w:val="0"/>
          <w:marRight w:val="0"/>
          <w:marTop w:val="0"/>
          <w:marBottom w:val="0"/>
          <w:divBdr>
            <w:top w:val="none" w:sz="0" w:space="0" w:color="auto"/>
            <w:left w:val="none" w:sz="0" w:space="0" w:color="auto"/>
            <w:bottom w:val="none" w:sz="0" w:space="0" w:color="auto"/>
            <w:right w:val="none" w:sz="0" w:space="0" w:color="auto"/>
          </w:divBdr>
        </w:div>
        <w:div w:id="154414979">
          <w:marLeft w:val="0"/>
          <w:marRight w:val="0"/>
          <w:marTop w:val="0"/>
          <w:marBottom w:val="0"/>
          <w:divBdr>
            <w:top w:val="none" w:sz="0" w:space="0" w:color="auto"/>
            <w:left w:val="none" w:sz="0" w:space="0" w:color="auto"/>
            <w:bottom w:val="none" w:sz="0" w:space="0" w:color="auto"/>
            <w:right w:val="none" w:sz="0" w:space="0" w:color="auto"/>
          </w:divBdr>
        </w:div>
        <w:div w:id="428702477">
          <w:marLeft w:val="0"/>
          <w:marRight w:val="0"/>
          <w:marTop w:val="0"/>
          <w:marBottom w:val="0"/>
          <w:divBdr>
            <w:top w:val="none" w:sz="0" w:space="0" w:color="auto"/>
            <w:left w:val="none" w:sz="0" w:space="0" w:color="auto"/>
            <w:bottom w:val="none" w:sz="0" w:space="0" w:color="auto"/>
            <w:right w:val="none" w:sz="0" w:space="0" w:color="auto"/>
          </w:divBdr>
        </w:div>
        <w:div w:id="561020553">
          <w:marLeft w:val="0"/>
          <w:marRight w:val="0"/>
          <w:marTop w:val="0"/>
          <w:marBottom w:val="0"/>
          <w:divBdr>
            <w:top w:val="none" w:sz="0" w:space="0" w:color="auto"/>
            <w:left w:val="none" w:sz="0" w:space="0" w:color="auto"/>
            <w:bottom w:val="none" w:sz="0" w:space="0" w:color="auto"/>
            <w:right w:val="none" w:sz="0" w:space="0" w:color="auto"/>
          </w:divBdr>
        </w:div>
        <w:div w:id="703092695">
          <w:marLeft w:val="0"/>
          <w:marRight w:val="0"/>
          <w:marTop w:val="0"/>
          <w:marBottom w:val="0"/>
          <w:divBdr>
            <w:top w:val="none" w:sz="0" w:space="0" w:color="auto"/>
            <w:left w:val="none" w:sz="0" w:space="0" w:color="auto"/>
            <w:bottom w:val="none" w:sz="0" w:space="0" w:color="auto"/>
            <w:right w:val="none" w:sz="0" w:space="0" w:color="auto"/>
          </w:divBdr>
        </w:div>
        <w:div w:id="713193719">
          <w:marLeft w:val="0"/>
          <w:marRight w:val="0"/>
          <w:marTop w:val="0"/>
          <w:marBottom w:val="0"/>
          <w:divBdr>
            <w:top w:val="none" w:sz="0" w:space="0" w:color="auto"/>
            <w:left w:val="none" w:sz="0" w:space="0" w:color="auto"/>
            <w:bottom w:val="none" w:sz="0" w:space="0" w:color="auto"/>
            <w:right w:val="none" w:sz="0" w:space="0" w:color="auto"/>
          </w:divBdr>
        </w:div>
        <w:div w:id="927007615">
          <w:marLeft w:val="0"/>
          <w:marRight w:val="0"/>
          <w:marTop w:val="0"/>
          <w:marBottom w:val="0"/>
          <w:divBdr>
            <w:top w:val="none" w:sz="0" w:space="0" w:color="auto"/>
            <w:left w:val="none" w:sz="0" w:space="0" w:color="auto"/>
            <w:bottom w:val="none" w:sz="0" w:space="0" w:color="auto"/>
            <w:right w:val="none" w:sz="0" w:space="0" w:color="auto"/>
          </w:divBdr>
        </w:div>
        <w:div w:id="1144853410">
          <w:marLeft w:val="0"/>
          <w:marRight w:val="0"/>
          <w:marTop w:val="0"/>
          <w:marBottom w:val="0"/>
          <w:divBdr>
            <w:top w:val="none" w:sz="0" w:space="0" w:color="auto"/>
            <w:left w:val="none" w:sz="0" w:space="0" w:color="auto"/>
            <w:bottom w:val="none" w:sz="0" w:space="0" w:color="auto"/>
            <w:right w:val="none" w:sz="0" w:space="0" w:color="auto"/>
          </w:divBdr>
        </w:div>
        <w:div w:id="1400591835">
          <w:marLeft w:val="0"/>
          <w:marRight w:val="0"/>
          <w:marTop w:val="0"/>
          <w:marBottom w:val="0"/>
          <w:divBdr>
            <w:top w:val="none" w:sz="0" w:space="0" w:color="auto"/>
            <w:left w:val="none" w:sz="0" w:space="0" w:color="auto"/>
            <w:bottom w:val="none" w:sz="0" w:space="0" w:color="auto"/>
            <w:right w:val="none" w:sz="0" w:space="0" w:color="auto"/>
          </w:divBdr>
        </w:div>
        <w:div w:id="1486967183">
          <w:marLeft w:val="0"/>
          <w:marRight w:val="0"/>
          <w:marTop w:val="0"/>
          <w:marBottom w:val="0"/>
          <w:divBdr>
            <w:top w:val="none" w:sz="0" w:space="0" w:color="auto"/>
            <w:left w:val="none" w:sz="0" w:space="0" w:color="auto"/>
            <w:bottom w:val="none" w:sz="0" w:space="0" w:color="auto"/>
            <w:right w:val="none" w:sz="0" w:space="0" w:color="auto"/>
          </w:divBdr>
        </w:div>
        <w:div w:id="1496338206">
          <w:marLeft w:val="0"/>
          <w:marRight w:val="0"/>
          <w:marTop w:val="0"/>
          <w:marBottom w:val="0"/>
          <w:divBdr>
            <w:top w:val="none" w:sz="0" w:space="0" w:color="auto"/>
            <w:left w:val="none" w:sz="0" w:space="0" w:color="auto"/>
            <w:bottom w:val="none" w:sz="0" w:space="0" w:color="auto"/>
            <w:right w:val="none" w:sz="0" w:space="0" w:color="auto"/>
          </w:divBdr>
        </w:div>
      </w:divsChild>
    </w:div>
    <w:div w:id="1615869300">
      <w:bodyDiv w:val="1"/>
      <w:marLeft w:val="0"/>
      <w:marRight w:val="0"/>
      <w:marTop w:val="0"/>
      <w:marBottom w:val="0"/>
      <w:divBdr>
        <w:top w:val="none" w:sz="0" w:space="0" w:color="auto"/>
        <w:left w:val="none" w:sz="0" w:space="0" w:color="auto"/>
        <w:bottom w:val="none" w:sz="0" w:space="0" w:color="auto"/>
        <w:right w:val="none" w:sz="0" w:space="0" w:color="auto"/>
      </w:divBdr>
    </w:div>
    <w:div w:id="1638685886">
      <w:bodyDiv w:val="1"/>
      <w:marLeft w:val="0"/>
      <w:marRight w:val="0"/>
      <w:marTop w:val="0"/>
      <w:marBottom w:val="0"/>
      <w:divBdr>
        <w:top w:val="none" w:sz="0" w:space="0" w:color="auto"/>
        <w:left w:val="none" w:sz="0" w:space="0" w:color="auto"/>
        <w:bottom w:val="none" w:sz="0" w:space="0" w:color="auto"/>
        <w:right w:val="none" w:sz="0" w:space="0" w:color="auto"/>
      </w:divBdr>
    </w:div>
    <w:div w:id="1648581985">
      <w:bodyDiv w:val="1"/>
      <w:marLeft w:val="0"/>
      <w:marRight w:val="0"/>
      <w:marTop w:val="0"/>
      <w:marBottom w:val="0"/>
      <w:divBdr>
        <w:top w:val="none" w:sz="0" w:space="0" w:color="auto"/>
        <w:left w:val="none" w:sz="0" w:space="0" w:color="auto"/>
        <w:bottom w:val="none" w:sz="0" w:space="0" w:color="auto"/>
        <w:right w:val="none" w:sz="0" w:space="0" w:color="auto"/>
      </w:divBdr>
    </w:div>
    <w:div w:id="1653288698">
      <w:bodyDiv w:val="1"/>
      <w:marLeft w:val="0"/>
      <w:marRight w:val="0"/>
      <w:marTop w:val="0"/>
      <w:marBottom w:val="0"/>
      <w:divBdr>
        <w:top w:val="none" w:sz="0" w:space="0" w:color="auto"/>
        <w:left w:val="none" w:sz="0" w:space="0" w:color="auto"/>
        <w:bottom w:val="none" w:sz="0" w:space="0" w:color="auto"/>
        <w:right w:val="none" w:sz="0" w:space="0" w:color="auto"/>
      </w:divBdr>
    </w:div>
    <w:div w:id="1669940682">
      <w:bodyDiv w:val="1"/>
      <w:marLeft w:val="0"/>
      <w:marRight w:val="0"/>
      <w:marTop w:val="0"/>
      <w:marBottom w:val="0"/>
      <w:divBdr>
        <w:top w:val="none" w:sz="0" w:space="0" w:color="auto"/>
        <w:left w:val="none" w:sz="0" w:space="0" w:color="auto"/>
        <w:bottom w:val="none" w:sz="0" w:space="0" w:color="auto"/>
        <w:right w:val="none" w:sz="0" w:space="0" w:color="auto"/>
      </w:divBdr>
    </w:div>
    <w:div w:id="1757629812">
      <w:bodyDiv w:val="1"/>
      <w:marLeft w:val="0"/>
      <w:marRight w:val="0"/>
      <w:marTop w:val="0"/>
      <w:marBottom w:val="0"/>
      <w:divBdr>
        <w:top w:val="none" w:sz="0" w:space="0" w:color="auto"/>
        <w:left w:val="none" w:sz="0" w:space="0" w:color="auto"/>
        <w:bottom w:val="none" w:sz="0" w:space="0" w:color="auto"/>
        <w:right w:val="none" w:sz="0" w:space="0" w:color="auto"/>
      </w:divBdr>
    </w:div>
    <w:div w:id="1940016641">
      <w:bodyDiv w:val="1"/>
      <w:marLeft w:val="0"/>
      <w:marRight w:val="0"/>
      <w:marTop w:val="0"/>
      <w:marBottom w:val="0"/>
      <w:divBdr>
        <w:top w:val="none" w:sz="0" w:space="0" w:color="auto"/>
        <w:left w:val="none" w:sz="0" w:space="0" w:color="auto"/>
        <w:bottom w:val="none" w:sz="0" w:space="0" w:color="auto"/>
        <w:right w:val="none" w:sz="0" w:space="0" w:color="auto"/>
      </w:divBdr>
    </w:div>
    <w:div w:id="2051999631">
      <w:bodyDiv w:val="1"/>
      <w:marLeft w:val="0"/>
      <w:marRight w:val="0"/>
      <w:marTop w:val="0"/>
      <w:marBottom w:val="0"/>
      <w:divBdr>
        <w:top w:val="none" w:sz="0" w:space="0" w:color="auto"/>
        <w:left w:val="none" w:sz="0" w:space="0" w:color="auto"/>
        <w:bottom w:val="none" w:sz="0" w:space="0" w:color="auto"/>
        <w:right w:val="none" w:sz="0" w:space="0" w:color="auto"/>
      </w:divBdr>
    </w:div>
    <w:div w:id="2078743981">
      <w:bodyDiv w:val="1"/>
      <w:marLeft w:val="0"/>
      <w:marRight w:val="0"/>
      <w:marTop w:val="0"/>
      <w:marBottom w:val="0"/>
      <w:divBdr>
        <w:top w:val="none" w:sz="0" w:space="0" w:color="auto"/>
        <w:left w:val="none" w:sz="0" w:space="0" w:color="auto"/>
        <w:bottom w:val="none" w:sz="0" w:space="0" w:color="auto"/>
        <w:right w:val="none" w:sz="0" w:space="0" w:color="auto"/>
      </w:divBdr>
    </w:div>
    <w:div w:id="2116561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footer" Target="footer2.xml"/><Relationship Id="rId26" Type="http://schemas.openxmlformats.org/officeDocument/2006/relationships/image" Target="media/image6.png"/><Relationship Id="rId39" Type="http://schemas.openxmlformats.org/officeDocument/2006/relationships/hyperlink" Target="mailto:ERDDpubs@energy.ca.gov" TargetMode="External"/><Relationship Id="rId21" Type="http://schemas.openxmlformats.org/officeDocument/2006/relationships/hyperlink" Target="http://www.forestobservatory.com" TargetMode="External"/><Relationship Id="rId34" Type="http://schemas.openxmlformats.org/officeDocument/2006/relationships/image" Target="media/image11.png"/><Relationship Id="rId42" Type="http://schemas.openxmlformats.org/officeDocument/2006/relationships/hyperlink" Target="https://github.com/openfido/openfido-auth-service" TargetMode="External"/><Relationship Id="rId47" Type="http://schemas.openxmlformats.org/officeDocument/2006/relationships/hyperlink" Target="https://github.com/openfido/weather" TargetMode="External"/><Relationship Id="rId50" Type="http://schemas.openxmlformats.org/officeDocument/2006/relationships/hyperlink" Target="https://github.com/openfido/resilience" TargetMode="External"/><Relationship Id="rId55" Type="http://schemas.openxmlformats.org/officeDocument/2006/relationships/hyperlink" Target="https://github.com/openfido/cyme_extract"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hyperlink" Target="https://source.openfido.org/" TargetMode="External"/><Relationship Id="rId11" Type="http://schemas.openxmlformats.org/officeDocument/2006/relationships/hyperlink" Target="https://www.energy.ca.gov/publications/2020/style-manual-fourth-edition-used-california-energy-commission-staff-lead" TargetMode="External"/><Relationship Id="rId24" Type="http://schemas.openxmlformats.org/officeDocument/2006/relationships/image" Target="media/image4.png"/><Relationship Id="rId32" Type="http://schemas.openxmlformats.org/officeDocument/2006/relationships/hyperlink" Target="https://github.com/slacgismo/gridlabd-template" TargetMode="External"/><Relationship Id="rId37" Type="http://schemas.openxmlformats.org/officeDocument/2006/relationships/hyperlink" Target="https://ieeexplore.ieee.org/abstract/document/6039467" TargetMode="External"/><Relationship Id="rId40" Type="http://schemas.openxmlformats.org/officeDocument/2006/relationships/footer" Target="footer4.xml"/><Relationship Id="rId45" Type="http://schemas.openxmlformats.org/officeDocument/2006/relationships/hyperlink" Target="https://github.com/openfido/tariff_design" TargetMode="External"/><Relationship Id="rId53" Type="http://schemas.openxmlformats.org/officeDocument/2006/relationships/hyperlink" Target="https://github.com/openfido/address" TargetMode="External"/><Relationship Id="rId58"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header" Target="header2.xml"/><Relationship Id="rId14" Type="http://schemas.microsoft.com/office/2016/09/relationships/commentsIds" Target="commentsIds.xml"/><Relationship Id="rId22" Type="http://schemas.openxmlformats.org/officeDocument/2006/relationships/image" Target="media/image3.png"/><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hyperlink" Target="https://www.hindawi.com/journals/jam/2014/492320/" TargetMode="External"/><Relationship Id="rId43" Type="http://schemas.openxmlformats.org/officeDocument/2006/relationships/hyperlink" Target="https://github.com/openfido/openfido-workflow-service" TargetMode="External"/><Relationship Id="rId48" Type="http://schemas.openxmlformats.org/officeDocument/2006/relationships/hyperlink" Target="https://github.com/openfido/gridlabd" TargetMode="External"/><Relationship Id="rId56" Type="http://schemas.openxmlformats.org/officeDocument/2006/relationships/image" Target="media/image12.emf"/><Relationship Id="rId8" Type="http://schemas.openxmlformats.org/officeDocument/2006/relationships/webSettings" Target="webSettings.xml"/><Relationship Id="rId51" Type="http://schemas.openxmlformats.org/officeDocument/2006/relationships/hyperlink" Target="https://github.com/openfido/hosting_capacity" TargetMode="Externa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header" Target="header1.xml"/><Relationship Id="rId25" Type="http://schemas.openxmlformats.org/officeDocument/2006/relationships/image" Target="media/image5.png"/><Relationship Id="rId33" Type="http://schemas.openxmlformats.org/officeDocument/2006/relationships/hyperlink" Target="https://github.com/slacgismo/gridlabd" TargetMode="External"/><Relationship Id="rId38" Type="http://schemas.openxmlformats.org/officeDocument/2006/relationships/hyperlink" Target="https://arxiv.org/pdf/1708.09473.pdf" TargetMode="External"/><Relationship Id="rId46" Type="http://schemas.openxmlformats.org/officeDocument/2006/relationships/hyperlink" Target="https://github.com/openfido/loadshape" TargetMode="External"/><Relationship Id="rId59" Type="http://schemas.microsoft.com/office/2011/relationships/people" Target="people.xml"/><Relationship Id="rId20" Type="http://schemas.openxmlformats.org/officeDocument/2006/relationships/footer" Target="footer3.xml"/><Relationship Id="rId41" Type="http://schemas.openxmlformats.org/officeDocument/2006/relationships/hyperlink" Target="https://github.com/openfido/openfido-app-service" TargetMode="External"/><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tyles" Target="styles.xml"/><Relationship Id="rId15" Type="http://schemas.microsoft.com/office/2018/08/relationships/commentsExtensible" Target="commentsExtensible.xml"/><Relationship Id="rId23" Type="http://schemas.openxmlformats.org/officeDocument/2006/relationships/hyperlink" Target="http://github.com/openfido/" TargetMode="External"/><Relationship Id="rId28" Type="http://schemas.openxmlformats.org/officeDocument/2006/relationships/image" Target="media/image8.png"/><Relationship Id="rId36" Type="http://schemas.openxmlformats.org/officeDocument/2006/relationships/hyperlink" Target="https://tinyurl.com/y5mfvr74" TargetMode="External"/><Relationship Id="rId49" Type="http://schemas.openxmlformats.org/officeDocument/2006/relationships/hyperlink" Target="https://github.com/openfido/census" TargetMode="External"/><Relationship Id="rId57" Type="http://schemas.openxmlformats.org/officeDocument/2006/relationships/footer" Target="footer6.xml"/><Relationship Id="rId10" Type="http://schemas.openxmlformats.org/officeDocument/2006/relationships/endnotes" Target="endnotes.xml"/><Relationship Id="rId31" Type="http://schemas.openxmlformats.org/officeDocument/2006/relationships/image" Target="media/image10.png"/><Relationship Id="rId44" Type="http://schemas.openxmlformats.org/officeDocument/2006/relationships/hyperlink" Target="https://github.com/openfido/openfido-client-service" TargetMode="External"/><Relationship Id="rId52" Type="http://schemas.openxmlformats.org/officeDocument/2006/relationships/hyperlink" Target="https://github.com/openfido/electrification" TargetMode="External"/><Relationship Id="rId60"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E7C731835579F43AA2CD8222D61DE28"/>
        <w:category>
          <w:name w:val="General"/>
          <w:gallery w:val="placeholder"/>
        </w:category>
        <w:types>
          <w:type w:val="bbPlcHdr"/>
        </w:types>
        <w:behaviors>
          <w:behavior w:val="content"/>
        </w:behaviors>
        <w:guid w:val="{443738E8-68AB-B842-909B-FEC1D8485378}"/>
      </w:docPartPr>
      <w:docPartBody>
        <w:p w:rsidR="003560B9" w:rsidRDefault="003560B9"/>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Wingdings 2">
    <w:panose1 w:val="05020102010507070707"/>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LucidaBright-Demi">
    <w:altName w:val="Calibri"/>
    <w:panose1 w:val="020B0604020202020204"/>
    <w:charset w:val="4D"/>
    <w:family w:val="auto"/>
    <w:notTrueType/>
    <w:pitch w:val="default"/>
    <w:sig w:usb0="00000003" w:usb1="00000000" w:usb2="00000000" w:usb3="00000000" w:csb0="00000001" w:csb1="00000000"/>
  </w:font>
  <w:font w:name="LucidaBright-Italic">
    <w:altName w:val="Calibri"/>
    <w:panose1 w:val="020B0604020202020204"/>
    <w:charset w:val="4D"/>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Lucida Bright">
    <w:panose1 w:val="02040602050505020304"/>
    <w:charset w:val="4D"/>
    <w:family w:val="roman"/>
    <w:pitch w:val="variable"/>
    <w:sig w:usb0="00000003" w:usb1="00000000" w:usb2="00000000" w:usb3="00000000" w:csb0="00000001" w:csb1="00000000"/>
  </w:font>
  <w:font w:name="Times-Roman">
    <w:altName w:val="Times New Roman"/>
    <w:panose1 w:val="00000500000000020000"/>
    <w:charset w:val="00"/>
    <w:family w:val="roman"/>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Yu Mincho">
    <w:panose1 w:val="02020400000000000000"/>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60B9"/>
    <w:rsid w:val="003560B9"/>
    <w:rsid w:val="003D5171"/>
    <w:rsid w:val="00400D67"/>
    <w:rsid w:val="00696890"/>
    <w:rsid w:val="006C1C00"/>
    <w:rsid w:val="0070033E"/>
    <w:rsid w:val="00701657"/>
    <w:rsid w:val="007A0FCE"/>
    <w:rsid w:val="00802292"/>
    <w:rsid w:val="00883E46"/>
    <w:rsid w:val="00892615"/>
    <w:rsid w:val="009F1804"/>
    <w:rsid w:val="00A061A9"/>
    <w:rsid w:val="00A8405D"/>
    <w:rsid w:val="00AA71BC"/>
    <w:rsid w:val="00B80AD9"/>
    <w:rsid w:val="00BD3908"/>
    <w:rsid w:val="00BE0160"/>
    <w:rsid w:val="00C30EB6"/>
    <w:rsid w:val="00C67861"/>
    <w:rsid w:val="00D26F70"/>
    <w:rsid w:val="00DA2770"/>
    <w:rsid w:val="00E27A57"/>
    <w:rsid w:val="00EA38A8"/>
    <w:rsid w:val="00EB2AA2"/>
    <w:rsid w:val="00EB6D6E"/>
    <w:rsid w:val="00F10456"/>
    <w:rsid w:val="00FD170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1045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haredWithUsers xmlns="5067c814-4b34-462c-a21d-c185ff6548d2">
      <UserInfo>
        <DisplayName>Hou, Yu@Energy</DisplayName>
        <AccountId>21</AccountId>
        <AccountType/>
      </UserInfo>
      <UserInfo>
        <DisplayName>Krupenich, Ilia@Energy</DisplayName>
        <AccountId>54</AccountId>
        <AccountType/>
      </UserInfo>
      <UserInfo>
        <DisplayName>Steinbuck, Jonah@Energy</DisplayName>
        <AccountId>27</AccountId>
        <AccountType/>
      </UserInfo>
      <UserInfo>
        <DisplayName>Kredell, Colleen@Energy</DisplayName>
        <AccountId>1182</AccountId>
        <AccountType/>
      </UserInfo>
    </SharedWithUsers>
    <technology_x0020_metadata xmlns="785685f2-c2e1-4352-89aa-3faca8eaba52">
      <Value>Microgrid</Value>
    </technology_x0020_metadata>
    <_x006e_d13 xmlns="785685f2-c2e1-4352-89aa-3faca8eaba52" xsi:nil="true"/>
    <CAM xmlns="785685f2-c2e1-4352-89aa-3faca8eaba52">
      <UserInfo>
        <DisplayName/>
        <AccountId xsi:nil="true"/>
        <AccountType/>
      </UserInfo>
    </CAM>
    <Recipient xmlns="785685f2-c2e1-4352-89aa-3faca8eaba52"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1DC9A153AAEEE45BACE06E01F8272AC" ma:contentTypeVersion="19" ma:contentTypeDescription="Create a new document." ma:contentTypeScope="" ma:versionID="084e9e543615a6097787fe1337843827">
  <xsd:schema xmlns:xsd="http://www.w3.org/2001/XMLSchema" xmlns:xs="http://www.w3.org/2001/XMLSchema" xmlns:p="http://schemas.microsoft.com/office/2006/metadata/properties" xmlns:ns2="785685f2-c2e1-4352-89aa-3faca8eaba52" xmlns:ns3="5067c814-4b34-462c-a21d-c185ff6548d2" targetNamespace="http://schemas.microsoft.com/office/2006/metadata/properties" ma:root="true" ma:fieldsID="1e2852600fbe891e3b678b44f00b109a" ns2:_="" ns3:_="">
    <xsd:import namespace="785685f2-c2e1-4352-89aa-3faca8eaba52"/>
    <xsd:import namespace="5067c814-4b34-462c-a21d-c185ff6548d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CAM" minOccurs="0"/>
                <xsd:element ref="ns2:Recipient" minOccurs="0"/>
                <xsd:element ref="ns2:technology_x0020_metadata" minOccurs="0"/>
                <xsd:element ref="ns2:_x006e_d13"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5685f2-c2e1-4352-89aa-3faca8eaba5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CAM" ma:index="17" nillable="true" ma:displayName="CAM" ma:format="Dropdown" ma:list="UserInfo" ma:SharePointGroup="0" ma:internalName="CAM">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Recipient" ma:index="18" nillable="true" ma:displayName="Recipient" ma:format="Dropdown" ma:internalName="Recipient">
      <xsd:simpleType>
        <xsd:restriction base="dms:Text">
          <xsd:maxLength value="255"/>
        </xsd:restriction>
      </xsd:simpleType>
    </xsd:element>
    <xsd:element name="technology_x0020_metadata" ma:index="19" nillable="true" ma:displayName="Technology Type" ma:default="Microgrid" ma:format="Dropdown" ma:internalName="technology_x0020_metadata">
      <xsd:complexType>
        <xsd:complexContent>
          <xsd:extension base="dms:MultiChoice">
            <xsd:sequence>
              <xsd:element name="Value" maxOccurs="unbounded" minOccurs="0" nillable="true">
                <xsd:simpleType>
                  <xsd:restriction base="dms:Choice">
                    <xsd:enumeration value="Microgrid"/>
                    <xsd:enumeration value="Energy Storage"/>
                    <xsd:enumeration value="Hydrogen"/>
                    <xsd:enumeration value="Natural Gas"/>
                    <xsd:enumeration value="Modelling &amp; Studies"/>
                    <xsd:enumeration value="Lithium Ion"/>
                    <xsd:enumeration value="non-Lithium Ion battery"/>
                    <xsd:enumeration value="Flow Battery"/>
                    <xsd:enumeration value="Fly Wheel"/>
                    <xsd:enumeration value="Zinc Chemistry Battery"/>
                    <xsd:enumeration value="Sodium Chemistry Battery"/>
                    <xsd:enumeration value="Iron Air Battery"/>
                    <xsd:enumeration value="Thermal Energy Storage"/>
                    <xsd:enumeration value="Fuel Cell"/>
                    <xsd:enumeration value="Electrolyzer"/>
                    <xsd:enumeration value="Solar PV"/>
                    <xsd:enumeration value="Wind Turbine"/>
                    <xsd:enumeration value="Biogas"/>
                    <xsd:enumeration value="Biomass"/>
                    <xsd:enumeration value="Landfill Gas"/>
                    <xsd:enumeration value="Gasifier"/>
                    <xsd:enumeration value="Vehicle-Grid Integration"/>
                  </xsd:restriction>
                </xsd:simpleType>
              </xsd:element>
            </xsd:sequence>
          </xsd:extension>
        </xsd:complexContent>
      </xsd:complexType>
    </xsd:element>
    <xsd:element name="_x006e_d13" ma:index="20" nillable="true" ma:displayName="Text" ma:internalName="_x006e_d13">
      <xsd:simpleType>
        <xsd:restriction base="dms:Text"/>
      </xsd:simpleType>
    </xsd:element>
    <xsd:element name="MediaServiceLocation" ma:index="21" nillable="true" ma:displayName="Location" ma:internalName="MediaServiceLocation" ma:readOnly="true">
      <xsd:simpleType>
        <xsd:restriction base="dms:Text"/>
      </xsd:simpleType>
    </xsd:element>
    <xsd:element name="MediaLengthInSeconds" ma:index="22"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067c814-4b34-462c-a21d-c185ff6548d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2004D2-0672-4A3B-86CB-3A8DE269D0B2}">
  <ds:schemaRefs>
    <ds:schemaRef ds:uri="http://schemas.microsoft.com/sharepoint/v3/contenttype/forms"/>
  </ds:schemaRefs>
</ds:datastoreItem>
</file>

<file path=customXml/itemProps2.xml><?xml version="1.0" encoding="utf-8"?>
<ds:datastoreItem xmlns:ds="http://schemas.openxmlformats.org/officeDocument/2006/customXml" ds:itemID="{A03CA1C6-D7C1-412D-92E3-B3538305A914}">
  <ds:schemaRefs>
    <ds:schemaRef ds:uri="http://schemas.microsoft.com/office/2006/metadata/properties"/>
    <ds:schemaRef ds:uri="http://schemas.microsoft.com/office/infopath/2007/PartnerControls"/>
    <ds:schemaRef ds:uri="5067c814-4b34-462c-a21d-c185ff6548d2"/>
    <ds:schemaRef ds:uri="785685f2-c2e1-4352-89aa-3faca8eaba52"/>
  </ds:schemaRefs>
</ds:datastoreItem>
</file>

<file path=customXml/itemProps3.xml><?xml version="1.0" encoding="utf-8"?>
<ds:datastoreItem xmlns:ds="http://schemas.openxmlformats.org/officeDocument/2006/customXml" ds:itemID="{426D839B-E5CC-41C5-8697-F1CB8CFBB09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5685f2-c2e1-4352-89aa-3faca8eaba52"/>
    <ds:schemaRef ds:uri="5067c814-4b34-462c-a21d-c185ff6548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62DC852-F5B9-4328-BBE8-DF7DFDE101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40</Pages>
  <Words>14534</Words>
  <Characters>82844</Characters>
  <Application>Microsoft Office Word</Application>
  <DocSecurity>0</DocSecurity>
  <Lines>690</Lines>
  <Paragraphs>194</Paragraphs>
  <ScaleCrop>false</ScaleCrop>
  <HeadingPairs>
    <vt:vector size="2" baseType="variant">
      <vt:variant>
        <vt:lpstr>Title</vt:lpstr>
      </vt:variant>
      <vt:variant>
        <vt:i4>1</vt:i4>
      </vt:variant>
    </vt:vector>
  </HeadingPairs>
  <TitlesOfParts>
    <vt:vector size="1" baseType="lpstr">
      <vt:lpstr/>
    </vt:vector>
  </TitlesOfParts>
  <Company>California Energy Commission</Company>
  <LinksUpToDate>false</LinksUpToDate>
  <CharactersWithSpaces>97184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Suzanne Korosec</dc:creator>
  <cp:keywords/>
  <cp:lastModifiedBy>Chassin, David P</cp:lastModifiedBy>
  <cp:revision>4</cp:revision>
  <cp:lastPrinted>2023-06-08T17:24:00Z</cp:lastPrinted>
  <dcterms:created xsi:type="dcterms:W3CDTF">2023-06-08T17:24:00Z</dcterms:created>
  <dcterms:modified xsi:type="dcterms:W3CDTF">2023-06-16T16:08:00Z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0x01010061DC9A153AAEEE45BACE06E01F8272AC</vt:lpwstr>
  </property>
</Properties>
</file>